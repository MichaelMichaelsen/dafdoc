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EE0333" w14:textId="77777777" w:rsidR="005D3503" w:rsidRDefault="005D3503" w:rsidP="005D3503">
      <w:pPr>
        <w:rPr>
          <w:b/>
          <w:sz w:val="28"/>
        </w:rPr>
      </w:pPr>
    </w:p>
    <w:p w14:paraId="08FD7DB1" w14:textId="77777777" w:rsidR="005D3503" w:rsidRDefault="005D3503" w:rsidP="005D3503">
      <w:pPr>
        <w:rPr>
          <w:b/>
          <w:sz w:val="28"/>
        </w:rPr>
      </w:pPr>
    </w:p>
    <w:p w14:paraId="7FCBB1AF" w14:textId="77777777" w:rsidR="005D3503" w:rsidRDefault="005D3503" w:rsidP="005D3503">
      <w:pPr>
        <w:rPr>
          <w:b/>
          <w:sz w:val="28"/>
        </w:rPr>
      </w:pPr>
    </w:p>
    <w:p w14:paraId="446C843B" w14:textId="77777777" w:rsidR="005D3503" w:rsidRDefault="005D3503" w:rsidP="005D3503">
      <w:pPr>
        <w:rPr>
          <w:b/>
          <w:sz w:val="28"/>
        </w:rPr>
      </w:pPr>
    </w:p>
    <w:p w14:paraId="12199671" w14:textId="77777777" w:rsidR="005D3503" w:rsidRDefault="005D3503" w:rsidP="005D3503">
      <w:pPr>
        <w:rPr>
          <w:b/>
          <w:sz w:val="28"/>
        </w:rPr>
      </w:pPr>
    </w:p>
    <w:p w14:paraId="025FFAF8" w14:textId="3AEE2BDE" w:rsidR="00C371FC" w:rsidRDefault="5B75BE2D" w:rsidP="5B75BE2D">
      <w:pPr>
        <w:rPr>
          <w:rFonts w:ascii="Times New Roman" w:eastAsia="Times New Roman" w:hAnsi="Times New Roman" w:cs="Times New Roman"/>
          <w:b/>
          <w:bCs/>
          <w:sz w:val="40"/>
          <w:szCs w:val="40"/>
        </w:rPr>
      </w:pPr>
      <w:r w:rsidRPr="5B75BE2D">
        <w:rPr>
          <w:rFonts w:ascii="Times New Roman" w:eastAsia="Times New Roman" w:hAnsi="Times New Roman" w:cs="Times New Roman"/>
          <w:b/>
          <w:bCs/>
          <w:sz w:val="40"/>
          <w:szCs w:val="40"/>
        </w:rPr>
        <w:t xml:space="preserve">Webservicekatalog for CPR på Datafordeleren </w:t>
      </w:r>
    </w:p>
    <w:p w14:paraId="372BBDE2" w14:textId="77777777" w:rsidR="00C371FC" w:rsidRPr="00F45B00" w:rsidRDefault="5B75BE2D" w:rsidP="5B75BE2D">
      <w:pPr>
        <w:pStyle w:val="Listeafsnit"/>
        <w:numPr>
          <w:ilvl w:val="0"/>
          <w:numId w:val="17"/>
        </w:numPr>
        <w:rPr>
          <w:b/>
          <w:bCs/>
          <w:sz w:val="40"/>
          <w:szCs w:val="40"/>
        </w:rPr>
      </w:pPr>
      <w:r w:rsidRPr="5B75BE2D">
        <w:rPr>
          <w:rFonts w:ascii="Times New Roman" w:eastAsia="Times New Roman" w:hAnsi="Times New Roman" w:cs="Times New Roman"/>
          <w:b/>
          <w:bCs/>
          <w:sz w:val="40"/>
          <w:szCs w:val="40"/>
        </w:rPr>
        <w:t>Offentlige kunder</w:t>
      </w:r>
    </w:p>
    <w:p w14:paraId="5DC0187B" w14:textId="7EE918DC" w:rsidR="005D3503" w:rsidRDefault="5B75BE2D" w:rsidP="5B75BE2D">
      <w:pPr>
        <w:rPr>
          <w:rFonts w:ascii="Times New Roman" w:eastAsia="Times New Roman" w:hAnsi="Times New Roman" w:cs="Times New Roman"/>
        </w:rPr>
      </w:pPr>
      <w:r w:rsidRPr="5B75BE2D">
        <w:rPr>
          <w:rFonts w:ascii="Times New Roman" w:eastAsia="Times New Roman" w:hAnsi="Times New Roman" w:cs="Times New Roman"/>
        </w:rPr>
        <w:t>Version 0.</w:t>
      </w:r>
      <w:ins w:id="0" w:author="Cæcilie Elle" w:date="2018-02-27T15:10:00Z">
        <w:r w:rsidR="00050CB0">
          <w:rPr>
            <w:rFonts w:ascii="Times New Roman" w:eastAsia="Times New Roman" w:hAnsi="Times New Roman" w:cs="Times New Roman"/>
          </w:rPr>
          <w:t>9</w:t>
        </w:r>
      </w:ins>
      <w:del w:id="1" w:author="Cæcilie Elle" w:date="2018-02-27T15:10:00Z">
        <w:r w:rsidRPr="5B75BE2D" w:rsidDel="00050CB0">
          <w:rPr>
            <w:rFonts w:ascii="Times New Roman" w:eastAsia="Times New Roman" w:hAnsi="Times New Roman" w:cs="Times New Roman"/>
          </w:rPr>
          <w:delText>8</w:delText>
        </w:r>
      </w:del>
      <w:ins w:id="2" w:author="Kaja Hansen" w:date="2018-03-22T10:27:00Z">
        <w:r w:rsidR="0006712A">
          <w:rPr>
            <w:rFonts w:ascii="Times New Roman" w:eastAsia="Times New Roman" w:hAnsi="Times New Roman" w:cs="Times New Roman"/>
          </w:rPr>
          <w:t>.1</w:t>
        </w:r>
      </w:ins>
      <w:bookmarkStart w:id="3" w:name="_GoBack"/>
      <w:bookmarkEnd w:id="3"/>
    </w:p>
    <w:p w14:paraId="2D781DE5" w14:textId="77777777" w:rsidR="005D3503" w:rsidRDefault="005D3503" w:rsidP="0032519F">
      <w:pPr>
        <w:pStyle w:val="Overskrift1"/>
      </w:pPr>
      <w:bookmarkStart w:id="4" w:name="_Toc430957006"/>
    </w:p>
    <w:p w14:paraId="741FB3A7" w14:textId="77777777" w:rsidR="005D3503" w:rsidRDefault="5B75BE2D" w:rsidP="0032519F">
      <w:pPr>
        <w:pStyle w:val="Overskrift1"/>
      </w:pPr>
      <w:bookmarkStart w:id="5" w:name="_Toc507585418"/>
      <w:r w:rsidRPr="5B75BE2D">
        <w:t>Versions historik</w:t>
      </w:r>
      <w:bookmarkEnd w:id="4"/>
      <w:bookmarkEnd w:id="5"/>
    </w:p>
    <w:p w14:paraId="7F3C0939" w14:textId="77777777" w:rsidR="005D3503" w:rsidRDefault="005D3503" w:rsidP="5B75BE2D">
      <w:pPr>
        <w:rPr>
          <w:rFonts w:ascii="Times New Roman" w:eastAsia="Times New Roman" w:hAnsi="Times New Roman" w:cs="Times New Roman"/>
        </w:rPr>
      </w:pPr>
    </w:p>
    <w:tbl>
      <w:tblPr>
        <w:tblStyle w:val="Tabel-Enkelt1"/>
        <w:tblW w:w="8224" w:type="dxa"/>
        <w:tblLook w:val="04A0" w:firstRow="1" w:lastRow="0" w:firstColumn="1" w:lastColumn="0" w:noHBand="0" w:noVBand="1"/>
      </w:tblPr>
      <w:tblGrid>
        <w:gridCol w:w="1247"/>
        <w:gridCol w:w="883"/>
        <w:gridCol w:w="4370"/>
        <w:gridCol w:w="235"/>
        <w:gridCol w:w="1489"/>
      </w:tblGrid>
      <w:tr w:rsidR="002C1C07" w:rsidRPr="00FB280C" w14:paraId="13EEEBFA" w14:textId="78C8468A" w:rsidTr="5B75BE2D">
        <w:trPr>
          <w:cnfStyle w:val="100000000000" w:firstRow="1" w:lastRow="0" w:firstColumn="0" w:lastColumn="0" w:oddVBand="0" w:evenVBand="0" w:oddHBand="0" w:evenHBand="0" w:firstRowFirstColumn="0" w:firstRowLastColumn="0" w:lastRowFirstColumn="0" w:lastRowLastColumn="0"/>
        </w:trPr>
        <w:tc>
          <w:tcPr>
            <w:tcW w:w="1254" w:type="dxa"/>
          </w:tcPr>
          <w:p w14:paraId="3D3ABDC7" w14:textId="77777777" w:rsidR="002C1C07" w:rsidRPr="00AD696C" w:rsidRDefault="5B75BE2D" w:rsidP="5B75BE2D">
            <w:pPr>
              <w:rPr>
                <w:rFonts w:ascii="Times New Roman" w:hAnsi="Times New Roman"/>
                <w:b/>
                <w:bCs/>
              </w:rPr>
            </w:pPr>
            <w:r w:rsidRPr="5B75BE2D">
              <w:rPr>
                <w:rFonts w:ascii="Times New Roman" w:hAnsi="Times New Roman"/>
                <w:b/>
                <w:bCs/>
              </w:rPr>
              <w:t>Dato</w:t>
            </w:r>
          </w:p>
        </w:tc>
        <w:tc>
          <w:tcPr>
            <w:tcW w:w="850" w:type="dxa"/>
          </w:tcPr>
          <w:p w14:paraId="118F4EB1" w14:textId="77777777" w:rsidR="002C1C07" w:rsidRPr="00AD696C" w:rsidRDefault="5B75BE2D" w:rsidP="5B75BE2D">
            <w:pPr>
              <w:rPr>
                <w:rFonts w:ascii="Times New Roman" w:hAnsi="Times New Roman"/>
                <w:b/>
                <w:bCs/>
              </w:rPr>
            </w:pPr>
            <w:r w:rsidRPr="5B75BE2D">
              <w:rPr>
                <w:rFonts w:ascii="Times New Roman" w:hAnsi="Times New Roman"/>
                <w:b/>
                <w:bCs/>
              </w:rPr>
              <w:t>Version</w:t>
            </w:r>
          </w:p>
        </w:tc>
        <w:tc>
          <w:tcPr>
            <w:tcW w:w="4390" w:type="dxa"/>
          </w:tcPr>
          <w:p w14:paraId="41CA9625" w14:textId="77777777" w:rsidR="002C1C07" w:rsidRPr="00AD696C" w:rsidRDefault="5B75BE2D" w:rsidP="5B75BE2D">
            <w:pPr>
              <w:rPr>
                <w:rFonts w:ascii="Times New Roman" w:hAnsi="Times New Roman"/>
                <w:b/>
                <w:bCs/>
              </w:rPr>
            </w:pPr>
            <w:r w:rsidRPr="5B75BE2D">
              <w:rPr>
                <w:rFonts w:ascii="Times New Roman" w:hAnsi="Times New Roman"/>
                <w:b/>
                <w:bCs/>
              </w:rPr>
              <w:t>Bemærkning</w:t>
            </w:r>
          </w:p>
        </w:tc>
        <w:tc>
          <w:tcPr>
            <w:tcW w:w="235" w:type="dxa"/>
          </w:tcPr>
          <w:p w14:paraId="36471B83" w14:textId="77777777" w:rsidR="002C1C07" w:rsidRPr="00E86290" w:rsidRDefault="002C1C07" w:rsidP="5B75BE2D">
            <w:pPr>
              <w:rPr>
                <w:rFonts w:ascii="Times New Roman" w:hAnsi="Times New Roman"/>
                <w:b/>
                <w:bCs/>
              </w:rPr>
            </w:pPr>
          </w:p>
        </w:tc>
        <w:tc>
          <w:tcPr>
            <w:tcW w:w="1495" w:type="dxa"/>
          </w:tcPr>
          <w:p w14:paraId="60F74256" w14:textId="21B32D61" w:rsidR="002C1C07" w:rsidRPr="00E86290" w:rsidRDefault="5B75BE2D" w:rsidP="5B75BE2D">
            <w:pPr>
              <w:rPr>
                <w:rFonts w:ascii="Times New Roman" w:hAnsi="Times New Roman"/>
                <w:b/>
                <w:bCs/>
              </w:rPr>
            </w:pPr>
            <w:r w:rsidRPr="5B75BE2D">
              <w:rPr>
                <w:rFonts w:ascii="Times New Roman" w:hAnsi="Times New Roman"/>
                <w:b/>
                <w:bCs/>
              </w:rPr>
              <w:t>Initialer</w:t>
            </w:r>
          </w:p>
        </w:tc>
      </w:tr>
      <w:tr w:rsidR="002C1C07" w:rsidRPr="00FB280C" w14:paraId="3FA0F9F1" w14:textId="7EB08C6B" w:rsidTr="5B75BE2D">
        <w:tc>
          <w:tcPr>
            <w:tcW w:w="1254" w:type="dxa"/>
          </w:tcPr>
          <w:p w14:paraId="7C776B82" w14:textId="45FB0414" w:rsidR="002C1C07" w:rsidRPr="00AD696C" w:rsidRDefault="5B75BE2D" w:rsidP="5B75BE2D">
            <w:pPr>
              <w:rPr>
                <w:rFonts w:ascii="Times New Roman" w:hAnsi="Times New Roman"/>
              </w:rPr>
            </w:pPr>
            <w:r w:rsidRPr="5B75BE2D">
              <w:rPr>
                <w:rFonts w:ascii="Times New Roman" w:hAnsi="Times New Roman"/>
              </w:rPr>
              <w:t>4-9-2017</w:t>
            </w:r>
          </w:p>
        </w:tc>
        <w:tc>
          <w:tcPr>
            <w:tcW w:w="850" w:type="dxa"/>
          </w:tcPr>
          <w:p w14:paraId="0C645736" w14:textId="49D83F9E" w:rsidR="002C1C07" w:rsidRPr="00AD696C" w:rsidRDefault="5B75BE2D" w:rsidP="5B75BE2D">
            <w:pPr>
              <w:rPr>
                <w:rFonts w:ascii="Times New Roman" w:hAnsi="Times New Roman"/>
              </w:rPr>
            </w:pPr>
            <w:r w:rsidRPr="5B75BE2D">
              <w:rPr>
                <w:rFonts w:ascii="Times New Roman" w:hAnsi="Times New Roman"/>
              </w:rPr>
              <w:t>0.1</w:t>
            </w:r>
          </w:p>
        </w:tc>
        <w:tc>
          <w:tcPr>
            <w:tcW w:w="4390" w:type="dxa"/>
          </w:tcPr>
          <w:p w14:paraId="00726533" w14:textId="6BC9B899" w:rsidR="002C1C07" w:rsidRPr="00AD696C" w:rsidRDefault="5B75BE2D" w:rsidP="5B75BE2D">
            <w:pPr>
              <w:rPr>
                <w:rFonts w:ascii="Times New Roman" w:hAnsi="Times New Roman"/>
                <w:b/>
                <w:bCs/>
              </w:rPr>
            </w:pPr>
            <w:r w:rsidRPr="5B75BE2D">
              <w:rPr>
                <w:rFonts w:ascii="Times New Roman" w:hAnsi="Times New Roman"/>
              </w:rPr>
              <w:t>Udarbejdet opdateret på baggrund af DLS version CPR_V3.1_2017.08.21</w:t>
            </w:r>
          </w:p>
        </w:tc>
        <w:tc>
          <w:tcPr>
            <w:tcW w:w="235" w:type="dxa"/>
          </w:tcPr>
          <w:p w14:paraId="5607EF56" w14:textId="77777777" w:rsidR="002C1C07" w:rsidRDefault="002C1C07" w:rsidP="5B75BE2D">
            <w:pPr>
              <w:rPr>
                <w:rFonts w:ascii="Times New Roman" w:hAnsi="Times New Roman"/>
              </w:rPr>
            </w:pPr>
          </w:p>
        </w:tc>
        <w:tc>
          <w:tcPr>
            <w:tcW w:w="1495" w:type="dxa"/>
          </w:tcPr>
          <w:p w14:paraId="0975A9DC" w14:textId="77777777" w:rsidR="002C1C07" w:rsidRDefault="002C1C07" w:rsidP="5B75BE2D">
            <w:pPr>
              <w:rPr>
                <w:rFonts w:ascii="Times New Roman" w:hAnsi="Times New Roman"/>
              </w:rPr>
            </w:pPr>
          </w:p>
        </w:tc>
      </w:tr>
      <w:tr w:rsidR="002C1C07" w14:paraId="02B09D39" w14:textId="2BF95BFC" w:rsidTr="5B75BE2D">
        <w:tc>
          <w:tcPr>
            <w:tcW w:w="1254" w:type="dxa"/>
          </w:tcPr>
          <w:p w14:paraId="7EBD0E4B" w14:textId="13ED093C" w:rsidR="002C1C07" w:rsidRDefault="5B75BE2D" w:rsidP="5B75BE2D">
            <w:pPr>
              <w:spacing w:before="120" w:after="120"/>
              <w:rPr>
                <w:rFonts w:ascii="Times New Roman" w:hAnsi="Times New Roman"/>
              </w:rPr>
            </w:pPr>
            <w:r w:rsidRPr="5B75BE2D">
              <w:rPr>
                <w:rFonts w:ascii="Times New Roman" w:hAnsi="Times New Roman"/>
              </w:rPr>
              <w:t xml:space="preserve">10-10-2017 </w:t>
            </w:r>
          </w:p>
        </w:tc>
        <w:tc>
          <w:tcPr>
            <w:tcW w:w="850" w:type="dxa"/>
          </w:tcPr>
          <w:p w14:paraId="35DA5A45" w14:textId="6008EA96" w:rsidR="002C1C07" w:rsidRDefault="5B75BE2D" w:rsidP="5B75BE2D">
            <w:pPr>
              <w:spacing w:before="120" w:after="120"/>
              <w:rPr>
                <w:rFonts w:ascii="Times New Roman" w:hAnsi="Times New Roman"/>
              </w:rPr>
            </w:pPr>
            <w:r w:rsidRPr="5B75BE2D">
              <w:rPr>
                <w:rFonts w:ascii="Times New Roman" w:hAnsi="Times New Roman"/>
              </w:rPr>
              <w:t>0.2</w:t>
            </w:r>
          </w:p>
        </w:tc>
        <w:tc>
          <w:tcPr>
            <w:tcW w:w="4390" w:type="dxa"/>
          </w:tcPr>
          <w:p w14:paraId="14C5C8AF" w14:textId="22A7411E" w:rsidR="002C1C07" w:rsidRDefault="5B75BE2D" w:rsidP="5B75BE2D">
            <w:pPr>
              <w:spacing w:before="120" w:after="120"/>
              <w:rPr>
                <w:rFonts w:ascii="Times New Roman" w:hAnsi="Times New Roman"/>
              </w:rPr>
            </w:pPr>
            <w:r w:rsidRPr="5B75BE2D">
              <w:rPr>
                <w:rFonts w:ascii="Times New Roman" w:hAnsi="Times New Roman"/>
              </w:rPr>
              <w:t>Dokument delvist opdateret på baggrund af DLS version CPR_V3.2_2017.09.04_DLS</w:t>
            </w:r>
          </w:p>
        </w:tc>
        <w:tc>
          <w:tcPr>
            <w:tcW w:w="235" w:type="dxa"/>
          </w:tcPr>
          <w:p w14:paraId="184A89EC" w14:textId="77777777" w:rsidR="002C1C07" w:rsidRDefault="002C1C07" w:rsidP="5B75BE2D">
            <w:pPr>
              <w:spacing w:before="120" w:after="120"/>
              <w:rPr>
                <w:rFonts w:ascii="Times New Roman" w:hAnsi="Times New Roman"/>
              </w:rPr>
            </w:pPr>
          </w:p>
        </w:tc>
        <w:tc>
          <w:tcPr>
            <w:tcW w:w="1495" w:type="dxa"/>
          </w:tcPr>
          <w:p w14:paraId="7E99DF20" w14:textId="28EE3DDF" w:rsidR="002C1C07" w:rsidRDefault="5B75BE2D" w:rsidP="5B75BE2D">
            <w:pPr>
              <w:spacing w:before="120" w:after="120"/>
              <w:rPr>
                <w:rFonts w:ascii="Times New Roman" w:hAnsi="Times New Roman"/>
              </w:rPr>
            </w:pPr>
            <w:r w:rsidRPr="5B75BE2D">
              <w:rPr>
                <w:rFonts w:ascii="Times New Roman" w:hAnsi="Times New Roman"/>
              </w:rPr>
              <w:t>frahl</w:t>
            </w:r>
          </w:p>
        </w:tc>
      </w:tr>
      <w:tr w:rsidR="002C1C07" w14:paraId="6B28F643" w14:textId="55E95188" w:rsidTr="5B75BE2D">
        <w:tc>
          <w:tcPr>
            <w:tcW w:w="1254" w:type="dxa"/>
          </w:tcPr>
          <w:p w14:paraId="49F664F3" w14:textId="68DA7C65" w:rsidR="002C1C07" w:rsidRDefault="5B75BE2D" w:rsidP="5B75BE2D">
            <w:pPr>
              <w:spacing w:before="120" w:after="120"/>
              <w:rPr>
                <w:rFonts w:ascii="Times New Roman" w:hAnsi="Times New Roman"/>
              </w:rPr>
            </w:pPr>
            <w:r w:rsidRPr="5B75BE2D">
              <w:rPr>
                <w:rFonts w:ascii="Times New Roman" w:hAnsi="Times New Roman"/>
              </w:rPr>
              <w:t>17-10-2017</w:t>
            </w:r>
          </w:p>
        </w:tc>
        <w:tc>
          <w:tcPr>
            <w:tcW w:w="850" w:type="dxa"/>
          </w:tcPr>
          <w:p w14:paraId="0C8B87C9" w14:textId="07FF5131" w:rsidR="002C1C07" w:rsidRDefault="5B75BE2D" w:rsidP="5B75BE2D">
            <w:pPr>
              <w:spacing w:before="120" w:after="120"/>
              <w:rPr>
                <w:rFonts w:ascii="Times New Roman" w:hAnsi="Times New Roman"/>
              </w:rPr>
            </w:pPr>
            <w:r w:rsidRPr="5B75BE2D">
              <w:rPr>
                <w:rFonts w:ascii="Times New Roman" w:hAnsi="Times New Roman"/>
              </w:rPr>
              <w:t>0.3</w:t>
            </w:r>
          </w:p>
        </w:tc>
        <w:tc>
          <w:tcPr>
            <w:tcW w:w="4390" w:type="dxa"/>
          </w:tcPr>
          <w:p w14:paraId="5FE4E4C3" w14:textId="44FA94CD" w:rsidR="002C1C07" w:rsidRDefault="5B75BE2D" w:rsidP="5B75BE2D">
            <w:pPr>
              <w:spacing w:before="120" w:after="120"/>
              <w:rPr>
                <w:rFonts w:ascii="Times New Roman" w:hAnsi="Times New Roman"/>
              </w:rPr>
            </w:pPr>
            <w:r w:rsidRPr="5B75BE2D">
              <w:rPr>
                <w:rFonts w:ascii="Times New Roman" w:hAnsi="Times New Roman"/>
              </w:rPr>
              <w:t>Dokument opdateret på baggrund af DLS version CPR_V3.2_2017.09.04_DLS</w:t>
            </w:r>
          </w:p>
        </w:tc>
        <w:tc>
          <w:tcPr>
            <w:tcW w:w="235" w:type="dxa"/>
          </w:tcPr>
          <w:p w14:paraId="72E9A0D3" w14:textId="77777777" w:rsidR="002C1C07" w:rsidRDefault="002C1C07" w:rsidP="5B75BE2D">
            <w:pPr>
              <w:spacing w:before="120" w:after="120"/>
              <w:rPr>
                <w:rFonts w:ascii="Times New Roman" w:hAnsi="Times New Roman"/>
              </w:rPr>
            </w:pPr>
          </w:p>
        </w:tc>
        <w:tc>
          <w:tcPr>
            <w:tcW w:w="1495" w:type="dxa"/>
          </w:tcPr>
          <w:p w14:paraId="07CBB75E" w14:textId="718D4553" w:rsidR="002C1C07" w:rsidRDefault="5B75BE2D" w:rsidP="5B75BE2D">
            <w:pPr>
              <w:spacing w:before="120" w:after="120"/>
              <w:rPr>
                <w:rFonts w:ascii="Times New Roman" w:hAnsi="Times New Roman"/>
              </w:rPr>
            </w:pPr>
            <w:r w:rsidRPr="5B75BE2D">
              <w:rPr>
                <w:rFonts w:ascii="Times New Roman" w:hAnsi="Times New Roman"/>
              </w:rPr>
              <w:t>Frahl</w:t>
            </w:r>
          </w:p>
        </w:tc>
      </w:tr>
      <w:tr w:rsidR="006C05C9" w14:paraId="22F71A34" w14:textId="77777777" w:rsidTr="5B75BE2D">
        <w:tc>
          <w:tcPr>
            <w:tcW w:w="1254" w:type="dxa"/>
          </w:tcPr>
          <w:p w14:paraId="0305EB88" w14:textId="0597FBEF" w:rsidR="006C05C9" w:rsidRDefault="5B75BE2D" w:rsidP="5B75BE2D">
            <w:pPr>
              <w:spacing w:before="120" w:after="120"/>
              <w:rPr>
                <w:rFonts w:ascii="Times New Roman" w:hAnsi="Times New Roman"/>
              </w:rPr>
            </w:pPr>
            <w:r w:rsidRPr="5B75BE2D">
              <w:rPr>
                <w:rFonts w:ascii="Times New Roman" w:hAnsi="Times New Roman"/>
              </w:rPr>
              <w:t>20-11-2017</w:t>
            </w:r>
          </w:p>
        </w:tc>
        <w:tc>
          <w:tcPr>
            <w:tcW w:w="850" w:type="dxa"/>
          </w:tcPr>
          <w:p w14:paraId="15296ADB" w14:textId="35811B25" w:rsidR="006C05C9" w:rsidRDefault="5B75BE2D" w:rsidP="5B75BE2D">
            <w:pPr>
              <w:spacing w:before="120" w:after="120"/>
              <w:rPr>
                <w:rFonts w:ascii="Times New Roman" w:hAnsi="Times New Roman"/>
              </w:rPr>
            </w:pPr>
            <w:r w:rsidRPr="5B75BE2D">
              <w:rPr>
                <w:rFonts w:ascii="Times New Roman" w:hAnsi="Times New Roman"/>
              </w:rPr>
              <w:t>0.4</w:t>
            </w:r>
          </w:p>
        </w:tc>
        <w:tc>
          <w:tcPr>
            <w:tcW w:w="4390" w:type="dxa"/>
          </w:tcPr>
          <w:p w14:paraId="70F5165B" w14:textId="452FB2D1" w:rsidR="006C05C9" w:rsidRDefault="5B75BE2D" w:rsidP="5B75BE2D">
            <w:pPr>
              <w:spacing w:before="120" w:after="120"/>
              <w:rPr>
                <w:rFonts w:ascii="Times New Roman" w:hAnsi="Times New Roman"/>
              </w:rPr>
            </w:pPr>
            <w:r w:rsidRPr="5B75BE2D">
              <w:rPr>
                <w:rFonts w:ascii="Times New Roman" w:hAnsi="Times New Roman"/>
              </w:rPr>
              <w:t>Dokumentet gennemgået for rettelser</w:t>
            </w:r>
          </w:p>
        </w:tc>
        <w:tc>
          <w:tcPr>
            <w:tcW w:w="235" w:type="dxa"/>
          </w:tcPr>
          <w:p w14:paraId="0567A280" w14:textId="77777777" w:rsidR="006C05C9" w:rsidRDefault="006C05C9" w:rsidP="5B75BE2D">
            <w:pPr>
              <w:spacing w:before="120" w:after="120"/>
              <w:rPr>
                <w:rFonts w:ascii="Times New Roman" w:hAnsi="Times New Roman"/>
              </w:rPr>
            </w:pPr>
          </w:p>
        </w:tc>
        <w:tc>
          <w:tcPr>
            <w:tcW w:w="1495" w:type="dxa"/>
          </w:tcPr>
          <w:p w14:paraId="73D1C6EA" w14:textId="0F5AFA71" w:rsidR="006C05C9" w:rsidRDefault="5B75BE2D" w:rsidP="5B75BE2D">
            <w:pPr>
              <w:spacing w:before="120" w:after="120"/>
              <w:rPr>
                <w:rFonts w:ascii="Times New Roman" w:hAnsi="Times New Roman"/>
              </w:rPr>
            </w:pPr>
            <w:r w:rsidRPr="5B75BE2D">
              <w:rPr>
                <w:rFonts w:ascii="Times New Roman" w:hAnsi="Times New Roman"/>
              </w:rPr>
              <w:t>Kajah</w:t>
            </w:r>
          </w:p>
        </w:tc>
      </w:tr>
      <w:tr w:rsidR="00F9130C" w14:paraId="4913B3A9" w14:textId="77777777" w:rsidTr="5B75BE2D">
        <w:tc>
          <w:tcPr>
            <w:tcW w:w="1254" w:type="dxa"/>
          </w:tcPr>
          <w:p w14:paraId="17C8F211" w14:textId="77777777" w:rsidR="00F9130C" w:rsidRDefault="5B75BE2D" w:rsidP="5B75BE2D">
            <w:pPr>
              <w:spacing w:before="120" w:after="120"/>
              <w:rPr>
                <w:ins w:id="6" w:author="Cæcilie Elle" w:date="2018-02-27T15:10:00Z"/>
                <w:rFonts w:ascii="Times New Roman" w:hAnsi="Times New Roman"/>
              </w:rPr>
            </w:pPr>
            <w:r w:rsidRPr="5B75BE2D">
              <w:rPr>
                <w:rFonts w:ascii="Times New Roman" w:hAnsi="Times New Roman"/>
              </w:rPr>
              <w:t>20-12-2017</w:t>
            </w:r>
          </w:p>
          <w:p w14:paraId="6C5B52A9" w14:textId="77777777" w:rsidR="00050CB0" w:rsidRDefault="00050CB0" w:rsidP="5B75BE2D">
            <w:pPr>
              <w:spacing w:before="120" w:after="120"/>
              <w:rPr>
                <w:ins w:id="7" w:author="Kaja Hansen" w:date="2018-03-22T10:25:00Z"/>
                <w:rFonts w:ascii="Times New Roman" w:hAnsi="Times New Roman"/>
              </w:rPr>
            </w:pPr>
            <w:ins w:id="8" w:author="Cæcilie Elle" w:date="2018-02-27T15:10:00Z">
              <w:r>
                <w:rPr>
                  <w:rFonts w:ascii="Times New Roman" w:hAnsi="Times New Roman"/>
                </w:rPr>
                <w:t>27-02-2018</w:t>
              </w:r>
            </w:ins>
          </w:p>
          <w:p w14:paraId="7917F6AA" w14:textId="77777777" w:rsidR="00657B28" w:rsidRDefault="00657B28" w:rsidP="5B75BE2D">
            <w:pPr>
              <w:spacing w:before="120" w:after="120"/>
              <w:rPr>
                <w:ins w:id="9" w:author="Kaja Hansen" w:date="2018-03-22T10:25:00Z"/>
                <w:rFonts w:ascii="Times New Roman" w:hAnsi="Times New Roman"/>
              </w:rPr>
            </w:pPr>
          </w:p>
          <w:p w14:paraId="1CAEB5B6" w14:textId="160E1006" w:rsidR="00657B28" w:rsidRDefault="00657B28" w:rsidP="5B75BE2D">
            <w:pPr>
              <w:spacing w:before="120" w:after="120"/>
              <w:rPr>
                <w:rFonts w:ascii="Times New Roman" w:hAnsi="Times New Roman"/>
              </w:rPr>
            </w:pPr>
            <w:ins w:id="10" w:author="Kaja Hansen" w:date="2018-03-22T10:25:00Z">
              <w:r>
                <w:rPr>
                  <w:rFonts w:ascii="Times New Roman" w:hAnsi="Times New Roman"/>
                </w:rPr>
                <w:t>22-03-2018</w:t>
              </w:r>
            </w:ins>
          </w:p>
        </w:tc>
        <w:tc>
          <w:tcPr>
            <w:tcW w:w="850" w:type="dxa"/>
          </w:tcPr>
          <w:p w14:paraId="79F74388" w14:textId="77777777" w:rsidR="00F9130C" w:rsidRDefault="5B75BE2D" w:rsidP="5B75BE2D">
            <w:pPr>
              <w:spacing w:before="120" w:after="120"/>
              <w:rPr>
                <w:ins w:id="11" w:author="Cæcilie Elle" w:date="2018-02-27T15:10:00Z"/>
                <w:rFonts w:ascii="Times New Roman" w:hAnsi="Times New Roman"/>
              </w:rPr>
            </w:pPr>
            <w:r w:rsidRPr="5B75BE2D">
              <w:rPr>
                <w:rFonts w:ascii="Times New Roman" w:hAnsi="Times New Roman"/>
              </w:rPr>
              <w:t>0.8</w:t>
            </w:r>
          </w:p>
          <w:p w14:paraId="32F00C01" w14:textId="77777777" w:rsidR="00050CB0" w:rsidRDefault="00050CB0" w:rsidP="5B75BE2D">
            <w:pPr>
              <w:spacing w:before="120" w:after="120"/>
              <w:rPr>
                <w:ins w:id="12" w:author="Kaja Hansen" w:date="2018-03-22T10:25:00Z"/>
                <w:rFonts w:ascii="Times New Roman" w:hAnsi="Times New Roman"/>
              </w:rPr>
            </w:pPr>
            <w:ins w:id="13" w:author="Cæcilie Elle" w:date="2018-02-27T15:10:00Z">
              <w:r>
                <w:rPr>
                  <w:rFonts w:ascii="Times New Roman" w:hAnsi="Times New Roman"/>
                </w:rPr>
                <w:t>0.9</w:t>
              </w:r>
            </w:ins>
          </w:p>
          <w:p w14:paraId="132BE225" w14:textId="77777777" w:rsidR="00657B28" w:rsidRDefault="00657B28" w:rsidP="5B75BE2D">
            <w:pPr>
              <w:spacing w:before="120" w:after="120"/>
              <w:rPr>
                <w:ins w:id="14" w:author="Kaja Hansen" w:date="2018-03-22T10:25:00Z"/>
                <w:rFonts w:ascii="Times New Roman" w:hAnsi="Times New Roman"/>
              </w:rPr>
            </w:pPr>
          </w:p>
          <w:p w14:paraId="757DB9EA" w14:textId="44E5C2C1" w:rsidR="00657B28" w:rsidRDefault="00657B28" w:rsidP="5B75BE2D">
            <w:pPr>
              <w:spacing w:before="120" w:after="120"/>
              <w:rPr>
                <w:rFonts w:ascii="Times New Roman" w:hAnsi="Times New Roman"/>
              </w:rPr>
            </w:pPr>
            <w:ins w:id="15" w:author="Kaja Hansen" w:date="2018-03-22T10:25:00Z">
              <w:r>
                <w:rPr>
                  <w:rFonts w:ascii="Times New Roman" w:hAnsi="Times New Roman"/>
                </w:rPr>
                <w:t>0.9.1</w:t>
              </w:r>
            </w:ins>
          </w:p>
        </w:tc>
        <w:tc>
          <w:tcPr>
            <w:tcW w:w="4390" w:type="dxa"/>
          </w:tcPr>
          <w:p w14:paraId="7F0F4548" w14:textId="77777777" w:rsidR="00F9130C" w:rsidRDefault="5B75BE2D" w:rsidP="5B75BE2D">
            <w:pPr>
              <w:spacing w:before="120" w:after="120"/>
              <w:rPr>
                <w:ins w:id="16" w:author="Cæcilie Elle" w:date="2018-02-27T15:10:00Z"/>
                <w:rStyle w:val="eop"/>
                <w:rFonts w:ascii="Times New Roman" w:hAnsi="Times New Roman"/>
                <w:color w:val="000000" w:themeColor="text1"/>
              </w:rPr>
            </w:pPr>
            <w:r w:rsidRPr="5B75BE2D">
              <w:rPr>
                <w:rStyle w:val="normaltextrun"/>
                <w:rFonts w:ascii="Times New Roman" w:hAnsi="Times New Roman"/>
                <w:color w:val="000000" w:themeColor="text1"/>
              </w:rPr>
              <w:t>Tilføjet SLA kategori oversigt for service/metode</w:t>
            </w:r>
            <w:r w:rsidRPr="5B75BE2D">
              <w:rPr>
                <w:rStyle w:val="eop"/>
                <w:rFonts w:ascii="Times New Roman" w:hAnsi="Times New Roman"/>
                <w:color w:val="000000" w:themeColor="text1"/>
              </w:rPr>
              <w:t> </w:t>
            </w:r>
          </w:p>
          <w:p w14:paraId="4884D0AA" w14:textId="77777777" w:rsidR="00050CB0" w:rsidRDefault="00050CB0">
            <w:pPr>
              <w:spacing w:after="120"/>
              <w:rPr>
                <w:ins w:id="17" w:author="Kaja Hansen" w:date="2018-03-22T10:25:00Z"/>
                <w:rFonts w:ascii="Times New Roman" w:hAnsi="Times New Roman"/>
              </w:rPr>
              <w:pPrChange w:id="18" w:author="Kaja Hansen" w:date="2018-03-22T10:26:00Z">
                <w:pPr>
                  <w:spacing w:before="120" w:after="120"/>
                </w:pPr>
              </w:pPrChange>
            </w:pPr>
            <w:ins w:id="19" w:author="Cæcilie Elle" w:date="2018-02-27T15:10:00Z">
              <w:r>
                <w:rPr>
                  <w:rFonts w:ascii="Times New Roman" w:hAnsi="Times New Roman"/>
                </w:rPr>
                <w:t>Tilføjet beskrivelse af output parametre og henvisning til fejlkodedokumentation</w:t>
              </w:r>
            </w:ins>
          </w:p>
          <w:p w14:paraId="7229918F" w14:textId="6B32E4B8" w:rsidR="00657B28" w:rsidRDefault="00657B28">
            <w:pPr>
              <w:spacing w:after="120"/>
              <w:rPr>
                <w:ins w:id="20" w:author="Kaja Hansen" w:date="2018-03-22T10:25:00Z"/>
                <w:rFonts w:ascii="Times New Roman" w:hAnsi="Times New Roman"/>
              </w:rPr>
              <w:pPrChange w:id="21" w:author="Kaja Hansen" w:date="2018-03-22T10:26:00Z">
                <w:pPr>
                  <w:spacing w:before="120" w:after="120"/>
                </w:pPr>
              </w:pPrChange>
            </w:pPr>
            <w:ins w:id="22" w:author="Kaja Hansen" w:date="2018-03-22T10:25:00Z">
              <w:r>
                <w:rPr>
                  <w:rFonts w:ascii="Times New Roman" w:hAnsi="Times New Roman"/>
                </w:rPr>
                <w:t>Rettet stavefejl servicenavn</w:t>
              </w:r>
            </w:ins>
          </w:p>
          <w:p w14:paraId="73524C0D" w14:textId="0D858B5A" w:rsidR="00657B28" w:rsidRPr="00050CB0" w:rsidRDefault="00657B28" w:rsidP="5B75BE2D">
            <w:pPr>
              <w:spacing w:before="120" w:after="120"/>
              <w:rPr>
                <w:rStyle w:val="eop"/>
                <w:rFonts w:ascii="Times New Roman" w:hAnsi="Times New Roman"/>
                <w:rPrChange w:id="23" w:author="Cæcilie Elle" w:date="2018-02-27T15:11:00Z">
                  <w:rPr>
                    <w:rStyle w:val="eop"/>
                    <w:rFonts w:ascii="Times New Roman" w:eastAsiaTheme="minorHAnsi" w:hAnsi="Times New Roman" w:cstheme="minorBidi"/>
                    <w:color w:val="000000" w:themeColor="text1"/>
                    <w:sz w:val="22"/>
                    <w:szCs w:val="22"/>
                    <w:lang w:eastAsia="en-US"/>
                  </w:rPr>
                </w:rPrChange>
              </w:rPr>
            </w:pPr>
          </w:p>
        </w:tc>
        <w:tc>
          <w:tcPr>
            <w:tcW w:w="235" w:type="dxa"/>
          </w:tcPr>
          <w:p w14:paraId="373C8D47" w14:textId="77777777" w:rsidR="00F9130C" w:rsidRDefault="00F9130C" w:rsidP="5B75BE2D">
            <w:pPr>
              <w:spacing w:before="120" w:after="120"/>
              <w:rPr>
                <w:rFonts w:ascii="Times New Roman" w:hAnsi="Times New Roman"/>
              </w:rPr>
            </w:pPr>
          </w:p>
        </w:tc>
        <w:tc>
          <w:tcPr>
            <w:tcW w:w="1495" w:type="dxa"/>
          </w:tcPr>
          <w:p w14:paraId="0C4991A1" w14:textId="11E36AAC" w:rsidR="00F9130C" w:rsidRDefault="00050CB0" w:rsidP="5B75BE2D">
            <w:pPr>
              <w:spacing w:before="120" w:after="120"/>
              <w:rPr>
                <w:ins w:id="24" w:author="Cæcilie Elle" w:date="2018-02-27T15:10:00Z"/>
                <w:rFonts w:ascii="Times New Roman" w:hAnsi="Times New Roman"/>
              </w:rPr>
            </w:pPr>
            <w:r w:rsidRPr="5B75BE2D">
              <w:rPr>
                <w:rFonts w:ascii="Times New Roman" w:hAnsi="Times New Roman"/>
              </w:rPr>
              <w:t>K</w:t>
            </w:r>
            <w:r w:rsidR="5B75BE2D" w:rsidRPr="5B75BE2D">
              <w:rPr>
                <w:rFonts w:ascii="Times New Roman" w:hAnsi="Times New Roman"/>
              </w:rPr>
              <w:t>ajah</w:t>
            </w:r>
          </w:p>
          <w:p w14:paraId="563578E4" w14:textId="77777777" w:rsidR="00050CB0" w:rsidRDefault="00050CB0" w:rsidP="5B75BE2D">
            <w:pPr>
              <w:spacing w:before="120" w:after="120"/>
              <w:rPr>
                <w:ins w:id="25" w:author="Kaja Hansen" w:date="2018-03-22T10:24:00Z"/>
                <w:rFonts w:ascii="Times New Roman" w:hAnsi="Times New Roman"/>
              </w:rPr>
            </w:pPr>
            <w:ins w:id="26" w:author="Cæcilie Elle" w:date="2018-02-27T15:10:00Z">
              <w:r>
                <w:rPr>
                  <w:rFonts w:ascii="Times New Roman" w:hAnsi="Times New Roman"/>
                </w:rPr>
                <w:t>CAELL</w:t>
              </w:r>
            </w:ins>
          </w:p>
          <w:p w14:paraId="3A331356" w14:textId="77777777" w:rsidR="00657B28" w:rsidRDefault="00657B28" w:rsidP="5B75BE2D">
            <w:pPr>
              <w:spacing w:before="120" w:after="120"/>
              <w:rPr>
                <w:ins w:id="27" w:author="Kaja Hansen" w:date="2018-03-22T10:24:00Z"/>
                <w:rFonts w:ascii="Times New Roman" w:hAnsi="Times New Roman"/>
              </w:rPr>
            </w:pPr>
          </w:p>
          <w:p w14:paraId="2904AEB1" w14:textId="6B9C134E" w:rsidR="00657B28" w:rsidRDefault="00657B28" w:rsidP="5B75BE2D">
            <w:pPr>
              <w:spacing w:before="120" w:after="120"/>
              <w:rPr>
                <w:rFonts w:ascii="Times New Roman" w:hAnsi="Times New Roman"/>
              </w:rPr>
            </w:pPr>
            <w:ins w:id="28" w:author="Kaja Hansen" w:date="2018-03-22T10:26:00Z">
              <w:r>
                <w:rPr>
                  <w:rFonts w:ascii="Times New Roman" w:hAnsi="Times New Roman"/>
                </w:rPr>
                <w:t>kajah</w:t>
              </w:r>
            </w:ins>
          </w:p>
        </w:tc>
      </w:tr>
    </w:tbl>
    <w:p w14:paraId="51B38FCF" w14:textId="77777777" w:rsidR="005D3503" w:rsidRDefault="005D3503" w:rsidP="005D3503"/>
    <w:p w14:paraId="70A0CC31" w14:textId="7DE52B8D" w:rsidR="005D3503" w:rsidRDefault="005D3503">
      <w:pPr>
        <w:spacing w:after="200" w:line="276" w:lineRule="auto"/>
      </w:pPr>
      <w:r>
        <w:br w:type="page"/>
      </w:r>
    </w:p>
    <w:p w14:paraId="63C66564" w14:textId="77777777" w:rsidR="005D3503" w:rsidRDefault="005D3503" w:rsidP="005D3503"/>
    <w:sdt>
      <w:sdtPr>
        <w:rPr>
          <w:rFonts w:asciiTheme="minorHAnsi" w:eastAsiaTheme="minorHAnsi" w:hAnsiTheme="minorHAnsi" w:cstheme="minorBidi"/>
          <w:color w:val="auto"/>
          <w:sz w:val="22"/>
          <w:szCs w:val="22"/>
          <w:lang w:eastAsia="en-US"/>
        </w:rPr>
        <w:id w:val="-1962259359"/>
        <w:docPartObj>
          <w:docPartGallery w:val="Table of Contents"/>
          <w:docPartUnique/>
        </w:docPartObj>
      </w:sdtPr>
      <w:sdtEndPr>
        <w:rPr>
          <w:b/>
          <w:bCs/>
        </w:rPr>
      </w:sdtEndPr>
      <w:sdtContent>
        <w:p w14:paraId="4D2C9541" w14:textId="77777777" w:rsidR="005D3503" w:rsidRDefault="4F940368" w:rsidP="0032519F">
          <w:pPr>
            <w:pStyle w:val="Overskrift"/>
          </w:pPr>
          <w:r>
            <w:t>Indhold</w:t>
          </w:r>
        </w:p>
        <w:p w14:paraId="2905B6C9" w14:textId="69CFE967" w:rsidR="0032519F" w:rsidRDefault="005D3503">
          <w:pPr>
            <w:pStyle w:val="Indholdsfortegnelse1"/>
            <w:tabs>
              <w:tab w:val="right" w:leader="dot" w:pos="9628"/>
            </w:tabs>
            <w:rPr>
              <w:rFonts w:eastAsiaTheme="minorEastAsia"/>
              <w:noProof/>
              <w:lang w:eastAsia="da-DK"/>
            </w:rPr>
          </w:pPr>
          <w:r>
            <w:fldChar w:fldCharType="begin"/>
          </w:r>
          <w:r>
            <w:instrText xml:space="preserve"> TOC \o "1-3" \h \z \u </w:instrText>
          </w:r>
          <w:r>
            <w:fldChar w:fldCharType="separate"/>
          </w:r>
          <w:hyperlink w:anchor="_Toc507585418" w:history="1">
            <w:r w:rsidR="0032519F" w:rsidRPr="00FA494A">
              <w:rPr>
                <w:rStyle w:val="Hyperlink"/>
                <w:noProof/>
              </w:rPr>
              <w:t>Versions historik</w:t>
            </w:r>
            <w:r w:rsidR="0032519F">
              <w:rPr>
                <w:noProof/>
                <w:webHidden/>
              </w:rPr>
              <w:tab/>
            </w:r>
            <w:r w:rsidR="0032519F">
              <w:rPr>
                <w:noProof/>
                <w:webHidden/>
              </w:rPr>
              <w:fldChar w:fldCharType="begin"/>
            </w:r>
            <w:r w:rsidR="0032519F">
              <w:rPr>
                <w:noProof/>
                <w:webHidden/>
              </w:rPr>
              <w:instrText xml:space="preserve"> PAGEREF _Toc507585418 \h </w:instrText>
            </w:r>
            <w:r w:rsidR="0032519F">
              <w:rPr>
                <w:noProof/>
                <w:webHidden/>
              </w:rPr>
            </w:r>
            <w:r w:rsidR="0032519F">
              <w:rPr>
                <w:noProof/>
                <w:webHidden/>
              </w:rPr>
              <w:fldChar w:fldCharType="separate"/>
            </w:r>
            <w:r w:rsidR="0032519F">
              <w:rPr>
                <w:noProof/>
                <w:webHidden/>
              </w:rPr>
              <w:t>1</w:t>
            </w:r>
            <w:r w:rsidR="0032519F">
              <w:rPr>
                <w:noProof/>
                <w:webHidden/>
              </w:rPr>
              <w:fldChar w:fldCharType="end"/>
            </w:r>
          </w:hyperlink>
        </w:p>
        <w:p w14:paraId="5B41F5D0" w14:textId="5137D3FA" w:rsidR="0032519F" w:rsidRDefault="00BA1D43">
          <w:pPr>
            <w:pStyle w:val="Indholdsfortegnelse1"/>
            <w:tabs>
              <w:tab w:val="right" w:leader="dot" w:pos="9628"/>
            </w:tabs>
            <w:rPr>
              <w:rFonts w:eastAsiaTheme="minorEastAsia"/>
              <w:noProof/>
              <w:lang w:eastAsia="da-DK"/>
            </w:rPr>
          </w:pPr>
          <w:hyperlink w:anchor="_Toc507585419" w:history="1">
            <w:r w:rsidR="0032519F" w:rsidRPr="00FA494A">
              <w:rPr>
                <w:rStyle w:val="Hyperlink"/>
                <w:noProof/>
              </w:rPr>
              <w:t>Introduktion</w:t>
            </w:r>
            <w:r w:rsidR="0032519F">
              <w:rPr>
                <w:noProof/>
                <w:webHidden/>
              </w:rPr>
              <w:tab/>
            </w:r>
            <w:r w:rsidR="0032519F">
              <w:rPr>
                <w:noProof/>
                <w:webHidden/>
              </w:rPr>
              <w:fldChar w:fldCharType="begin"/>
            </w:r>
            <w:r w:rsidR="0032519F">
              <w:rPr>
                <w:noProof/>
                <w:webHidden/>
              </w:rPr>
              <w:instrText xml:space="preserve"> PAGEREF _Toc507585419 \h </w:instrText>
            </w:r>
            <w:r w:rsidR="0032519F">
              <w:rPr>
                <w:noProof/>
                <w:webHidden/>
              </w:rPr>
            </w:r>
            <w:r w:rsidR="0032519F">
              <w:rPr>
                <w:noProof/>
                <w:webHidden/>
              </w:rPr>
              <w:fldChar w:fldCharType="separate"/>
            </w:r>
            <w:r w:rsidR="0032519F">
              <w:rPr>
                <w:noProof/>
                <w:webHidden/>
              </w:rPr>
              <w:t>3</w:t>
            </w:r>
            <w:r w:rsidR="0032519F">
              <w:rPr>
                <w:noProof/>
                <w:webHidden/>
              </w:rPr>
              <w:fldChar w:fldCharType="end"/>
            </w:r>
          </w:hyperlink>
        </w:p>
        <w:p w14:paraId="0C8020A1" w14:textId="71CDBB3F" w:rsidR="0032519F" w:rsidRDefault="00BA1D43">
          <w:pPr>
            <w:pStyle w:val="Indholdsfortegnelse2"/>
            <w:tabs>
              <w:tab w:val="right" w:leader="dot" w:pos="9628"/>
            </w:tabs>
            <w:rPr>
              <w:rFonts w:eastAsiaTheme="minorEastAsia"/>
              <w:noProof/>
              <w:lang w:eastAsia="da-DK"/>
            </w:rPr>
          </w:pPr>
          <w:hyperlink w:anchor="_Toc507585420" w:history="1">
            <w:r w:rsidR="0032519F" w:rsidRPr="00FA494A">
              <w:rPr>
                <w:rStyle w:val="Hyperlink"/>
                <w:noProof/>
              </w:rPr>
              <w:t>URL opbygning</w:t>
            </w:r>
            <w:r w:rsidR="0032519F">
              <w:rPr>
                <w:noProof/>
                <w:webHidden/>
              </w:rPr>
              <w:tab/>
            </w:r>
            <w:r w:rsidR="0032519F">
              <w:rPr>
                <w:noProof/>
                <w:webHidden/>
              </w:rPr>
              <w:fldChar w:fldCharType="begin"/>
            </w:r>
            <w:r w:rsidR="0032519F">
              <w:rPr>
                <w:noProof/>
                <w:webHidden/>
              </w:rPr>
              <w:instrText xml:space="preserve"> PAGEREF _Toc507585420 \h </w:instrText>
            </w:r>
            <w:r w:rsidR="0032519F">
              <w:rPr>
                <w:noProof/>
                <w:webHidden/>
              </w:rPr>
            </w:r>
            <w:r w:rsidR="0032519F">
              <w:rPr>
                <w:noProof/>
                <w:webHidden/>
              </w:rPr>
              <w:fldChar w:fldCharType="separate"/>
            </w:r>
            <w:r w:rsidR="0032519F">
              <w:rPr>
                <w:noProof/>
                <w:webHidden/>
              </w:rPr>
              <w:t>4</w:t>
            </w:r>
            <w:r w:rsidR="0032519F">
              <w:rPr>
                <w:noProof/>
                <w:webHidden/>
              </w:rPr>
              <w:fldChar w:fldCharType="end"/>
            </w:r>
          </w:hyperlink>
        </w:p>
        <w:p w14:paraId="2A7081D4" w14:textId="078C7E06" w:rsidR="0032519F" w:rsidRDefault="00BA1D43">
          <w:pPr>
            <w:pStyle w:val="Indholdsfortegnelse2"/>
            <w:tabs>
              <w:tab w:val="right" w:leader="dot" w:pos="9628"/>
            </w:tabs>
            <w:rPr>
              <w:rFonts w:eastAsiaTheme="minorEastAsia"/>
              <w:noProof/>
              <w:lang w:eastAsia="da-DK"/>
            </w:rPr>
          </w:pPr>
          <w:hyperlink w:anchor="_Toc507585421" w:history="1">
            <w:r w:rsidR="0032519F" w:rsidRPr="00FA494A">
              <w:rPr>
                <w:rStyle w:val="Hyperlink"/>
                <w:noProof/>
              </w:rPr>
              <w:t>Generelt om søgeparametre</w:t>
            </w:r>
            <w:r w:rsidR="0032519F">
              <w:rPr>
                <w:noProof/>
                <w:webHidden/>
              </w:rPr>
              <w:tab/>
            </w:r>
            <w:r w:rsidR="0032519F">
              <w:rPr>
                <w:noProof/>
                <w:webHidden/>
              </w:rPr>
              <w:fldChar w:fldCharType="begin"/>
            </w:r>
            <w:r w:rsidR="0032519F">
              <w:rPr>
                <w:noProof/>
                <w:webHidden/>
              </w:rPr>
              <w:instrText xml:space="preserve"> PAGEREF _Toc507585421 \h </w:instrText>
            </w:r>
            <w:r w:rsidR="0032519F">
              <w:rPr>
                <w:noProof/>
                <w:webHidden/>
              </w:rPr>
            </w:r>
            <w:r w:rsidR="0032519F">
              <w:rPr>
                <w:noProof/>
                <w:webHidden/>
              </w:rPr>
              <w:fldChar w:fldCharType="separate"/>
            </w:r>
            <w:r w:rsidR="0032519F">
              <w:rPr>
                <w:noProof/>
                <w:webHidden/>
              </w:rPr>
              <w:t>4</w:t>
            </w:r>
            <w:r w:rsidR="0032519F">
              <w:rPr>
                <w:noProof/>
                <w:webHidden/>
              </w:rPr>
              <w:fldChar w:fldCharType="end"/>
            </w:r>
          </w:hyperlink>
        </w:p>
        <w:p w14:paraId="3931647A" w14:textId="4918702E" w:rsidR="0032519F" w:rsidRDefault="00BA1D43">
          <w:pPr>
            <w:pStyle w:val="Indholdsfortegnelse2"/>
            <w:tabs>
              <w:tab w:val="right" w:leader="dot" w:pos="9628"/>
            </w:tabs>
            <w:rPr>
              <w:rFonts w:eastAsiaTheme="minorEastAsia"/>
              <w:noProof/>
              <w:lang w:eastAsia="da-DK"/>
            </w:rPr>
          </w:pPr>
          <w:hyperlink w:anchor="_Toc507585422" w:history="1">
            <w:r w:rsidR="0032519F" w:rsidRPr="00FA494A">
              <w:rPr>
                <w:rStyle w:val="Hyperlink"/>
                <w:noProof/>
              </w:rPr>
              <w:t>Generelt om outputparametre</w:t>
            </w:r>
            <w:r w:rsidR="0032519F">
              <w:rPr>
                <w:noProof/>
                <w:webHidden/>
              </w:rPr>
              <w:tab/>
            </w:r>
            <w:r w:rsidR="0032519F">
              <w:rPr>
                <w:noProof/>
                <w:webHidden/>
              </w:rPr>
              <w:fldChar w:fldCharType="begin"/>
            </w:r>
            <w:r w:rsidR="0032519F">
              <w:rPr>
                <w:noProof/>
                <w:webHidden/>
              </w:rPr>
              <w:instrText xml:space="preserve"> PAGEREF _Toc507585422 \h </w:instrText>
            </w:r>
            <w:r w:rsidR="0032519F">
              <w:rPr>
                <w:noProof/>
                <w:webHidden/>
              </w:rPr>
            </w:r>
            <w:r w:rsidR="0032519F">
              <w:rPr>
                <w:noProof/>
                <w:webHidden/>
              </w:rPr>
              <w:fldChar w:fldCharType="separate"/>
            </w:r>
            <w:r w:rsidR="0032519F">
              <w:rPr>
                <w:noProof/>
                <w:webHidden/>
              </w:rPr>
              <w:t>5</w:t>
            </w:r>
            <w:r w:rsidR="0032519F">
              <w:rPr>
                <w:noProof/>
                <w:webHidden/>
              </w:rPr>
              <w:fldChar w:fldCharType="end"/>
            </w:r>
          </w:hyperlink>
        </w:p>
        <w:p w14:paraId="36E87A95" w14:textId="00A425AE" w:rsidR="0032519F" w:rsidRDefault="00BA1D43">
          <w:pPr>
            <w:pStyle w:val="Indholdsfortegnelse2"/>
            <w:tabs>
              <w:tab w:val="right" w:leader="dot" w:pos="9628"/>
            </w:tabs>
            <w:rPr>
              <w:rFonts w:eastAsiaTheme="minorEastAsia"/>
              <w:noProof/>
              <w:lang w:eastAsia="da-DK"/>
            </w:rPr>
          </w:pPr>
          <w:hyperlink w:anchor="_Toc507585423" w:history="1">
            <w:r w:rsidR="0032519F" w:rsidRPr="00FA494A">
              <w:rPr>
                <w:rStyle w:val="Hyperlink"/>
                <w:noProof/>
              </w:rPr>
              <w:t>Generelt om fejlkoder</w:t>
            </w:r>
            <w:r w:rsidR="0032519F">
              <w:rPr>
                <w:noProof/>
                <w:webHidden/>
              </w:rPr>
              <w:tab/>
            </w:r>
            <w:r w:rsidR="0032519F">
              <w:rPr>
                <w:noProof/>
                <w:webHidden/>
              </w:rPr>
              <w:fldChar w:fldCharType="begin"/>
            </w:r>
            <w:r w:rsidR="0032519F">
              <w:rPr>
                <w:noProof/>
                <w:webHidden/>
              </w:rPr>
              <w:instrText xml:space="preserve"> PAGEREF _Toc507585423 \h </w:instrText>
            </w:r>
            <w:r w:rsidR="0032519F">
              <w:rPr>
                <w:noProof/>
                <w:webHidden/>
              </w:rPr>
            </w:r>
            <w:r w:rsidR="0032519F">
              <w:rPr>
                <w:noProof/>
                <w:webHidden/>
              </w:rPr>
              <w:fldChar w:fldCharType="separate"/>
            </w:r>
            <w:r w:rsidR="0032519F">
              <w:rPr>
                <w:noProof/>
                <w:webHidden/>
              </w:rPr>
              <w:t>5</w:t>
            </w:r>
            <w:r w:rsidR="0032519F">
              <w:rPr>
                <w:noProof/>
                <w:webHidden/>
              </w:rPr>
              <w:fldChar w:fldCharType="end"/>
            </w:r>
          </w:hyperlink>
        </w:p>
        <w:p w14:paraId="0FB36CF0" w14:textId="3FA08152" w:rsidR="0032519F" w:rsidRDefault="00BA1D43">
          <w:pPr>
            <w:pStyle w:val="Indholdsfortegnelse1"/>
            <w:tabs>
              <w:tab w:val="right" w:leader="dot" w:pos="9628"/>
            </w:tabs>
            <w:rPr>
              <w:rFonts w:eastAsiaTheme="minorEastAsia"/>
              <w:noProof/>
              <w:lang w:eastAsia="da-DK"/>
            </w:rPr>
          </w:pPr>
          <w:hyperlink w:anchor="_Toc507585424" w:history="1">
            <w:r w:rsidR="0032519F" w:rsidRPr="00FA494A">
              <w:rPr>
                <w:rStyle w:val="Hyperlink"/>
                <w:noProof/>
              </w:rPr>
              <w:t>CPR</w:t>
            </w:r>
            <w:r w:rsidR="0032519F">
              <w:rPr>
                <w:noProof/>
                <w:webHidden/>
              </w:rPr>
              <w:tab/>
            </w:r>
            <w:r w:rsidR="0032519F">
              <w:rPr>
                <w:noProof/>
                <w:webHidden/>
              </w:rPr>
              <w:fldChar w:fldCharType="begin"/>
            </w:r>
            <w:r w:rsidR="0032519F">
              <w:rPr>
                <w:noProof/>
                <w:webHidden/>
              </w:rPr>
              <w:instrText xml:space="preserve"> PAGEREF _Toc507585424 \h </w:instrText>
            </w:r>
            <w:r w:rsidR="0032519F">
              <w:rPr>
                <w:noProof/>
                <w:webHidden/>
              </w:rPr>
            </w:r>
            <w:r w:rsidR="0032519F">
              <w:rPr>
                <w:noProof/>
                <w:webHidden/>
              </w:rPr>
              <w:fldChar w:fldCharType="separate"/>
            </w:r>
            <w:r w:rsidR="0032519F">
              <w:rPr>
                <w:noProof/>
                <w:webHidden/>
              </w:rPr>
              <w:t>6</w:t>
            </w:r>
            <w:r w:rsidR="0032519F">
              <w:rPr>
                <w:noProof/>
                <w:webHidden/>
              </w:rPr>
              <w:fldChar w:fldCharType="end"/>
            </w:r>
          </w:hyperlink>
        </w:p>
        <w:p w14:paraId="7166FF9D" w14:textId="6167267C" w:rsidR="0032519F" w:rsidRDefault="00BA1D43">
          <w:pPr>
            <w:pStyle w:val="Indholdsfortegnelse2"/>
            <w:tabs>
              <w:tab w:val="right" w:leader="dot" w:pos="9628"/>
            </w:tabs>
            <w:rPr>
              <w:rFonts w:eastAsiaTheme="minorEastAsia"/>
              <w:noProof/>
              <w:lang w:eastAsia="da-DK"/>
            </w:rPr>
          </w:pPr>
          <w:hyperlink w:anchor="_Toc507585425" w:history="1">
            <w:r w:rsidR="0032519F" w:rsidRPr="00FA494A">
              <w:rPr>
                <w:rStyle w:val="Hyperlink"/>
                <w:noProof/>
              </w:rPr>
              <w:t>Rest service: CprPerson</w:t>
            </w:r>
            <w:r w:rsidR="0032519F">
              <w:rPr>
                <w:noProof/>
                <w:webHidden/>
              </w:rPr>
              <w:tab/>
            </w:r>
            <w:r w:rsidR="0032519F">
              <w:rPr>
                <w:noProof/>
                <w:webHidden/>
              </w:rPr>
              <w:fldChar w:fldCharType="begin"/>
            </w:r>
            <w:r w:rsidR="0032519F">
              <w:rPr>
                <w:noProof/>
                <w:webHidden/>
              </w:rPr>
              <w:instrText xml:space="preserve"> PAGEREF _Toc507585425 \h </w:instrText>
            </w:r>
            <w:r w:rsidR="0032519F">
              <w:rPr>
                <w:noProof/>
                <w:webHidden/>
              </w:rPr>
            </w:r>
            <w:r w:rsidR="0032519F">
              <w:rPr>
                <w:noProof/>
                <w:webHidden/>
              </w:rPr>
              <w:fldChar w:fldCharType="separate"/>
            </w:r>
            <w:r w:rsidR="0032519F">
              <w:rPr>
                <w:noProof/>
                <w:webHidden/>
              </w:rPr>
              <w:t>6</w:t>
            </w:r>
            <w:r w:rsidR="0032519F">
              <w:rPr>
                <w:noProof/>
                <w:webHidden/>
              </w:rPr>
              <w:fldChar w:fldCharType="end"/>
            </w:r>
          </w:hyperlink>
        </w:p>
        <w:p w14:paraId="17690E5E" w14:textId="1B2C50CD" w:rsidR="0032519F" w:rsidRDefault="00BA1D43">
          <w:pPr>
            <w:pStyle w:val="Indholdsfortegnelse2"/>
            <w:tabs>
              <w:tab w:val="right" w:leader="dot" w:pos="9628"/>
            </w:tabs>
            <w:rPr>
              <w:rFonts w:eastAsiaTheme="minorEastAsia"/>
              <w:noProof/>
              <w:lang w:eastAsia="da-DK"/>
            </w:rPr>
          </w:pPr>
          <w:hyperlink w:anchor="_Toc507585426" w:history="1">
            <w:r w:rsidR="0032519F" w:rsidRPr="00FA494A">
              <w:rPr>
                <w:rStyle w:val="Hyperlink"/>
                <w:noProof/>
              </w:rPr>
              <w:t>Metode</w:t>
            </w:r>
            <w:r w:rsidR="0032519F" w:rsidRPr="00FA494A">
              <w:rPr>
                <w:rStyle w:val="Hyperlink"/>
                <w:b/>
                <w:bCs/>
                <w:noProof/>
              </w:rPr>
              <w:t>:</w:t>
            </w:r>
            <w:r w:rsidR="0032519F" w:rsidRPr="00FA494A">
              <w:rPr>
                <w:rStyle w:val="Hyperlink"/>
                <w:noProof/>
              </w:rPr>
              <w:t xml:space="preserve"> PersonKompletListeHent (med historik)</w:t>
            </w:r>
            <w:r w:rsidR="0032519F">
              <w:rPr>
                <w:noProof/>
                <w:webHidden/>
              </w:rPr>
              <w:tab/>
            </w:r>
            <w:r w:rsidR="0032519F">
              <w:rPr>
                <w:noProof/>
                <w:webHidden/>
              </w:rPr>
              <w:fldChar w:fldCharType="begin"/>
            </w:r>
            <w:r w:rsidR="0032519F">
              <w:rPr>
                <w:noProof/>
                <w:webHidden/>
              </w:rPr>
              <w:instrText xml:space="preserve"> PAGEREF _Toc507585426 \h </w:instrText>
            </w:r>
            <w:r w:rsidR="0032519F">
              <w:rPr>
                <w:noProof/>
                <w:webHidden/>
              </w:rPr>
            </w:r>
            <w:r w:rsidR="0032519F">
              <w:rPr>
                <w:noProof/>
                <w:webHidden/>
              </w:rPr>
              <w:fldChar w:fldCharType="separate"/>
            </w:r>
            <w:r w:rsidR="0032519F">
              <w:rPr>
                <w:noProof/>
                <w:webHidden/>
              </w:rPr>
              <w:t>6</w:t>
            </w:r>
            <w:r w:rsidR="0032519F">
              <w:rPr>
                <w:noProof/>
                <w:webHidden/>
              </w:rPr>
              <w:fldChar w:fldCharType="end"/>
            </w:r>
          </w:hyperlink>
        </w:p>
        <w:p w14:paraId="3458E804" w14:textId="7B38DFA1" w:rsidR="0032519F" w:rsidRDefault="00BA1D43">
          <w:pPr>
            <w:pStyle w:val="Indholdsfortegnelse2"/>
            <w:tabs>
              <w:tab w:val="right" w:leader="dot" w:pos="9628"/>
            </w:tabs>
            <w:rPr>
              <w:rFonts w:eastAsiaTheme="minorEastAsia"/>
              <w:noProof/>
              <w:lang w:eastAsia="da-DK"/>
            </w:rPr>
          </w:pPr>
          <w:hyperlink w:anchor="_Toc507585427" w:history="1">
            <w:r w:rsidR="0032519F" w:rsidRPr="00FA494A">
              <w:rPr>
                <w:rStyle w:val="Hyperlink"/>
                <w:noProof/>
              </w:rPr>
              <w:t>Rest service: CprPersonFullComplete</w:t>
            </w:r>
            <w:r w:rsidR="0032519F">
              <w:rPr>
                <w:noProof/>
                <w:webHidden/>
              </w:rPr>
              <w:tab/>
            </w:r>
            <w:r w:rsidR="0032519F">
              <w:rPr>
                <w:noProof/>
                <w:webHidden/>
              </w:rPr>
              <w:fldChar w:fldCharType="begin"/>
            </w:r>
            <w:r w:rsidR="0032519F">
              <w:rPr>
                <w:noProof/>
                <w:webHidden/>
              </w:rPr>
              <w:instrText xml:space="preserve"> PAGEREF _Toc507585427 \h </w:instrText>
            </w:r>
            <w:r w:rsidR="0032519F">
              <w:rPr>
                <w:noProof/>
                <w:webHidden/>
              </w:rPr>
            </w:r>
            <w:r w:rsidR="0032519F">
              <w:rPr>
                <w:noProof/>
                <w:webHidden/>
              </w:rPr>
              <w:fldChar w:fldCharType="separate"/>
            </w:r>
            <w:r w:rsidR="0032519F">
              <w:rPr>
                <w:noProof/>
                <w:webHidden/>
              </w:rPr>
              <w:t>36</w:t>
            </w:r>
            <w:r w:rsidR="0032519F">
              <w:rPr>
                <w:noProof/>
                <w:webHidden/>
              </w:rPr>
              <w:fldChar w:fldCharType="end"/>
            </w:r>
          </w:hyperlink>
        </w:p>
        <w:p w14:paraId="51C9C050" w14:textId="67694A7D" w:rsidR="0032519F" w:rsidRDefault="00BA1D43">
          <w:pPr>
            <w:pStyle w:val="Indholdsfortegnelse2"/>
            <w:tabs>
              <w:tab w:val="right" w:leader="dot" w:pos="9628"/>
            </w:tabs>
            <w:rPr>
              <w:rFonts w:eastAsiaTheme="minorEastAsia"/>
              <w:noProof/>
              <w:lang w:eastAsia="da-DK"/>
            </w:rPr>
          </w:pPr>
          <w:hyperlink w:anchor="_Toc507585428" w:history="1">
            <w:r w:rsidR="0032519F" w:rsidRPr="00FA494A">
              <w:rPr>
                <w:rStyle w:val="Hyperlink"/>
                <w:noProof/>
              </w:rPr>
              <w:t>Metode</w:t>
            </w:r>
            <w:r w:rsidR="0032519F" w:rsidRPr="00FA494A">
              <w:rPr>
                <w:rStyle w:val="Hyperlink"/>
                <w:b/>
                <w:noProof/>
              </w:rPr>
              <w:t>:</w:t>
            </w:r>
            <w:r w:rsidR="0032519F" w:rsidRPr="00FA494A">
              <w:rPr>
                <w:rStyle w:val="Hyperlink"/>
                <w:noProof/>
              </w:rPr>
              <w:t xml:space="preserve"> PersonFullCurrentListComplete</w:t>
            </w:r>
            <w:r w:rsidR="0032519F">
              <w:rPr>
                <w:noProof/>
                <w:webHidden/>
              </w:rPr>
              <w:tab/>
            </w:r>
            <w:r w:rsidR="0032519F">
              <w:rPr>
                <w:noProof/>
                <w:webHidden/>
              </w:rPr>
              <w:fldChar w:fldCharType="begin"/>
            </w:r>
            <w:r w:rsidR="0032519F">
              <w:rPr>
                <w:noProof/>
                <w:webHidden/>
              </w:rPr>
              <w:instrText xml:space="preserve"> PAGEREF _Toc507585428 \h </w:instrText>
            </w:r>
            <w:r w:rsidR="0032519F">
              <w:rPr>
                <w:noProof/>
                <w:webHidden/>
              </w:rPr>
            </w:r>
            <w:r w:rsidR="0032519F">
              <w:rPr>
                <w:noProof/>
                <w:webHidden/>
              </w:rPr>
              <w:fldChar w:fldCharType="separate"/>
            </w:r>
            <w:r w:rsidR="0032519F">
              <w:rPr>
                <w:noProof/>
                <w:webHidden/>
              </w:rPr>
              <w:t>37</w:t>
            </w:r>
            <w:r w:rsidR="0032519F">
              <w:rPr>
                <w:noProof/>
                <w:webHidden/>
              </w:rPr>
              <w:fldChar w:fldCharType="end"/>
            </w:r>
          </w:hyperlink>
        </w:p>
        <w:p w14:paraId="43E39541" w14:textId="0F200E73" w:rsidR="0032519F" w:rsidRDefault="00BA1D43">
          <w:pPr>
            <w:pStyle w:val="Indholdsfortegnelse2"/>
            <w:tabs>
              <w:tab w:val="right" w:leader="dot" w:pos="9628"/>
            </w:tabs>
            <w:rPr>
              <w:rFonts w:eastAsiaTheme="minorEastAsia"/>
              <w:noProof/>
              <w:lang w:eastAsia="da-DK"/>
            </w:rPr>
          </w:pPr>
          <w:hyperlink w:anchor="_Toc507585429" w:history="1">
            <w:r w:rsidR="0032519F" w:rsidRPr="00FA494A">
              <w:rPr>
                <w:rStyle w:val="Hyperlink"/>
                <w:noProof/>
                <w:lang w:val="en-US"/>
              </w:rPr>
              <w:t>Metode</w:t>
            </w:r>
            <w:r w:rsidR="0032519F" w:rsidRPr="00FA494A">
              <w:rPr>
                <w:rStyle w:val="Hyperlink"/>
                <w:b/>
                <w:noProof/>
                <w:lang w:val="en-US"/>
              </w:rPr>
              <w:t>:</w:t>
            </w:r>
            <w:r w:rsidR="0032519F" w:rsidRPr="00FA494A">
              <w:rPr>
                <w:rStyle w:val="Hyperlink"/>
                <w:noProof/>
                <w:lang w:val="en-US"/>
              </w:rPr>
              <w:t xml:space="preserve"> PersonFullListComplete</w:t>
            </w:r>
            <w:r w:rsidR="0032519F">
              <w:rPr>
                <w:noProof/>
                <w:webHidden/>
              </w:rPr>
              <w:tab/>
            </w:r>
            <w:r w:rsidR="0032519F">
              <w:rPr>
                <w:noProof/>
                <w:webHidden/>
              </w:rPr>
              <w:fldChar w:fldCharType="begin"/>
            </w:r>
            <w:r w:rsidR="0032519F">
              <w:rPr>
                <w:noProof/>
                <w:webHidden/>
              </w:rPr>
              <w:instrText xml:space="preserve"> PAGEREF _Toc507585429 \h </w:instrText>
            </w:r>
            <w:r w:rsidR="0032519F">
              <w:rPr>
                <w:noProof/>
                <w:webHidden/>
              </w:rPr>
            </w:r>
            <w:r w:rsidR="0032519F">
              <w:rPr>
                <w:noProof/>
                <w:webHidden/>
              </w:rPr>
              <w:fldChar w:fldCharType="separate"/>
            </w:r>
            <w:r w:rsidR="0032519F">
              <w:rPr>
                <w:noProof/>
                <w:webHidden/>
              </w:rPr>
              <w:t>63</w:t>
            </w:r>
            <w:r w:rsidR="0032519F">
              <w:rPr>
                <w:noProof/>
                <w:webHidden/>
              </w:rPr>
              <w:fldChar w:fldCharType="end"/>
            </w:r>
          </w:hyperlink>
        </w:p>
        <w:p w14:paraId="0CE1B070" w14:textId="1BA0ECA2" w:rsidR="0032519F" w:rsidRDefault="00BA1D43">
          <w:pPr>
            <w:pStyle w:val="Indholdsfortegnelse2"/>
            <w:tabs>
              <w:tab w:val="right" w:leader="dot" w:pos="9628"/>
            </w:tabs>
            <w:rPr>
              <w:rFonts w:eastAsiaTheme="minorEastAsia"/>
              <w:noProof/>
              <w:lang w:eastAsia="da-DK"/>
            </w:rPr>
          </w:pPr>
          <w:hyperlink w:anchor="_Toc507585430" w:history="1">
            <w:r w:rsidR="0032519F" w:rsidRPr="00FA494A">
              <w:rPr>
                <w:rStyle w:val="Hyperlink"/>
                <w:noProof/>
              </w:rPr>
              <w:t>Rest service: CprPersonFullSimple</w:t>
            </w:r>
            <w:r w:rsidR="0032519F">
              <w:rPr>
                <w:noProof/>
                <w:webHidden/>
              </w:rPr>
              <w:tab/>
            </w:r>
            <w:r w:rsidR="0032519F">
              <w:rPr>
                <w:noProof/>
                <w:webHidden/>
              </w:rPr>
              <w:fldChar w:fldCharType="begin"/>
            </w:r>
            <w:r w:rsidR="0032519F">
              <w:rPr>
                <w:noProof/>
                <w:webHidden/>
              </w:rPr>
              <w:instrText xml:space="preserve"> PAGEREF _Toc507585430 \h </w:instrText>
            </w:r>
            <w:r w:rsidR="0032519F">
              <w:rPr>
                <w:noProof/>
                <w:webHidden/>
              </w:rPr>
            </w:r>
            <w:r w:rsidR="0032519F">
              <w:rPr>
                <w:noProof/>
                <w:webHidden/>
              </w:rPr>
              <w:fldChar w:fldCharType="separate"/>
            </w:r>
            <w:r w:rsidR="0032519F">
              <w:rPr>
                <w:noProof/>
                <w:webHidden/>
              </w:rPr>
              <w:t>89</w:t>
            </w:r>
            <w:r w:rsidR="0032519F">
              <w:rPr>
                <w:noProof/>
                <w:webHidden/>
              </w:rPr>
              <w:fldChar w:fldCharType="end"/>
            </w:r>
          </w:hyperlink>
        </w:p>
        <w:p w14:paraId="493A79A6" w14:textId="5AB0D5DB" w:rsidR="0032519F" w:rsidRDefault="00BA1D43">
          <w:pPr>
            <w:pStyle w:val="Indholdsfortegnelse2"/>
            <w:tabs>
              <w:tab w:val="right" w:leader="dot" w:pos="9628"/>
            </w:tabs>
            <w:rPr>
              <w:rFonts w:eastAsiaTheme="minorEastAsia"/>
              <w:noProof/>
              <w:lang w:eastAsia="da-DK"/>
            </w:rPr>
          </w:pPr>
          <w:hyperlink w:anchor="_Toc507585431" w:history="1">
            <w:r w:rsidR="0032519F" w:rsidRPr="00FA494A">
              <w:rPr>
                <w:rStyle w:val="Hyperlink"/>
                <w:noProof/>
              </w:rPr>
              <w:t>Metode</w:t>
            </w:r>
            <w:r w:rsidR="0032519F" w:rsidRPr="00FA494A">
              <w:rPr>
                <w:rStyle w:val="Hyperlink"/>
                <w:b/>
                <w:noProof/>
              </w:rPr>
              <w:t>:</w:t>
            </w:r>
            <w:r w:rsidR="0032519F" w:rsidRPr="00FA494A">
              <w:rPr>
                <w:rStyle w:val="Hyperlink"/>
                <w:noProof/>
              </w:rPr>
              <w:t xml:space="preserve"> PersonFullCurrentListSimple</w:t>
            </w:r>
            <w:r w:rsidR="0032519F">
              <w:rPr>
                <w:noProof/>
                <w:webHidden/>
              </w:rPr>
              <w:tab/>
            </w:r>
            <w:r w:rsidR="0032519F">
              <w:rPr>
                <w:noProof/>
                <w:webHidden/>
              </w:rPr>
              <w:fldChar w:fldCharType="begin"/>
            </w:r>
            <w:r w:rsidR="0032519F">
              <w:rPr>
                <w:noProof/>
                <w:webHidden/>
              </w:rPr>
              <w:instrText xml:space="preserve"> PAGEREF _Toc507585431 \h </w:instrText>
            </w:r>
            <w:r w:rsidR="0032519F">
              <w:rPr>
                <w:noProof/>
                <w:webHidden/>
              </w:rPr>
            </w:r>
            <w:r w:rsidR="0032519F">
              <w:rPr>
                <w:noProof/>
                <w:webHidden/>
              </w:rPr>
              <w:fldChar w:fldCharType="separate"/>
            </w:r>
            <w:r w:rsidR="0032519F">
              <w:rPr>
                <w:noProof/>
                <w:webHidden/>
              </w:rPr>
              <w:t>89</w:t>
            </w:r>
            <w:r w:rsidR="0032519F">
              <w:rPr>
                <w:noProof/>
                <w:webHidden/>
              </w:rPr>
              <w:fldChar w:fldCharType="end"/>
            </w:r>
          </w:hyperlink>
        </w:p>
        <w:p w14:paraId="6359C1A6" w14:textId="3E250799" w:rsidR="0032519F" w:rsidRDefault="00BA1D43">
          <w:pPr>
            <w:pStyle w:val="Indholdsfortegnelse2"/>
            <w:tabs>
              <w:tab w:val="right" w:leader="dot" w:pos="9628"/>
            </w:tabs>
            <w:rPr>
              <w:rFonts w:eastAsiaTheme="minorEastAsia"/>
              <w:noProof/>
              <w:lang w:eastAsia="da-DK"/>
            </w:rPr>
          </w:pPr>
          <w:hyperlink w:anchor="_Toc507585432" w:history="1">
            <w:r w:rsidR="0032519F" w:rsidRPr="00FA494A">
              <w:rPr>
                <w:rStyle w:val="Hyperlink"/>
                <w:noProof/>
                <w:lang w:val="en-US"/>
              </w:rPr>
              <w:t>Metode</w:t>
            </w:r>
            <w:r w:rsidR="0032519F" w:rsidRPr="00FA494A">
              <w:rPr>
                <w:rStyle w:val="Hyperlink"/>
                <w:b/>
                <w:noProof/>
                <w:lang w:val="en-US"/>
              </w:rPr>
              <w:t>:</w:t>
            </w:r>
            <w:r w:rsidR="0032519F" w:rsidRPr="00FA494A">
              <w:rPr>
                <w:rStyle w:val="Hyperlink"/>
                <w:noProof/>
                <w:lang w:val="en-US"/>
              </w:rPr>
              <w:t xml:space="preserve"> PersonFullListSimple</w:t>
            </w:r>
            <w:r w:rsidR="0032519F">
              <w:rPr>
                <w:noProof/>
                <w:webHidden/>
              </w:rPr>
              <w:tab/>
            </w:r>
            <w:r w:rsidR="0032519F">
              <w:rPr>
                <w:noProof/>
                <w:webHidden/>
              </w:rPr>
              <w:fldChar w:fldCharType="begin"/>
            </w:r>
            <w:r w:rsidR="0032519F">
              <w:rPr>
                <w:noProof/>
                <w:webHidden/>
              </w:rPr>
              <w:instrText xml:space="preserve"> PAGEREF _Toc507585432 \h </w:instrText>
            </w:r>
            <w:r w:rsidR="0032519F">
              <w:rPr>
                <w:noProof/>
                <w:webHidden/>
              </w:rPr>
            </w:r>
            <w:r w:rsidR="0032519F">
              <w:rPr>
                <w:noProof/>
                <w:webHidden/>
              </w:rPr>
              <w:fldChar w:fldCharType="separate"/>
            </w:r>
            <w:r w:rsidR="0032519F">
              <w:rPr>
                <w:noProof/>
                <w:webHidden/>
              </w:rPr>
              <w:t>90</w:t>
            </w:r>
            <w:r w:rsidR="0032519F">
              <w:rPr>
                <w:noProof/>
                <w:webHidden/>
              </w:rPr>
              <w:fldChar w:fldCharType="end"/>
            </w:r>
          </w:hyperlink>
        </w:p>
        <w:p w14:paraId="0566F02C" w14:textId="489C3D62" w:rsidR="0032519F" w:rsidRDefault="00BA1D43">
          <w:pPr>
            <w:pStyle w:val="Indholdsfortegnelse2"/>
            <w:tabs>
              <w:tab w:val="right" w:leader="dot" w:pos="9628"/>
            </w:tabs>
            <w:rPr>
              <w:rFonts w:eastAsiaTheme="minorEastAsia"/>
              <w:noProof/>
              <w:lang w:eastAsia="da-DK"/>
            </w:rPr>
          </w:pPr>
          <w:hyperlink w:anchor="_Toc507585433" w:history="1">
            <w:r w:rsidR="0032519F" w:rsidRPr="00FA494A">
              <w:rPr>
                <w:rStyle w:val="Hyperlink"/>
                <w:noProof/>
              </w:rPr>
              <w:t>Rest service: CprPersonMediumComplete</w:t>
            </w:r>
            <w:r w:rsidR="0032519F">
              <w:rPr>
                <w:noProof/>
                <w:webHidden/>
              </w:rPr>
              <w:tab/>
            </w:r>
            <w:r w:rsidR="0032519F">
              <w:rPr>
                <w:noProof/>
                <w:webHidden/>
              </w:rPr>
              <w:fldChar w:fldCharType="begin"/>
            </w:r>
            <w:r w:rsidR="0032519F">
              <w:rPr>
                <w:noProof/>
                <w:webHidden/>
              </w:rPr>
              <w:instrText xml:space="preserve"> PAGEREF _Toc507585433 \h </w:instrText>
            </w:r>
            <w:r w:rsidR="0032519F">
              <w:rPr>
                <w:noProof/>
                <w:webHidden/>
              </w:rPr>
            </w:r>
            <w:r w:rsidR="0032519F">
              <w:rPr>
                <w:noProof/>
                <w:webHidden/>
              </w:rPr>
              <w:fldChar w:fldCharType="separate"/>
            </w:r>
            <w:r w:rsidR="0032519F">
              <w:rPr>
                <w:noProof/>
                <w:webHidden/>
              </w:rPr>
              <w:t>91</w:t>
            </w:r>
            <w:r w:rsidR="0032519F">
              <w:rPr>
                <w:noProof/>
                <w:webHidden/>
              </w:rPr>
              <w:fldChar w:fldCharType="end"/>
            </w:r>
          </w:hyperlink>
        </w:p>
        <w:p w14:paraId="59188CEB" w14:textId="74519819" w:rsidR="0032519F" w:rsidRDefault="00BA1D43">
          <w:pPr>
            <w:pStyle w:val="Indholdsfortegnelse2"/>
            <w:tabs>
              <w:tab w:val="right" w:leader="dot" w:pos="9628"/>
            </w:tabs>
            <w:rPr>
              <w:rFonts w:eastAsiaTheme="minorEastAsia"/>
              <w:noProof/>
              <w:lang w:eastAsia="da-DK"/>
            </w:rPr>
          </w:pPr>
          <w:hyperlink w:anchor="_Toc507585434" w:history="1">
            <w:r w:rsidR="0032519F" w:rsidRPr="00FA494A">
              <w:rPr>
                <w:rStyle w:val="Hyperlink"/>
                <w:noProof/>
              </w:rPr>
              <w:t>Metode</w:t>
            </w:r>
            <w:r w:rsidR="0032519F" w:rsidRPr="00FA494A">
              <w:rPr>
                <w:rStyle w:val="Hyperlink"/>
                <w:b/>
                <w:noProof/>
              </w:rPr>
              <w:t>:</w:t>
            </w:r>
            <w:r w:rsidR="0032519F" w:rsidRPr="00FA494A">
              <w:rPr>
                <w:rStyle w:val="Hyperlink"/>
                <w:noProof/>
              </w:rPr>
              <w:t xml:space="preserve"> PersonMediumCurrentListComplete</w:t>
            </w:r>
            <w:r w:rsidR="0032519F">
              <w:rPr>
                <w:noProof/>
                <w:webHidden/>
              </w:rPr>
              <w:tab/>
            </w:r>
            <w:r w:rsidR="0032519F">
              <w:rPr>
                <w:noProof/>
                <w:webHidden/>
              </w:rPr>
              <w:fldChar w:fldCharType="begin"/>
            </w:r>
            <w:r w:rsidR="0032519F">
              <w:rPr>
                <w:noProof/>
                <w:webHidden/>
              </w:rPr>
              <w:instrText xml:space="preserve"> PAGEREF _Toc507585434 \h </w:instrText>
            </w:r>
            <w:r w:rsidR="0032519F">
              <w:rPr>
                <w:noProof/>
                <w:webHidden/>
              </w:rPr>
            </w:r>
            <w:r w:rsidR="0032519F">
              <w:rPr>
                <w:noProof/>
                <w:webHidden/>
              </w:rPr>
              <w:fldChar w:fldCharType="separate"/>
            </w:r>
            <w:r w:rsidR="0032519F">
              <w:rPr>
                <w:noProof/>
                <w:webHidden/>
              </w:rPr>
              <w:t>91</w:t>
            </w:r>
            <w:r w:rsidR="0032519F">
              <w:rPr>
                <w:noProof/>
                <w:webHidden/>
              </w:rPr>
              <w:fldChar w:fldCharType="end"/>
            </w:r>
          </w:hyperlink>
        </w:p>
        <w:p w14:paraId="1DE2F169" w14:textId="0BE754F5" w:rsidR="0032519F" w:rsidRDefault="00BA1D43">
          <w:pPr>
            <w:pStyle w:val="Indholdsfortegnelse2"/>
            <w:tabs>
              <w:tab w:val="right" w:leader="dot" w:pos="9628"/>
            </w:tabs>
            <w:rPr>
              <w:rFonts w:eastAsiaTheme="minorEastAsia"/>
              <w:noProof/>
              <w:lang w:eastAsia="da-DK"/>
            </w:rPr>
          </w:pPr>
          <w:hyperlink w:anchor="_Toc507585435" w:history="1">
            <w:r w:rsidR="0032519F" w:rsidRPr="00FA494A">
              <w:rPr>
                <w:rStyle w:val="Hyperlink"/>
                <w:noProof/>
              </w:rPr>
              <w:t>Metode</w:t>
            </w:r>
            <w:r w:rsidR="0032519F" w:rsidRPr="00FA494A">
              <w:rPr>
                <w:rStyle w:val="Hyperlink"/>
                <w:b/>
                <w:noProof/>
              </w:rPr>
              <w:t>:</w:t>
            </w:r>
            <w:r w:rsidR="0032519F" w:rsidRPr="00FA494A">
              <w:rPr>
                <w:rStyle w:val="Hyperlink"/>
                <w:noProof/>
              </w:rPr>
              <w:t xml:space="preserve"> PersonMediumListComplete</w:t>
            </w:r>
            <w:r w:rsidR="0032519F">
              <w:rPr>
                <w:noProof/>
                <w:webHidden/>
              </w:rPr>
              <w:tab/>
            </w:r>
            <w:r w:rsidR="0032519F">
              <w:rPr>
                <w:noProof/>
                <w:webHidden/>
              </w:rPr>
              <w:fldChar w:fldCharType="begin"/>
            </w:r>
            <w:r w:rsidR="0032519F">
              <w:rPr>
                <w:noProof/>
                <w:webHidden/>
              </w:rPr>
              <w:instrText xml:space="preserve"> PAGEREF _Toc507585435 \h </w:instrText>
            </w:r>
            <w:r w:rsidR="0032519F">
              <w:rPr>
                <w:noProof/>
                <w:webHidden/>
              </w:rPr>
            </w:r>
            <w:r w:rsidR="0032519F">
              <w:rPr>
                <w:noProof/>
                <w:webHidden/>
              </w:rPr>
              <w:fldChar w:fldCharType="separate"/>
            </w:r>
            <w:r w:rsidR="0032519F">
              <w:rPr>
                <w:noProof/>
                <w:webHidden/>
              </w:rPr>
              <w:t>117</w:t>
            </w:r>
            <w:r w:rsidR="0032519F">
              <w:rPr>
                <w:noProof/>
                <w:webHidden/>
              </w:rPr>
              <w:fldChar w:fldCharType="end"/>
            </w:r>
          </w:hyperlink>
        </w:p>
        <w:p w14:paraId="2653FB0C" w14:textId="61AFD79A" w:rsidR="0032519F" w:rsidRDefault="00BA1D43">
          <w:pPr>
            <w:pStyle w:val="Indholdsfortegnelse2"/>
            <w:tabs>
              <w:tab w:val="right" w:leader="dot" w:pos="9628"/>
            </w:tabs>
            <w:rPr>
              <w:rFonts w:eastAsiaTheme="minorEastAsia"/>
              <w:noProof/>
              <w:lang w:eastAsia="da-DK"/>
            </w:rPr>
          </w:pPr>
          <w:hyperlink w:anchor="_Toc507585436" w:history="1">
            <w:r w:rsidR="0032519F" w:rsidRPr="00FA494A">
              <w:rPr>
                <w:rStyle w:val="Hyperlink"/>
                <w:noProof/>
              </w:rPr>
              <w:t>Rest service: CprPersonMediumSimple</w:t>
            </w:r>
            <w:r w:rsidR="0032519F">
              <w:rPr>
                <w:noProof/>
                <w:webHidden/>
              </w:rPr>
              <w:tab/>
            </w:r>
            <w:r w:rsidR="0032519F">
              <w:rPr>
                <w:noProof/>
                <w:webHidden/>
              </w:rPr>
              <w:fldChar w:fldCharType="begin"/>
            </w:r>
            <w:r w:rsidR="0032519F">
              <w:rPr>
                <w:noProof/>
                <w:webHidden/>
              </w:rPr>
              <w:instrText xml:space="preserve"> PAGEREF _Toc507585436 \h </w:instrText>
            </w:r>
            <w:r w:rsidR="0032519F">
              <w:rPr>
                <w:noProof/>
                <w:webHidden/>
              </w:rPr>
            </w:r>
            <w:r w:rsidR="0032519F">
              <w:rPr>
                <w:noProof/>
                <w:webHidden/>
              </w:rPr>
              <w:fldChar w:fldCharType="separate"/>
            </w:r>
            <w:r w:rsidR="0032519F">
              <w:rPr>
                <w:noProof/>
                <w:webHidden/>
              </w:rPr>
              <w:t>143</w:t>
            </w:r>
            <w:r w:rsidR="0032519F">
              <w:rPr>
                <w:noProof/>
                <w:webHidden/>
              </w:rPr>
              <w:fldChar w:fldCharType="end"/>
            </w:r>
          </w:hyperlink>
        </w:p>
        <w:p w14:paraId="7ED2D425" w14:textId="2E5E2DAC" w:rsidR="0032519F" w:rsidRDefault="00BA1D43">
          <w:pPr>
            <w:pStyle w:val="Indholdsfortegnelse2"/>
            <w:tabs>
              <w:tab w:val="right" w:leader="dot" w:pos="9628"/>
            </w:tabs>
            <w:rPr>
              <w:rFonts w:eastAsiaTheme="minorEastAsia"/>
              <w:noProof/>
              <w:lang w:eastAsia="da-DK"/>
            </w:rPr>
          </w:pPr>
          <w:hyperlink w:anchor="_Toc507585437" w:history="1">
            <w:r w:rsidR="0032519F" w:rsidRPr="00FA494A">
              <w:rPr>
                <w:rStyle w:val="Hyperlink"/>
                <w:noProof/>
              </w:rPr>
              <w:t>Metode</w:t>
            </w:r>
            <w:r w:rsidR="0032519F" w:rsidRPr="00FA494A">
              <w:rPr>
                <w:rStyle w:val="Hyperlink"/>
                <w:b/>
                <w:noProof/>
              </w:rPr>
              <w:t>:</w:t>
            </w:r>
            <w:r w:rsidR="0032519F" w:rsidRPr="00FA494A">
              <w:rPr>
                <w:rStyle w:val="Hyperlink"/>
                <w:noProof/>
              </w:rPr>
              <w:t xml:space="preserve"> PersonMediumCurrentListSimple</w:t>
            </w:r>
            <w:r w:rsidR="0032519F">
              <w:rPr>
                <w:noProof/>
                <w:webHidden/>
              </w:rPr>
              <w:tab/>
            </w:r>
            <w:r w:rsidR="0032519F">
              <w:rPr>
                <w:noProof/>
                <w:webHidden/>
              </w:rPr>
              <w:fldChar w:fldCharType="begin"/>
            </w:r>
            <w:r w:rsidR="0032519F">
              <w:rPr>
                <w:noProof/>
                <w:webHidden/>
              </w:rPr>
              <w:instrText xml:space="preserve"> PAGEREF _Toc507585437 \h </w:instrText>
            </w:r>
            <w:r w:rsidR="0032519F">
              <w:rPr>
                <w:noProof/>
                <w:webHidden/>
              </w:rPr>
            </w:r>
            <w:r w:rsidR="0032519F">
              <w:rPr>
                <w:noProof/>
                <w:webHidden/>
              </w:rPr>
              <w:fldChar w:fldCharType="separate"/>
            </w:r>
            <w:r w:rsidR="0032519F">
              <w:rPr>
                <w:noProof/>
                <w:webHidden/>
              </w:rPr>
              <w:t>144</w:t>
            </w:r>
            <w:r w:rsidR="0032519F">
              <w:rPr>
                <w:noProof/>
                <w:webHidden/>
              </w:rPr>
              <w:fldChar w:fldCharType="end"/>
            </w:r>
          </w:hyperlink>
        </w:p>
        <w:p w14:paraId="79219902" w14:textId="1710FE20" w:rsidR="0032519F" w:rsidRDefault="00BA1D43">
          <w:pPr>
            <w:pStyle w:val="Indholdsfortegnelse2"/>
            <w:tabs>
              <w:tab w:val="right" w:leader="dot" w:pos="9628"/>
            </w:tabs>
            <w:rPr>
              <w:rFonts w:eastAsiaTheme="minorEastAsia"/>
              <w:noProof/>
              <w:lang w:eastAsia="da-DK"/>
            </w:rPr>
          </w:pPr>
          <w:hyperlink w:anchor="_Toc507585438" w:history="1">
            <w:r w:rsidR="0032519F" w:rsidRPr="00FA494A">
              <w:rPr>
                <w:rStyle w:val="Hyperlink"/>
                <w:noProof/>
              </w:rPr>
              <w:t>Metode</w:t>
            </w:r>
            <w:r w:rsidR="0032519F" w:rsidRPr="00FA494A">
              <w:rPr>
                <w:rStyle w:val="Hyperlink"/>
                <w:b/>
                <w:noProof/>
              </w:rPr>
              <w:t>:</w:t>
            </w:r>
            <w:r w:rsidR="0032519F" w:rsidRPr="00FA494A">
              <w:rPr>
                <w:rStyle w:val="Hyperlink"/>
                <w:noProof/>
              </w:rPr>
              <w:t xml:space="preserve"> PersonMediumListSimple</w:t>
            </w:r>
            <w:r w:rsidR="0032519F">
              <w:rPr>
                <w:noProof/>
                <w:webHidden/>
              </w:rPr>
              <w:tab/>
            </w:r>
            <w:r w:rsidR="0032519F">
              <w:rPr>
                <w:noProof/>
                <w:webHidden/>
              </w:rPr>
              <w:fldChar w:fldCharType="begin"/>
            </w:r>
            <w:r w:rsidR="0032519F">
              <w:rPr>
                <w:noProof/>
                <w:webHidden/>
              </w:rPr>
              <w:instrText xml:space="preserve"> PAGEREF _Toc507585438 \h </w:instrText>
            </w:r>
            <w:r w:rsidR="0032519F">
              <w:rPr>
                <w:noProof/>
                <w:webHidden/>
              </w:rPr>
            </w:r>
            <w:r w:rsidR="0032519F">
              <w:rPr>
                <w:noProof/>
                <w:webHidden/>
              </w:rPr>
              <w:fldChar w:fldCharType="separate"/>
            </w:r>
            <w:r w:rsidR="0032519F">
              <w:rPr>
                <w:noProof/>
                <w:webHidden/>
              </w:rPr>
              <w:t>145</w:t>
            </w:r>
            <w:r w:rsidR="0032519F">
              <w:rPr>
                <w:noProof/>
                <w:webHidden/>
              </w:rPr>
              <w:fldChar w:fldCharType="end"/>
            </w:r>
          </w:hyperlink>
        </w:p>
        <w:p w14:paraId="18F7CE73" w14:textId="0842CDBE" w:rsidR="0032519F" w:rsidRDefault="00BA1D43">
          <w:pPr>
            <w:pStyle w:val="Indholdsfortegnelse2"/>
            <w:tabs>
              <w:tab w:val="right" w:leader="dot" w:pos="9628"/>
            </w:tabs>
            <w:rPr>
              <w:rFonts w:eastAsiaTheme="minorEastAsia"/>
              <w:noProof/>
              <w:lang w:eastAsia="da-DK"/>
            </w:rPr>
          </w:pPr>
          <w:hyperlink w:anchor="_Toc507585439" w:history="1">
            <w:r w:rsidR="0032519F" w:rsidRPr="00FA494A">
              <w:rPr>
                <w:rStyle w:val="Hyperlink"/>
                <w:noProof/>
              </w:rPr>
              <w:t>Rest service: CprPersonSmallComplete</w:t>
            </w:r>
            <w:r w:rsidR="0032519F">
              <w:rPr>
                <w:noProof/>
                <w:webHidden/>
              </w:rPr>
              <w:tab/>
            </w:r>
            <w:r w:rsidR="0032519F">
              <w:rPr>
                <w:noProof/>
                <w:webHidden/>
              </w:rPr>
              <w:fldChar w:fldCharType="begin"/>
            </w:r>
            <w:r w:rsidR="0032519F">
              <w:rPr>
                <w:noProof/>
                <w:webHidden/>
              </w:rPr>
              <w:instrText xml:space="preserve"> PAGEREF _Toc507585439 \h </w:instrText>
            </w:r>
            <w:r w:rsidR="0032519F">
              <w:rPr>
                <w:noProof/>
                <w:webHidden/>
              </w:rPr>
            </w:r>
            <w:r w:rsidR="0032519F">
              <w:rPr>
                <w:noProof/>
                <w:webHidden/>
              </w:rPr>
              <w:fldChar w:fldCharType="separate"/>
            </w:r>
            <w:r w:rsidR="0032519F">
              <w:rPr>
                <w:noProof/>
                <w:webHidden/>
              </w:rPr>
              <w:t>145</w:t>
            </w:r>
            <w:r w:rsidR="0032519F">
              <w:rPr>
                <w:noProof/>
                <w:webHidden/>
              </w:rPr>
              <w:fldChar w:fldCharType="end"/>
            </w:r>
          </w:hyperlink>
        </w:p>
        <w:p w14:paraId="75B7DAD4" w14:textId="17D65924" w:rsidR="0032519F" w:rsidRDefault="00BA1D43">
          <w:pPr>
            <w:pStyle w:val="Indholdsfortegnelse2"/>
            <w:tabs>
              <w:tab w:val="right" w:leader="dot" w:pos="9628"/>
            </w:tabs>
            <w:rPr>
              <w:rFonts w:eastAsiaTheme="minorEastAsia"/>
              <w:noProof/>
              <w:lang w:eastAsia="da-DK"/>
            </w:rPr>
          </w:pPr>
          <w:hyperlink w:anchor="_Toc507585440" w:history="1">
            <w:r w:rsidR="0032519F" w:rsidRPr="00FA494A">
              <w:rPr>
                <w:rStyle w:val="Hyperlink"/>
                <w:noProof/>
              </w:rPr>
              <w:t>Metode</w:t>
            </w:r>
            <w:r w:rsidR="0032519F" w:rsidRPr="00FA494A">
              <w:rPr>
                <w:rStyle w:val="Hyperlink"/>
                <w:b/>
                <w:noProof/>
              </w:rPr>
              <w:t>:</w:t>
            </w:r>
            <w:r w:rsidR="0032519F" w:rsidRPr="00FA494A">
              <w:rPr>
                <w:rStyle w:val="Hyperlink"/>
                <w:noProof/>
              </w:rPr>
              <w:t xml:space="preserve"> PersonSmallCurrentListComplete</w:t>
            </w:r>
            <w:r w:rsidR="0032519F">
              <w:rPr>
                <w:noProof/>
                <w:webHidden/>
              </w:rPr>
              <w:tab/>
            </w:r>
            <w:r w:rsidR="0032519F">
              <w:rPr>
                <w:noProof/>
                <w:webHidden/>
              </w:rPr>
              <w:fldChar w:fldCharType="begin"/>
            </w:r>
            <w:r w:rsidR="0032519F">
              <w:rPr>
                <w:noProof/>
                <w:webHidden/>
              </w:rPr>
              <w:instrText xml:space="preserve"> PAGEREF _Toc507585440 \h </w:instrText>
            </w:r>
            <w:r w:rsidR="0032519F">
              <w:rPr>
                <w:noProof/>
                <w:webHidden/>
              </w:rPr>
            </w:r>
            <w:r w:rsidR="0032519F">
              <w:rPr>
                <w:noProof/>
                <w:webHidden/>
              </w:rPr>
              <w:fldChar w:fldCharType="separate"/>
            </w:r>
            <w:r w:rsidR="0032519F">
              <w:rPr>
                <w:noProof/>
                <w:webHidden/>
              </w:rPr>
              <w:t>146</w:t>
            </w:r>
            <w:r w:rsidR="0032519F">
              <w:rPr>
                <w:noProof/>
                <w:webHidden/>
              </w:rPr>
              <w:fldChar w:fldCharType="end"/>
            </w:r>
          </w:hyperlink>
        </w:p>
        <w:p w14:paraId="2952FB0A" w14:textId="7527BDC8" w:rsidR="0032519F" w:rsidRDefault="00BA1D43">
          <w:pPr>
            <w:pStyle w:val="Indholdsfortegnelse2"/>
            <w:tabs>
              <w:tab w:val="right" w:leader="dot" w:pos="9628"/>
            </w:tabs>
            <w:rPr>
              <w:rFonts w:eastAsiaTheme="minorEastAsia"/>
              <w:noProof/>
              <w:lang w:eastAsia="da-DK"/>
            </w:rPr>
          </w:pPr>
          <w:hyperlink w:anchor="_Toc507585441" w:history="1">
            <w:r w:rsidR="0032519F" w:rsidRPr="00FA494A">
              <w:rPr>
                <w:rStyle w:val="Hyperlink"/>
                <w:noProof/>
                <w:lang w:val="en-US"/>
              </w:rPr>
              <w:t>Metode</w:t>
            </w:r>
            <w:r w:rsidR="0032519F" w:rsidRPr="00FA494A">
              <w:rPr>
                <w:rStyle w:val="Hyperlink"/>
                <w:b/>
                <w:noProof/>
                <w:lang w:val="en-US"/>
              </w:rPr>
              <w:t>:</w:t>
            </w:r>
            <w:r w:rsidR="0032519F" w:rsidRPr="00FA494A">
              <w:rPr>
                <w:rStyle w:val="Hyperlink"/>
                <w:noProof/>
                <w:lang w:val="en-US"/>
              </w:rPr>
              <w:t xml:space="preserve"> PersonSmallListComplete</w:t>
            </w:r>
            <w:r w:rsidR="0032519F">
              <w:rPr>
                <w:noProof/>
                <w:webHidden/>
              </w:rPr>
              <w:tab/>
            </w:r>
            <w:r w:rsidR="0032519F">
              <w:rPr>
                <w:noProof/>
                <w:webHidden/>
              </w:rPr>
              <w:fldChar w:fldCharType="begin"/>
            </w:r>
            <w:r w:rsidR="0032519F">
              <w:rPr>
                <w:noProof/>
                <w:webHidden/>
              </w:rPr>
              <w:instrText xml:space="preserve"> PAGEREF _Toc507585441 \h </w:instrText>
            </w:r>
            <w:r w:rsidR="0032519F">
              <w:rPr>
                <w:noProof/>
                <w:webHidden/>
              </w:rPr>
            </w:r>
            <w:r w:rsidR="0032519F">
              <w:rPr>
                <w:noProof/>
                <w:webHidden/>
              </w:rPr>
              <w:fldChar w:fldCharType="separate"/>
            </w:r>
            <w:r w:rsidR="0032519F">
              <w:rPr>
                <w:noProof/>
                <w:webHidden/>
              </w:rPr>
              <w:t>172</w:t>
            </w:r>
            <w:r w:rsidR="0032519F">
              <w:rPr>
                <w:noProof/>
                <w:webHidden/>
              </w:rPr>
              <w:fldChar w:fldCharType="end"/>
            </w:r>
          </w:hyperlink>
        </w:p>
        <w:p w14:paraId="6F758A91" w14:textId="4EFB5C45" w:rsidR="0032519F" w:rsidRDefault="00BA1D43">
          <w:pPr>
            <w:pStyle w:val="Indholdsfortegnelse2"/>
            <w:tabs>
              <w:tab w:val="right" w:leader="dot" w:pos="9628"/>
            </w:tabs>
            <w:rPr>
              <w:rFonts w:eastAsiaTheme="minorEastAsia"/>
              <w:noProof/>
              <w:lang w:eastAsia="da-DK"/>
            </w:rPr>
          </w:pPr>
          <w:hyperlink w:anchor="_Toc507585442" w:history="1">
            <w:r w:rsidR="0032519F" w:rsidRPr="00FA494A">
              <w:rPr>
                <w:rStyle w:val="Hyperlink"/>
                <w:noProof/>
              </w:rPr>
              <w:t>Rest service: CprPersonSmallSimple</w:t>
            </w:r>
            <w:r w:rsidR="0032519F">
              <w:rPr>
                <w:noProof/>
                <w:webHidden/>
              </w:rPr>
              <w:tab/>
            </w:r>
            <w:r w:rsidR="0032519F">
              <w:rPr>
                <w:noProof/>
                <w:webHidden/>
              </w:rPr>
              <w:fldChar w:fldCharType="begin"/>
            </w:r>
            <w:r w:rsidR="0032519F">
              <w:rPr>
                <w:noProof/>
                <w:webHidden/>
              </w:rPr>
              <w:instrText xml:space="preserve"> PAGEREF _Toc507585442 \h </w:instrText>
            </w:r>
            <w:r w:rsidR="0032519F">
              <w:rPr>
                <w:noProof/>
                <w:webHidden/>
              </w:rPr>
            </w:r>
            <w:r w:rsidR="0032519F">
              <w:rPr>
                <w:noProof/>
                <w:webHidden/>
              </w:rPr>
              <w:fldChar w:fldCharType="separate"/>
            </w:r>
            <w:r w:rsidR="0032519F">
              <w:rPr>
                <w:noProof/>
                <w:webHidden/>
              </w:rPr>
              <w:t>198</w:t>
            </w:r>
            <w:r w:rsidR="0032519F">
              <w:rPr>
                <w:noProof/>
                <w:webHidden/>
              </w:rPr>
              <w:fldChar w:fldCharType="end"/>
            </w:r>
          </w:hyperlink>
        </w:p>
        <w:p w14:paraId="0B51D803" w14:textId="517C3A91" w:rsidR="0032519F" w:rsidRDefault="00BA1D43">
          <w:pPr>
            <w:pStyle w:val="Indholdsfortegnelse2"/>
            <w:tabs>
              <w:tab w:val="right" w:leader="dot" w:pos="9628"/>
            </w:tabs>
            <w:rPr>
              <w:rFonts w:eastAsiaTheme="minorEastAsia"/>
              <w:noProof/>
              <w:lang w:eastAsia="da-DK"/>
            </w:rPr>
          </w:pPr>
          <w:hyperlink w:anchor="_Toc507585443" w:history="1">
            <w:r w:rsidR="0032519F" w:rsidRPr="00FA494A">
              <w:rPr>
                <w:rStyle w:val="Hyperlink"/>
                <w:noProof/>
              </w:rPr>
              <w:t>Metode</w:t>
            </w:r>
            <w:r w:rsidR="0032519F" w:rsidRPr="00FA494A">
              <w:rPr>
                <w:rStyle w:val="Hyperlink"/>
                <w:b/>
                <w:noProof/>
              </w:rPr>
              <w:t>:</w:t>
            </w:r>
            <w:r w:rsidR="0032519F" w:rsidRPr="00FA494A">
              <w:rPr>
                <w:rStyle w:val="Hyperlink"/>
                <w:noProof/>
              </w:rPr>
              <w:t xml:space="preserve"> PersonSmallCurrentListSimple</w:t>
            </w:r>
            <w:r w:rsidR="0032519F">
              <w:rPr>
                <w:noProof/>
                <w:webHidden/>
              </w:rPr>
              <w:tab/>
            </w:r>
            <w:r w:rsidR="0032519F">
              <w:rPr>
                <w:noProof/>
                <w:webHidden/>
              </w:rPr>
              <w:fldChar w:fldCharType="begin"/>
            </w:r>
            <w:r w:rsidR="0032519F">
              <w:rPr>
                <w:noProof/>
                <w:webHidden/>
              </w:rPr>
              <w:instrText xml:space="preserve"> PAGEREF _Toc507585443 \h </w:instrText>
            </w:r>
            <w:r w:rsidR="0032519F">
              <w:rPr>
                <w:noProof/>
                <w:webHidden/>
              </w:rPr>
            </w:r>
            <w:r w:rsidR="0032519F">
              <w:rPr>
                <w:noProof/>
                <w:webHidden/>
              </w:rPr>
              <w:fldChar w:fldCharType="separate"/>
            </w:r>
            <w:r w:rsidR="0032519F">
              <w:rPr>
                <w:noProof/>
                <w:webHidden/>
              </w:rPr>
              <w:t>199</w:t>
            </w:r>
            <w:r w:rsidR="0032519F">
              <w:rPr>
                <w:noProof/>
                <w:webHidden/>
              </w:rPr>
              <w:fldChar w:fldCharType="end"/>
            </w:r>
          </w:hyperlink>
        </w:p>
        <w:p w14:paraId="5DD89DF7" w14:textId="3DE13357" w:rsidR="0032519F" w:rsidRDefault="00BA1D43">
          <w:pPr>
            <w:pStyle w:val="Indholdsfortegnelse2"/>
            <w:tabs>
              <w:tab w:val="right" w:leader="dot" w:pos="9628"/>
            </w:tabs>
            <w:rPr>
              <w:rFonts w:eastAsiaTheme="minorEastAsia"/>
              <w:noProof/>
              <w:lang w:eastAsia="da-DK"/>
            </w:rPr>
          </w:pPr>
          <w:hyperlink w:anchor="_Toc507585444" w:history="1">
            <w:r w:rsidR="0032519F" w:rsidRPr="00FA494A">
              <w:rPr>
                <w:rStyle w:val="Hyperlink"/>
                <w:noProof/>
                <w:lang w:val="en-US"/>
              </w:rPr>
              <w:t>Metode</w:t>
            </w:r>
            <w:r w:rsidR="0032519F" w:rsidRPr="00FA494A">
              <w:rPr>
                <w:rStyle w:val="Hyperlink"/>
                <w:b/>
                <w:noProof/>
                <w:lang w:val="en-US"/>
              </w:rPr>
              <w:t>:</w:t>
            </w:r>
            <w:r w:rsidR="0032519F" w:rsidRPr="00FA494A">
              <w:rPr>
                <w:rStyle w:val="Hyperlink"/>
                <w:noProof/>
                <w:lang w:val="en-US"/>
              </w:rPr>
              <w:t xml:space="preserve"> PersonSmallListSimple</w:t>
            </w:r>
            <w:r w:rsidR="0032519F">
              <w:rPr>
                <w:noProof/>
                <w:webHidden/>
              </w:rPr>
              <w:tab/>
            </w:r>
            <w:r w:rsidR="0032519F">
              <w:rPr>
                <w:noProof/>
                <w:webHidden/>
              </w:rPr>
              <w:fldChar w:fldCharType="begin"/>
            </w:r>
            <w:r w:rsidR="0032519F">
              <w:rPr>
                <w:noProof/>
                <w:webHidden/>
              </w:rPr>
              <w:instrText xml:space="preserve"> PAGEREF _Toc507585444 \h </w:instrText>
            </w:r>
            <w:r w:rsidR="0032519F">
              <w:rPr>
                <w:noProof/>
                <w:webHidden/>
              </w:rPr>
            </w:r>
            <w:r w:rsidR="0032519F">
              <w:rPr>
                <w:noProof/>
                <w:webHidden/>
              </w:rPr>
              <w:fldChar w:fldCharType="separate"/>
            </w:r>
            <w:r w:rsidR="0032519F">
              <w:rPr>
                <w:noProof/>
                <w:webHidden/>
              </w:rPr>
              <w:t>200</w:t>
            </w:r>
            <w:r w:rsidR="0032519F">
              <w:rPr>
                <w:noProof/>
                <w:webHidden/>
              </w:rPr>
              <w:fldChar w:fldCharType="end"/>
            </w:r>
          </w:hyperlink>
        </w:p>
        <w:p w14:paraId="2F3E0936" w14:textId="4235E7AD" w:rsidR="005D3503" w:rsidRDefault="005D3503" w:rsidP="005D3503">
          <w:r>
            <w:rPr>
              <w:b/>
              <w:bCs/>
            </w:rPr>
            <w:fldChar w:fldCharType="end"/>
          </w:r>
        </w:p>
      </w:sdtContent>
    </w:sdt>
    <w:p w14:paraId="79F43481" w14:textId="77777777" w:rsidR="005D3503" w:rsidRDefault="005D3503">
      <w:pPr>
        <w:spacing w:after="200" w:line="276" w:lineRule="auto"/>
        <w:rPr>
          <w:rFonts w:asciiTheme="majorHAnsi" w:eastAsiaTheme="majorEastAsia" w:hAnsiTheme="majorHAnsi" w:cstheme="majorBidi"/>
          <w:color w:val="365F91" w:themeColor="accent1" w:themeShade="BF"/>
          <w:sz w:val="32"/>
          <w:szCs w:val="32"/>
        </w:rPr>
      </w:pPr>
      <w:r>
        <w:br w:type="page"/>
      </w:r>
    </w:p>
    <w:p w14:paraId="288F3B8A" w14:textId="77777777" w:rsidR="00AE3BC0" w:rsidRDefault="00AE3BC0">
      <w:pPr>
        <w:pStyle w:val="Overskrift1"/>
        <w:sectPr w:rsidR="00AE3BC0">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docGrid w:linePitch="360"/>
        </w:sectPr>
      </w:pPr>
    </w:p>
    <w:p w14:paraId="236C1C4F" w14:textId="77777777" w:rsidR="00E86290" w:rsidRDefault="5B9E2828">
      <w:pPr>
        <w:pStyle w:val="Overskrift1"/>
      </w:pPr>
      <w:bookmarkStart w:id="29" w:name="_Toc366152459"/>
      <w:bookmarkStart w:id="30" w:name="_Toc507585419"/>
      <w:r w:rsidRPr="0032519F">
        <w:lastRenderedPageBreak/>
        <w:t>Introduktion</w:t>
      </w:r>
      <w:bookmarkEnd w:id="29"/>
      <w:bookmarkEnd w:id="30"/>
    </w:p>
    <w:p w14:paraId="0586BC8C" w14:textId="50A2B13B" w:rsidR="00E86290" w:rsidRDefault="5B9E2828" w:rsidP="5B9E2828">
      <w:pPr>
        <w:rPr>
          <w:rFonts w:ascii="Times New Roman" w:eastAsia="Times New Roman" w:hAnsi="Times New Roman" w:cs="Times New Roman"/>
        </w:rPr>
      </w:pPr>
      <w:r w:rsidRPr="5B9E2828">
        <w:rPr>
          <w:rFonts w:ascii="Times New Roman" w:eastAsia="Times New Roman" w:hAnsi="Times New Roman" w:cs="Times New Roman"/>
        </w:rPr>
        <w:t>Dokumentet beskriver de webservicesder udstilles på Datafordeleren fra CPR til offentlige anvendere.</w:t>
      </w:r>
    </w:p>
    <w:p w14:paraId="0B136A73" w14:textId="77777777" w:rsidR="00081DFF" w:rsidRDefault="5B9E2828" w:rsidP="5B9E2828">
      <w:pPr>
        <w:pStyle w:val="Default"/>
        <w:spacing w:before="120"/>
        <w:rPr>
          <w:rFonts w:ascii="Times New Roman" w:eastAsia="Times New Roman" w:hAnsi="Times New Roman" w:cs="Times New Roman"/>
          <w:sz w:val="22"/>
          <w:szCs w:val="22"/>
        </w:rPr>
      </w:pPr>
      <w:r w:rsidRPr="5B9E2828">
        <w:rPr>
          <w:rFonts w:ascii="Times New Roman" w:eastAsia="Times New Roman" w:hAnsi="Times New Roman" w:cs="Times New Roman"/>
          <w:sz w:val="22"/>
          <w:szCs w:val="22"/>
        </w:rPr>
        <w:t>Oversigt over tjenester/metoder:</w:t>
      </w:r>
    </w:p>
    <w:p w14:paraId="02E77ED2" w14:textId="77777777" w:rsidR="00081DFF" w:rsidRPr="003513F7" w:rsidRDefault="00081DFF" w:rsidP="5B9E2828">
      <w:pPr>
        <w:pStyle w:val="Default"/>
        <w:spacing w:before="120"/>
        <w:rPr>
          <w:rFonts w:ascii="Times New Roman" w:eastAsia="Times New Roman" w:hAnsi="Times New Roman" w:cs="Times New Roman"/>
          <w:sz w:val="22"/>
          <w:szCs w:val="22"/>
        </w:rPr>
      </w:pPr>
    </w:p>
    <w:tbl>
      <w:tblPr>
        <w:tblW w:w="9001" w:type="dxa"/>
        <w:tblInd w:w="-60" w:type="dxa"/>
        <w:tblLayout w:type="fixed"/>
        <w:tblCellMar>
          <w:left w:w="0" w:type="dxa"/>
          <w:right w:w="0" w:type="dxa"/>
        </w:tblCellMar>
        <w:tblLook w:val="04A0" w:firstRow="1" w:lastRow="0" w:firstColumn="1" w:lastColumn="0" w:noHBand="0" w:noVBand="1"/>
      </w:tblPr>
      <w:tblGrid>
        <w:gridCol w:w="2885"/>
        <w:gridCol w:w="3686"/>
        <w:gridCol w:w="2430"/>
      </w:tblGrid>
      <w:tr w:rsidR="00704D6B" w14:paraId="60EDF391" w14:textId="77777777" w:rsidTr="5B9E2828">
        <w:trPr>
          <w:trHeight w:val="300"/>
        </w:trPr>
        <w:tc>
          <w:tcPr>
            <w:tcW w:w="2885" w:type="dxa"/>
            <w:tcBorders>
              <w:top w:val="single" w:sz="8" w:space="0" w:color="auto"/>
              <w:left w:val="single" w:sz="8" w:space="0" w:color="auto"/>
              <w:bottom w:val="single" w:sz="8" w:space="0" w:color="auto"/>
              <w:right w:val="single" w:sz="8" w:space="0" w:color="auto"/>
            </w:tcBorders>
            <w:shd w:val="clear" w:color="auto" w:fill="B8CCE4" w:themeFill="accent1" w:themeFillTint="66"/>
          </w:tcPr>
          <w:p w14:paraId="05F8E4E2" w14:textId="48522F8C" w:rsidR="00704D6B" w:rsidRPr="002A779B" w:rsidRDefault="5B9E2828" w:rsidP="5B9E2828">
            <w:pPr>
              <w:spacing w:line="276" w:lineRule="auto"/>
              <w:rPr>
                <w:rFonts w:ascii="Times New Roman" w:eastAsia="Times New Roman" w:hAnsi="Times New Roman" w:cs="Times New Roman"/>
                <w:b/>
                <w:bCs/>
                <w:color w:val="000000" w:themeColor="text1"/>
              </w:rPr>
            </w:pPr>
            <w:commentRangeStart w:id="31"/>
            <w:r w:rsidRPr="5B9E2828">
              <w:rPr>
                <w:rFonts w:ascii="Times New Roman" w:eastAsia="Times New Roman" w:hAnsi="Times New Roman" w:cs="Times New Roman"/>
                <w:b/>
                <w:bCs/>
                <w:color w:val="000000" w:themeColor="text1"/>
              </w:rPr>
              <w:t>REST Service</w:t>
            </w:r>
          </w:p>
        </w:tc>
        <w:tc>
          <w:tcPr>
            <w:tcW w:w="3686" w:type="dxa"/>
            <w:tcBorders>
              <w:top w:val="single" w:sz="8" w:space="0" w:color="auto"/>
              <w:left w:val="single" w:sz="8" w:space="0" w:color="auto"/>
              <w:bottom w:val="single" w:sz="8" w:space="0" w:color="auto"/>
              <w:right w:val="single" w:sz="8" w:space="0" w:color="auto"/>
            </w:tcBorders>
            <w:shd w:val="clear" w:color="auto" w:fill="B8CCE4" w:themeFill="accent1" w:themeFillTint="66"/>
          </w:tcPr>
          <w:p w14:paraId="3871541F" w14:textId="77777777" w:rsidR="00704D6B" w:rsidRPr="002A779B" w:rsidRDefault="5B9E2828" w:rsidP="5B9E2828">
            <w:pPr>
              <w:spacing w:line="276" w:lineRule="auto"/>
              <w:rPr>
                <w:rFonts w:ascii="Times New Roman" w:eastAsia="Times New Roman" w:hAnsi="Times New Roman" w:cs="Times New Roman"/>
                <w:b/>
                <w:bCs/>
                <w:color w:val="000000" w:themeColor="text1"/>
              </w:rPr>
            </w:pPr>
            <w:r w:rsidRPr="5B9E2828">
              <w:rPr>
                <w:rFonts w:ascii="Times New Roman" w:eastAsia="Times New Roman" w:hAnsi="Times New Roman" w:cs="Times New Roman"/>
                <w:b/>
                <w:bCs/>
                <w:color w:val="000000" w:themeColor="text1"/>
              </w:rPr>
              <w:t>Metode</w:t>
            </w:r>
          </w:p>
        </w:tc>
        <w:tc>
          <w:tcPr>
            <w:tcW w:w="2430" w:type="dxa"/>
            <w:tcBorders>
              <w:top w:val="single" w:sz="8" w:space="0" w:color="auto"/>
              <w:left w:val="single" w:sz="8" w:space="0" w:color="auto"/>
              <w:bottom w:val="single" w:sz="8" w:space="0" w:color="auto"/>
              <w:right w:val="single" w:sz="8" w:space="0" w:color="auto"/>
            </w:tcBorders>
            <w:shd w:val="clear" w:color="auto" w:fill="B8CCE4" w:themeFill="accent1" w:themeFillTint="66"/>
          </w:tcPr>
          <w:p w14:paraId="6EB50590" w14:textId="77777777" w:rsidR="00704D6B" w:rsidRPr="002A779B" w:rsidRDefault="5B9E2828" w:rsidP="5B9E2828">
            <w:pPr>
              <w:spacing w:line="276" w:lineRule="auto"/>
              <w:rPr>
                <w:rFonts w:ascii="Times New Roman" w:eastAsia="Times New Roman" w:hAnsi="Times New Roman" w:cs="Times New Roman"/>
                <w:b/>
                <w:bCs/>
                <w:color w:val="000000" w:themeColor="text1"/>
              </w:rPr>
            </w:pPr>
            <w:r w:rsidRPr="5B9E2828">
              <w:rPr>
                <w:rFonts w:ascii="Times New Roman" w:eastAsia="Times New Roman" w:hAnsi="Times New Roman" w:cs="Times New Roman"/>
                <w:b/>
                <w:bCs/>
                <w:color w:val="000000" w:themeColor="text1"/>
              </w:rPr>
              <w:t>SLA kategori</w:t>
            </w:r>
            <w:commentRangeEnd w:id="31"/>
            <w:r w:rsidR="00E95C8F">
              <w:rPr>
                <w:rStyle w:val="Kommentarhenvisning"/>
              </w:rPr>
              <w:commentReference w:id="31"/>
            </w:r>
          </w:p>
        </w:tc>
      </w:tr>
      <w:tr w:rsidR="00704D6B" w14:paraId="0FA0443D" w14:textId="77777777" w:rsidTr="5B9E2828">
        <w:trPr>
          <w:trHeight w:val="324"/>
        </w:trPr>
        <w:tc>
          <w:tcPr>
            <w:tcW w:w="2885" w:type="dxa"/>
            <w:tcBorders>
              <w:top w:val="nil"/>
              <w:left w:val="single" w:sz="8" w:space="0" w:color="auto"/>
              <w:bottom w:val="single" w:sz="8" w:space="0" w:color="auto"/>
              <w:right w:val="single" w:sz="8" w:space="0" w:color="auto"/>
            </w:tcBorders>
          </w:tcPr>
          <w:p w14:paraId="23A5DFF0"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w:t>
            </w:r>
          </w:p>
        </w:tc>
        <w:tc>
          <w:tcPr>
            <w:tcW w:w="3686" w:type="dxa"/>
            <w:tcBorders>
              <w:top w:val="nil"/>
              <w:left w:val="single" w:sz="8" w:space="0" w:color="auto"/>
              <w:bottom w:val="single" w:sz="8" w:space="0" w:color="auto"/>
              <w:right w:val="single" w:sz="8" w:space="0" w:color="auto"/>
            </w:tcBorders>
          </w:tcPr>
          <w:p w14:paraId="2D8CC0FF"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PersonKompletListeHent</w:t>
            </w:r>
          </w:p>
        </w:tc>
        <w:tc>
          <w:tcPr>
            <w:tcW w:w="2430" w:type="dxa"/>
            <w:tcBorders>
              <w:top w:val="nil"/>
              <w:left w:val="single" w:sz="8" w:space="0" w:color="auto"/>
              <w:bottom w:val="single" w:sz="8" w:space="0" w:color="auto"/>
              <w:right w:val="single" w:sz="8" w:space="0" w:color="auto"/>
            </w:tcBorders>
          </w:tcPr>
          <w:p w14:paraId="0BD4C311" w14:textId="77777777" w:rsidR="00704D6B" w:rsidRPr="002A779B" w:rsidRDefault="5B9E2828" w:rsidP="5B9E2828">
            <w:pPr>
              <w:spacing w:line="276" w:lineRule="auto"/>
              <w:rPr>
                <w:rFonts w:ascii="Times New Roman" w:eastAsia="Times New Roman" w:hAnsi="Times New Roman" w:cs="Times New Roman"/>
              </w:rPr>
            </w:pPr>
            <w:r w:rsidRPr="5B9E2828">
              <w:rPr>
                <w:rFonts w:ascii="Times New Roman" w:eastAsia="Times New Roman" w:hAnsi="Times New Roman" w:cs="Times New Roman"/>
              </w:rPr>
              <w:t>Kompleks*</w:t>
            </w:r>
          </w:p>
        </w:tc>
      </w:tr>
      <w:tr w:rsidR="00704D6B" w14:paraId="5706C9E9" w14:textId="77777777" w:rsidTr="5B9E2828">
        <w:trPr>
          <w:trHeight w:val="279"/>
        </w:trPr>
        <w:tc>
          <w:tcPr>
            <w:tcW w:w="2885" w:type="dxa"/>
            <w:tcBorders>
              <w:top w:val="nil"/>
              <w:left w:val="single" w:sz="8" w:space="0" w:color="auto"/>
              <w:bottom w:val="single" w:sz="8" w:space="0" w:color="auto"/>
              <w:right w:val="single" w:sz="8" w:space="0" w:color="auto"/>
            </w:tcBorders>
          </w:tcPr>
          <w:p w14:paraId="126689D7"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CprPersonFullSimple</w:t>
            </w:r>
          </w:p>
        </w:tc>
        <w:tc>
          <w:tcPr>
            <w:tcW w:w="3686" w:type="dxa"/>
            <w:tcBorders>
              <w:top w:val="nil"/>
              <w:left w:val="single" w:sz="8" w:space="0" w:color="auto"/>
              <w:bottom w:val="single" w:sz="8" w:space="0" w:color="auto"/>
              <w:right w:val="single" w:sz="8" w:space="0" w:color="auto"/>
            </w:tcBorders>
          </w:tcPr>
          <w:p w14:paraId="02C2C0FF"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PersonFullListSimple                                                            </w:t>
            </w:r>
          </w:p>
        </w:tc>
        <w:tc>
          <w:tcPr>
            <w:tcW w:w="2430" w:type="dxa"/>
            <w:tcBorders>
              <w:top w:val="nil"/>
              <w:left w:val="single" w:sz="8" w:space="0" w:color="auto"/>
              <w:bottom w:val="single" w:sz="8" w:space="0" w:color="auto"/>
              <w:right w:val="single" w:sz="8" w:space="0" w:color="auto"/>
            </w:tcBorders>
          </w:tcPr>
          <w:p w14:paraId="0472997B"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Almindelig</w:t>
            </w:r>
          </w:p>
        </w:tc>
      </w:tr>
      <w:tr w:rsidR="00704D6B" w14:paraId="3CD84302" w14:textId="77777777" w:rsidTr="5B9E2828">
        <w:trPr>
          <w:trHeight w:val="207"/>
        </w:trPr>
        <w:tc>
          <w:tcPr>
            <w:tcW w:w="2885" w:type="dxa"/>
            <w:tcBorders>
              <w:top w:val="nil"/>
              <w:left w:val="single" w:sz="8" w:space="0" w:color="auto"/>
              <w:bottom w:val="single" w:sz="8" w:space="0" w:color="auto"/>
              <w:right w:val="single" w:sz="8" w:space="0" w:color="auto"/>
            </w:tcBorders>
          </w:tcPr>
          <w:p w14:paraId="3A7CC570"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CprPersonFullSimple      </w:t>
            </w:r>
          </w:p>
        </w:tc>
        <w:tc>
          <w:tcPr>
            <w:tcW w:w="3686" w:type="dxa"/>
            <w:tcBorders>
              <w:top w:val="nil"/>
              <w:left w:val="single" w:sz="8" w:space="0" w:color="auto"/>
              <w:bottom w:val="single" w:sz="8" w:space="0" w:color="auto"/>
              <w:right w:val="single" w:sz="8" w:space="0" w:color="auto"/>
            </w:tcBorders>
          </w:tcPr>
          <w:p w14:paraId="5FAF32B3" w14:textId="77777777" w:rsidR="00704D6B" w:rsidRPr="002A779B" w:rsidRDefault="5B9E2828" w:rsidP="5B9E2828">
            <w:pPr>
              <w:spacing w:line="276" w:lineRule="auto"/>
              <w:rPr>
                <w:rFonts w:ascii="Times New Roman" w:eastAsia="Times New Roman" w:hAnsi="Times New Roman" w:cs="Times New Roman"/>
                <w:color w:val="000000" w:themeColor="text1"/>
              </w:rPr>
            </w:pPr>
            <w:del w:id="32" w:author="Jacob Schou" w:date="2018-02-15T11:42:00Z">
              <w:r w:rsidRPr="5B9E2828" w:rsidDel="00E95C8F">
                <w:rPr>
                  <w:rFonts w:ascii="Times New Roman" w:eastAsia="Times New Roman" w:hAnsi="Times New Roman" w:cs="Times New Roman"/>
                  <w:color w:val="000000" w:themeColor="text1"/>
                </w:rPr>
                <w:delText>.</w:delText>
              </w:r>
            </w:del>
            <w:r w:rsidRPr="5B9E2828">
              <w:rPr>
                <w:rFonts w:ascii="Times New Roman" w:eastAsia="Times New Roman" w:hAnsi="Times New Roman" w:cs="Times New Roman"/>
                <w:color w:val="000000" w:themeColor="text1"/>
              </w:rPr>
              <w:t>PersonFullCurrentListSimple                                                      </w:t>
            </w:r>
          </w:p>
        </w:tc>
        <w:tc>
          <w:tcPr>
            <w:tcW w:w="2430" w:type="dxa"/>
            <w:tcBorders>
              <w:top w:val="nil"/>
              <w:left w:val="single" w:sz="8" w:space="0" w:color="auto"/>
              <w:bottom w:val="single" w:sz="8" w:space="0" w:color="auto"/>
              <w:right w:val="single" w:sz="8" w:space="0" w:color="auto"/>
            </w:tcBorders>
          </w:tcPr>
          <w:p w14:paraId="5F38F523"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Almindelig</w:t>
            </w:r>
          </w:p>
        </w:tc>
      </w:tr>
      <w:tr w:rsidR="00704D6B" w14:paraId="25A534A1" w14:textId="77777777" w:rsidTr="5B9E2828">
        <w:trPr>
          <w:trHeight w:val="279"/>
        </w:trPr>
        <w:tc>
          <w:tcPr>
            <w:tcW w:w="2885" w:type="dxa"/>
            <w:tcBorders>
              <w:top w:val="nil"/>
              <w:left w:val="single" w:sz="8" w:space="0" w:color="auto"/>
              <w:bottom w:val="single" w:sz="8" w:space="0" w:color="auto"/>
              <w:right w:val="single" w:sz="8" w:space="0" w:color="auto"/>
            </w:tcBorders>
          </w:tcPr>
          <w:p w14:paraId="4F8F6FDA" w14:textId="6625E3C4"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CprPersonFullCom</w:t>
            </w:r>
            <w:ins w:id="33" w:author="Kaja Hansen" w:date="2018-03-22T10:23:00Z">
              <w:r w:rsidR="00657B28">
                <w:rPr>
                  <w:rFonts w:ascii="Times New Roman" w:eastAsia="Times New Roman" w:hAnsi="Times New Roman" w:cs="Times New Roman"/>
                  <w:color w:val="000000" w:themeColor="text1"/>
                </w:rPr>
                <w:t>p</w:t>
              </w:r>
            </w:ins>
            <w:r w:rsidRPr="5B9E2828">
              <w:rPr>
                <w:rFonts w:ascii="Times New Roman" w:eastAsia="Times New Roman" w:hAnsi="Times New Roman" w:cs="Times New Roman"/>
                <w:color w:val="000000" w:themeColor="text1"/>
              </w:rPr>
              <w:t xml:space="preserve">lete                                                     </w:t>
            </w:r>
          </w:p>
        </w:tc>
        <w:tc>
          <w:tcPr>
            <w:tcW w:w="3686" w:type="dxa"/>
            <w:tcBorders>
              <w:top w:val="nil"/>
              <w:left w:val="single" w:sz="8" w:space="0" w:color="auto"/>
              <w:bottom w:val="single" w:sz="8" w:space="0" w:color="auto"/>
              <w:right w:val="single" w:sz="8" w:space="0" w:color="auto"/>
            </w:tcBorders>
          </w:tcPr>
          <w:p w14:paraId="4CC2ED04"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PersonFullListComplete                                                        </w:t>
            </w:r>
          </w:p>
        </w:tc>
        <w:tc>
          <w:tcPr>
            <w:tcW w:w="2430" w:type="dxa"/>
            <w:tcBorders>
              <w:top w:val="nil"/>
              <w:left w:val="single" w:sz="8" w:space="0" w:color="auto"/>
              <w:bottom w:val="single" w:sz="8" w:space="0" w:color="auto"/>
              <w:right w:val="single" w:sz="8" w:space="0" w:color="auto"/>
            </w:tcBorders>
          </w:tcPr>
          <w:p w14:paraId="6D0B7EBA"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rPr>
              <w:t>Kompleks*</w:t>
            </w:r>
          </w:p>
        </w:tc>
      </w:tr>
      <w:tr w:rsidR="00704D6B" w14:paraId="419FABE7" w14:textId="77777777" w:rsidTr="5B9E2828">
        <w:trPr>
          <w:trHeight w:val="279"/>
        </w:trPr>
        <w:tc>
          <w:tcPr>
            <w:tcW w:w="2885" w:type="dxa"/>
            <w:tcBorders>
              <w:top w:val="nil"/>
              <w:left w:val="single" w:sz="8" w:space="0" w:color="auto"/>
              <w:bottom w:val="single" w:sz="8" w:space="0" w:color="auto"/>
              <w:right w:val="single" w:sz="8" w:space="0" w:color="auto"/>
            </w:tcBorders>
          </w:tcPr>
          <w:p w14:paraId="4DE0BC4F" w14:textId="7326BF56"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CprPersonFullCom</w:t>
            </w:r>
            <w:ins w:id="34" w:author="Kaja Hansen" w:date="2018-03-22T10:23:00Z">
              <w:r w:rsidR="00657B28">
                <w:rPr>
                  <w:rFonts w:ascii="Times New Roman" w:eastAsia="Times New Roman" w:hAnsi="Times New Roman" w:cs="Times New Roman"/>
                  <w:color w:val="000000" w:themeColor="text1"/>
                </w:rPr>
                <w:t>p</w:t>
              </w:r>
            </w:ins>
            <w:r w:rsidRPr="5B9E2828">
              <w:rPr>
                <w:rFonts w:ascii="Times New Roman" w:eastAsia="Times New Roman" w:hAnsi="Times New Roman" w:cs="Times New Roman"/>
                <w:color w:val="000000" w:themeColor="text1"/>
              </w:rPr>
              <w:t>lete</w:t>
            </w:r>
          </w:p>
        </w:tc>
        <w:tc>
          <w:tcPr>
            <w:tcW w:w="3686" w:type="dxa"/>
            <w:tcBorders>
              <w:top w:val="nil"/>
              <w:left w:val="single" w:sz="8" w:space="0" w:color="auto"/>
              <w:bottom w:val="single" w:sz="8" w:space="0" w:color="auto"/>
              <w:right w:val="single" w:sz="8" w:space="0" w:color="auto"/>
            </w:tcBorders>
          </w:tcPr>
          <w:p w14:paraId="41A508E7"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PersonFullCurrentListComplete </w:t>
            </w:r>
          </w:p>
        </w:tc>
        <w:tc>
          <w:tcPr>
            <w:tcW w:w="2430" w:type="dxa"/>
            <w:tcBorders>
              <w:top w:val="nil"/>
              <w:left w:val="single" w:sz="8" w:space="0" w:color="auto"/>
              <w:bottom w:val="single" w:sz="8" w:space="0" w:color="auto"/>
              <w:right w:val="single" w:sz="8" w:space="0" w:color="auto"/>
            </w:tcBorders>
          </w:tcPr>
          <w:p w14:paraId="73535677"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rPr>
              <w:t>Kompleks*</w:t>
            </w:r>
          </w:p>
        </w:tc>
      </w:tr>
      <w:tr w:rsidR="00704D6B" w14:paraId="3288C0AC" w14:textId="77777777" w:rsidTr="5B9E2828">
        <w:trPr>
          <w:trHeight w:val="279"/>
        </w:trPr>
        <w:tc>
          <w:tcPr>
            <w:tcW w:w="2885" w:type="dxa"/>
            <w:tcBorders>
              <w:top w:val="nil"/>
              <w:left w:val="single" w:sz="8" w:space="0" w:color="auto"/>
              <w:bottom w:val="single" w:sz="8" w:space="0" w:color="auto"/>
              <w:right w:val="single" w:sz="8" w:space="0" w:color="auto"/>
            </w:tcBorders>
          </w:tcPr>
          <w:p w14:paraId="259290FD"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CprPersonSmallSimple</w:t>
            </w:r>
          </w:p>
        </w:tc>
        <w:tc>
          <w:tcPr>
            <w:tcW w:w="3686" w:type="dxa"/>
            <w:tcBorders>
              <w:top w:val="nil"/>
              <w:left w:val="single" w:sz="8" w:space="0" w:color="auto"/>
              <w:bottom w:val="single" w:sz="8" w:space="0" w:color="auto"/>
              <w:right w:val="single" w:sz="8" w:space="0" w:color="auto"/>
            </w:tcBorders>
          </w:tcPr>
          <w:p w14:paraId="02D10C1C"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PersonSmallListSimple</w:t>
            </w:r>
          </w:p>
        </w:tc>
        <w:tc>
          <w:tcPr>
            <w:tcW w:w="2430" w:type="dxa"/>
            <w:tcBorders>
              <w:top w:val="nil"/>
              <w:left w:val="single" w:sz="8" w:space="0" w:color="auto"/>
              <w:bottom w:val="single" w:sz="8" w:space="0" w:color="auto"/>
              <w:right w:val="single" w:sz="8" w:space="0" w:color="auto"/>
            </w:tcBorders>
          </w:tcPr>
          <w:p w14:paraId="28CA4B9D"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Almindelig</w:t>
            </w:r>
          </w:p>
        </w:tc>
      </w:tr>
      <w:tr w:rsidR="00704D6B" w14:paraId="5E31B497" w14:textId="77777777" w:rsidTr="5B9E2828">
        <w:trPr>
          <w:trHeight w:val="279"/>
        </w:trPr>
        <w:tc>
          <w:tcPr>
            <w:tcW w:w="2885" w:type="dxa"/>
            <w:tcBorders>
              <w:top w:val="nil"/>
              <w:left w:val="single" w:sz="8" w:space="0" w:color="auto"/>
              <w:bottom w:val="single" w:sz="8" w:space="0" w:color="auto"/>
              <w:right w:val="single" w:sz="8" w:space="0" w:color="auto"/>
            </w:tcBorders>
          </w:tcPr>
          <w:p w14:paraId="4354572F"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CprPersonSmallSimple</w:t>
            </w:r>
          </w:p>
        </w:tc>
        <w:tc>
          <w:tcPr>
            <w:tcW w:w="3686" w:type="dxa"/>
            <w:tcBorders>
              <w:top w:val="nil"/>
              <w:left w:val="single" w:sz="8" w:space="0" w:color="auto"/>
              <w:bottom w:val="single" w:sz="8" w:space="0" w:color="auto"/>
              <w:right w:val="single" w:sz="8" w:space="0" w:color="auto"/>
            </w:tcBorders>
          </w:tcPr>
          <w:p w14:paraId="15A1719B"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PersonSmallCurrentListSimple</w:t>
            </w:r>
          </w:p>
        </w:tc>
        <w:tc>
          <w:tcPr>
            <w:tcW w:w="2430" w:type="dxa"/>
            <w:tcBorders>
              <w:top w:val="nil"/>
              <w:left w:val="single" w:sz="8" w:space="0" w:color="auto"/>
              <w:bottom w:val="single" w:sz="8" w:space="0" w:color="auto"/>
              <w:right w:val="single" w:sz="8" w:space="0" w:color="auto"/>
            </w:tcBorders>
          </w:tcPr>
          <w:p w14:paraId="6D8FFE61"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Almindelig</w:t>
            </w:r>
          </w:p>
        </w:tc>
      </w:tr>
      <w:tr w:rsidR="00704D6B" w14:paraId="7E60B903" w14:textId="77777777" w:rsidTr="5B9E2828">
        <w:trPr>
          <w:trHeight w:val="332"/>
        </w:trPr>
        <w:tc>
          <w:tcPr>
            <w:tcW w:w="2885" w:type="dxa"/>
            <w:tcBorders>
              <w:top w:val="nil"/>
              <w:left w:val="single" w:sz="8" w:space="0" w:color="auto"/>
              <w:bottom w:val="single" w:sz="8" w:space="0" w:color="auto"/>
              <w:right w:val="single" w:sz="8" w:space="0" w:color="auto"/>
            </w:tcBorders>
          </w:tcPr>
          <w:p w14:paraId="33E9F300"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CprPersonSmallComplete                                            </w:t>
            </w:r>
          </w:p>
        </w:tc>
        <w:tc>
          <w:tcPr>
            <w:tcW w:w="3686" w:type="dxa"/>
            <w:tcBorders>
              <w:top w:val="nil"/>
              <w:left w:val="single" w:sz="8" w:space="0" w:color="auto"/>
              <w:bottom w:val="single" w:sz="8" w:space="0" w:color="auto"/>
              <w:right w:val="single" w:sz="8" w:space="0" w:color="auto"/>
            </w:tcBorders>
          </w:tcPr>
          <w:p w14:paraId="311C214A"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.PersonSmallListComplete                                            </w:t>
            </w:r>
          </w:p>
        </w:tc>
        <w:tc>
          <w:tcPr>
            <w:tcW w:w="2430" w:type="dxa"/>
            <w:tcBorders>
              <w:top w:val="nil"/>
              <w:left w:val="single" w:sz="8" w:space="0" w:color="auto"/>
              <w:bottom w:val="single" w:sz="8" w:space="0" w:color="auto"/>
              <w:right w:val="single" w:sz="8" w:space="0" w:color="auto"/>
            </w:tcBorders>
          </w:tcPr>
          <w:p w14:paraId="1F35E901" w14:textId="77777777" w:rsidR="00704D6B" w:rsidRPr="002A779B" w:rsidRDefault="5B9E2828" w:rsidP="5B9E2828">
            <w:pPr>
              <w:spacing w:line="276" w:lineRule="auto"/>
              <w:rPr>
                <w:rFonts w:ascii="Times New Roman" w:eastAsia="Times New Roman" w:hAnsi="Times New Roman" w:cs="Times New Roman"/>
              </w:rPr>
            </w:pPr>
            <w:r w:rsidRPr="5B9E2828">
              <w:rPr>
                <w:rFonts w:ascii="Times New Roman" w:eastAsia="Times New Roman" w:hAnsi="Times New Roman" w:cs="Times New Roman"/>
              </w:rPr>
              <w:t>Kompleks*</w:t>
            </w:r>
          </w:p>
        </w:tc>
      </w:tr>
      <w:tr w:rsidR="00704D6B" w14:paraId="22EB3572" w14:textId="77777777" w:rsidTr="5B9E2828">
        <w:trPr>
          <w:trHeight w:val="279"/>
        </w:trPr>
        <w:tc>
          <w:tcPr>
            <w:tcW w:w="2885" w:type="dxa"/>
            <w:tcBorders>
              <w:top w:val="nil"/>
              <w:left w:val="single" w:sz="8" w:space="0" w:color="auto"/>
              <w:bottom w:val="single" w:sz="8" w:space="0" w:color="auto"/>
              <w:right w:val="single" w:sz="8" w:space="0" w:color="auto"/>
            </w:tcBorders>
          </w:tcPr>
          <w:p w14:paraId="5FA6AB96"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CprPersonSmallComplete                </w:t>
            </w:r>
          </w:p>
        </w:tc>
        <w:tc>
          <w:tcPr>
            <w:tcW w:w="3686" w:type="dxa"/>
            <w:tcBorders>
              <w:top w:val="nil"/>
              <w:left w:val="single" w:sz="8" w:space="0" w:color="auto"/>
              <w:bottom w:val="single" w:sz="8" w:space="0" w:color="auto"/>
              <w:right w:val="single" w:sz="8" w:space="0" w:color="auto"/>
            </w:tcBorders>
          </w:tcPr>
          <w:p w14:paraId="1811914E"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PersonSmallCurrentListComplete                               </w:t>
            </w:r>
          </w:p>
        </w:tc>
        <w:tc>
          <w:tcPr>
            <w:tcW w:w="2430" w:type="dxa"/>
            <w:tcBorders>
              <w:top w:val="nil"/>
              <w:left w:val="single" w:sz="8" w:space="0" w:color="auto"/>
              <w:bottom w:val="single" w:sz="8" w:space="0" w:color="auto"/>
              <w:right w:val="single" w:sz="8" w:space="0" w:color="auto"/>
            </w:tcBorders>
          </w:tcPr>
          <w:p w14:paraId="750021D1"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rPr>
              <w:t>Kompleks*</w:t>
            </w:r>
          </w:p>
        </w:tc>
      </w:tr>
      <w:tr w:rsidR="00704D6B" w14:paraId="077416AA" w14:textId="77777777" w:rsidTr="5B9E2828">
        <w:trPr>
          <w:trHeight w:val="279"/>
        </w:trPr>
        <w:tc>
          <w:tcPr>
            <w:tcW w:w="2885" w:type="dxa"/>
            <w:tcBorders>
              <w:top w:val="nil"/>
              <w:left w:val="single" w:sz="8" w:space="0" w:color="auto"/>
              <w:bottom w:val="single" w:sz="8" w:space="0" w:color="auto"/>
              <w:right w:val="single" w:sz="8" w:space="0" w:color="auto"/>
            </w:tcBorders>
          </w:tcPr>
          <w:p w14:paraId="346E0D90"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CprPersonMediumSimple</w:t>
            </w:r>
          </w:p>
        </w:tc>
        <w:tc>
          <w:tcPr>
            <w:tcW w:w="3686" w:type="dxa"/>
            <w:tcBorders>
              <w:top w:val="nil"/>
              <w:left w:val="single" w:sz="8" w:space="0" w:color="auto"/>
              <w:bottom w:val="single" w:sz="8" w:space="0" w:color="auto"/>
              <w:right w:val="single" w:sz="8" w:space="0" w:color="auto"/>
            </w:tcBorders>
          </w:tcPr>
          <w:p w14:paraId="7D0B1B29"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PersonMediumListSimple                                                                                                 </w:t>
            </w:r>
          </w:p>
        </w:tc>
        <w:tc>
          <w:tcPr>
            <w:tcW w:w="2430" w:type="dxa"/>
            <w:tcBorders>
              <w:top w:val="nil"/>
              <w:left w:val="single" w:sz="8" w:space="0" w:color="auto"/>
              <w:bottom w:val="single" w:sz="8" w:space="0" w:color="auto"/>
              <w:right w:val="single" w:sz="8" w:space="0" w:color="auto"/>
            </w:tcBorders>
          </w:tcPr>
          <w:p w14:paraId="2E1DE989"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Almindelig</w:t>
            </w:r>
          </w:p>
        </w:tc>
      </w:tr>
      <w:tr w:rsidR="00704D6B" w14:paraId="0CC02CC3" w14:textId="77777777" w:rsidTr="5B9E2828">
        <w:trPr>
          <w:trHeight w:val="279"/>
        </w:trPr>
        <w:tc>
          <w:tcPr>
            <w:tcW w:w="2885" w:type="dxa"/>
            <w:tcBorders>
              <w:top w:val="nil"/>
              <w:left w:val="single" w:sz="8" w:space="0" w:color="auto"/>
              <w:bottom w:val="single" w:sz="8" w:space="0" w:color="auto"/>
              <w:right w:val="single" w:sz="8" w:space="0" w:color="auto"/>
            </w:tcBorders>
          </w:tcPr>
          <w:p w14:paraId="0B962F49"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CprPersonMediumSimple</w:t>
            </w:r>
          </w:p>
        </w:tc>
        <w:tc>
          <w:tcPr>
            <w:tcW w:w="3686" w:type="dxa"/>
            <w:tcBorders>
              <w:top w:val="nil"/>
              <w:left w:val="single" w:sz="8" w:space="0" w:color="auto"/>
              <w:bottom w:val="single" w:sz="8" w:space="0" w:color="auto"/>
              <w:right w:val="single" w:sz="8" w:space="0" w:color="auto"/>
            </w:tcBorders>
          </w:tcPr>
          <w:p w14:paraId="1BA0A77D"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PersonMediumCurrentListSimple</w:t>
            </w:r>
          </w:p>
        </w:tc>
        <w:tc>
          <w:tcPr>
            <w:tcW w:w="2430" w:type="dxa"/>
            <w:tcBorders>
              <w:top w:val="nil"/>
              <w:left w:val="single" w:sz="8" w:space="0" w:color="auto"/>
              <w:bottom w:val="single" w:sz="8" w:space="0" w:color="auto"/>
              <w:right w:val="single" w:sz="8" w:space="0" w:color="auto"/>
            </w:tcBorders>
          </w:tcPr>
          <w:p w14:paraId="7D462113"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Almindelig</w:t>
            </w:r>
          </w:p>
        </w:tc>
      </w:tr>
      <w:tr w:rsidR="00704D6B" w14:paraId="45DAB875" w14:textId="77777777" w:rsidTr="5B9E2828">
        <w:trPr>
          <w:trHeight w:val="279"/>
        </w:trPr>
        <w:tc>
          <w:tcPr>
            <w:tcW w:w="2885" w:type="dxa"/>
            <w:tcBorders>
              <w:top w:val="nil"/>
              <w:left w:val="single" w:sz="8" w:space="0" w:color="auto"/>
              <w:bottom w:val="single" w:sz="8" w:space="0" w:color="auto"/>
              <w:right w:val="single" w:sz="8" w:space="0" w:color="auto"/>
            </w:tcBorders>
          </w:tcPr>
          <w:p w14:paraId="4381E83E"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CprPersonMediumComplete</w:t>
            </w:r>
          </w:p>
        </w:tc>
        <w:tc>
          <w:tcPr>
            <w:tcW w:w="3686" w:type="dxa"/>
            <w:tcBorders>
              <w:top w:val="nil"/>
              <w:left w:val="single" w:sz="8" w:space="0" w:color="auto"/>
              <w:bottom w:val="single" w:sz="8" w:space="0" w:color="auto"/>
              <w:right w:val="single" w:sz="8" w:space="0" w:color="auto"/>
            </w:tcBorders>
          </w:tcPr>
          <w:p w14:paraId="69B75D3A"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PersonMediumListComplete</w:t>
            </w:r>
          </w:p>
        </w:tc>
        <w:tc>
          <w:tcPr>
            <w:tcW w:w="2430" w:type="dxa"/>
            <w:tcBorders>
              <w:top w:val="nil"/>
              <w:left w:val="single" w:sz="8" w:space="0" w:color="auto"/>
              <w:bottom w:val="single" w:sz="8" w:space="0" w:color="auto"/>
              <w:right w:val="single" w:sz="8" w:space="0" w:color="auto"/>
            </w:tcBorders>
          </w:tcPr>
          <w:p w14:paraId="3A805795"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rPr>
              <w:t>Kompleks *</w:t>
            </w:r>
          </w:p>
        </w:tc>
      </w:tr>
      <w:tr w:rsidR="00704D6B" w14:paraId="63DC0FC0" w14:textId="77777777" w:rsidTr="5B9E2828">
        <w:trPr>
          <w:trHeight w:val="288"/>
        </w:trPr>
        <w:tc>
          <w:tcPr>
            <w:tcW w:w="2885" w:type="dxa"/>
            <w:tcBorders>
              <w:top w:val="nil"/>
              <w:left w:val="single" w:sz="8" w:space="0" w:color="auto"/>
              <w:bottom w:val="single" w:sz="8" w:space="0" w:color="auto"/>
              <w:right w:val="single" w:sz="8" w:space="0" w:color="auto"/>
            </w:tcBorders>
          </w:tcPr>
          <w:p w14:paraId="72E34115"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CprPersonMediumComplete</w:t>
            </w:r>
          </w:p>
        </w:tc>
        <w:tc>
          <w:tcPr>
            <w:tcW w:w="3686" w:type="dxa"/>
            <w:tcBorders>
              <w:top w:val="nil"/>
              <w:left w:val="single" w:sz="8" w:space="0" w:color="auto"/>
              <w:bottom w:val="single" w:sz="8" w:space="0" w:color="auto"/>
              <w:right w:val="single" w:sz="8" w:space="0" w:color="auto"/>
            </w:tcBorders>
          </w:tcPr>
          <w:p w14:paraId="1344C801" w14:textId="77777777" w:rsidR="00704D6B" w:rsidRPr="002A779B" w:rsidRDefault="5B9E2828" w:rsidP="5B9E2828">
            <w:pPr>
              <w:spacing w:line="276" w:lineRule="auto"/>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PersonMediumCurrentListComplete</w:t>
            </w:r>
          </w:p>
        </w:tc>
        <w:tc>
          <w:tcPr>
            <w:tcW w:w="2430" w:type="dxa"/>
            <w:tcBorders>
              <w:top w:val="nil"/>
              <w:left w:val="single" w:sz="8" w:space="0" w:color="auto"/>
              <w:bottom w:val="single" w:sz="8" w:space="0" w:color="auto"/>
              <w:right w:val="single" w:sz="8" w:space="0" w:color="auto"/>
            </w:tcBorders>
          </w:tcPr>
          <w:p w14:paraId="50B98E20" w14:textId="77777777" w:rsidR="00704D6B" w:rsidRPr="002A779B" w:rsidRDefault="5B9E2828" w:rsidP="5B9E2828">
            <w:pPr>
              <w:spacing w:line="276" w:lineRule="auto"/>
              <w:rPr>
                <w:rFonts w:ascii="Times New Roman" w:eastAsia="Times New Roman" w:hAnsi="Times New Roman" w:cs="Times New Roman"/>
              </w:rPr>
            </w:pPr>
            <w:r w:rsidRPr="5B9E2828">
              <w:rPr>
                <w:rFonts w:ascii="Times New Roman" w:eastAsia="Times New Roman" w:hAnsi="Times New Roman" w:cs="Times New Roman"/>
              </w:rPr>
              <w:t>Kompleks *</w:t>
            </w:r>
          </w:p>
        </w:tc>
      </w:tr>
    </w:tbl>
    <w:p w14:paraId="0C551E22" w14:textId="77777777" w:rsidR="00081DFF" w:rsidRPr="002A779B" w:rsidRDefault="00081DFF" w:rsidP="5B9E2828">
      <w:pPr>
        <w:rPr>
          <w:rFonts w:ascii="Times New Roman" w:eastAsia="Times New Roman" w:hAnsi="Times New Roman" w:cs="Times New Roman"/>
          <w:color w:val="000000" w:themeColor="text1"/>
        </w:rPr>
      </w:pPr>
    </w:p>
    <w:p w14:paraId="3871A89D" w14:textId="28F192D5" w:rsidR="00081DFF" w:rsidRPr="002A779B" w:rsidRDefault="5B9E2828" w:rsidP="5B9E2828">
      <w:pPr>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 xml:space="preserve">SLA kategorier for produktion - Makismal svartid i sekunder: </w:t>
      </w:r>
    </w:p>
    <w:p w14:paraId="7B5E5397" w14:textId="77777777" w:rsidR="00081DFF" w:rsidRPr="002A779B" w:rsidRDefault="5B9E2828" w:rsidP="5B9E2828">
      <w:pPr>
        <w:pStyle w:val="Opstilling-punkttegn"/>
        <w:rPr>
          <w:color w:val="000000" w:themeColor="text1"/>
        </w:rPr>
      </w:pPr>
      <w:r w:rsidRPr="5B9E2828">
        <w:rPr>
          <w:rFonts w:ascii="Times New Roman" w:eastAsia="Times New Roman" w:hAnsi="Times New Roman" w:cs="Times New Roman"/>
          <w:color w:val="000000" w:themeColor="text1"/>
        </w:rPr>
        <w:t xml:space="preserve">Simpel: 0.09 </w:t>
      </w:r>
    </w:p>
    <w:p w14:paraId="55D31234" w14:textId="77777777" w:rsidR="00F77AD7" w:rsidRPr="002A779B" w:rsidRDefault="5B9E2828" w:rsidP="00F77AD7">
      <w:pPr>
        <w:pStyle w:val="Opstilling-punkttegn"/>
      </w:pPr>
      <w:r w:rsidRPr="5B9E2828">
        <w:rPr>
          <w:rFonts w:ascii="Times New Roman" w:eastAsia="Times New Roman" w:hAnsi="Times New Roman" w:cs="Times New Roman"/>
          <w:color w:val="000000" w:themeColor="text1"/>
        </w:rPr>
        <w:t>Almindelig: 1.0</w:t>
      </w:r>
    </w:p>
    <w:p w14:paraId="62BAD46E" w14:textId="76B205CC" w:rsidR="00081DFF" w:rsidRPr="002A779B" w:rsidRDefault="5B9E2828" w:rsidP="5B9E2828">
      <w:pPr>
        <w:pStyle w:val="Opstilling-punkttegn"/>
        <w:rPr>
          <w:color w:val="1F497D" w:themeColor="text2"/>
        </w:rPr>
      </w:pPr>
      <w:r w:rsidRPr="5B9E2828">
        <w:rPr>
          <w:rFonts w:ascii="Times New Roman" w:eastAsia="Times New Roman" w:hAnsi="Times New Roman" w:cs="Times New Roman"/>
        </w:rPr>
        <w:t xml:space="preserve">Kompleks: 2.5 </w:t>
      </w:r>
    </w:p>
    <w:p w14:paraId="26955AB2" w14:textId="77777777" w:rsidR="002A779B" w:rsidRDefault="002A779B" w:rsidP="5B9E2828">
      <w:pPr>
        <w:rPr>
          <w:rFonts w:ascii="Times New Roman" w:eastAsia="Times New Roman" w:hAnsi="Times New Roman" w:cs="Times New Roman"/>
        </w:rPr>
      </w:pPr>
    </w:p>
    <w:p w14:paraId="34745D3F" w14:textId="77777777" w:rsidR="00081DFF" w:rsidRDefault="5B9E2828" w:rsidP="5B9E2828">
      <w:pPr>
        <w:rPr>
          <w:rFonts w:ascii="Times New Roman" w:eastAsia="Times New Roman" w:hAnsi="Times New Roman" w:cs="Times New Roman"/>
          <w:color w:val="000000" w:themeColor="text1"/>
          <w:sz w:val="24"/>
          <w:szCs w:val="24"/>
        </w:rPr>
      </w:pPr>
      <w:r w:rsidRPr="5B9E2828">
        <w:rPr>
          <w:rFonts w:ascii="Times New Roman" w:eastAsia="Times New Roman" w:hAnsi="Times New Roman" w:cs="Times New Roman"/>
          <w:color w:val="000000" w:themeColor="text1"/>
        </w:rPr>
        <w:lastRenderedPageBreak/>
        <w:t>* SLA for tjenesterne kan forventes overholdt, når en af følgende parametre indgår i kald til tjenesten:</w:t>
      </w:r>
    </w:p>
    <w:p w14:paraId="6F2A1931" w14:textId="0010A10B" w:rsidR="00081DFF" w:rsidRDefault="5B9E2828" w:rsidP="5B9E2828">
      <w:pPr>
        <w:numPr>
          <w:ilvl w:val="0"/>
          <w:numId w:val="18"/>
        </w:numPr>
        <w:spacing w:after="0" w:line="240" w:lineRule="auto"/>
        <w:rPr>
          <w:rFonts w:ascii="Calibri" w:hAnsi="Calibri" w:cs="Calibri"/>
          <w:color w:val="000000" w:themeColor="text1"/>
        </w:rPr>
      </w:pPr>
      <w:r w:rsidRPr="5B9E2828">
        <w:rPr>
          <w:rFonts w:ascii="Times New Roman" w:eastAsia="Times New Roman" w:hAnsi="Times New Roman" w:cs="Times New Roman"/>
          <w:color w:val="000000" w:themeColor="text1"/>
        </w:rPr>
        <w:t>CPR nummer (Pnr.personnummer.eq)</w:t>
      </w:r>
    </w:p>
    <w:p w14:paraId="3D156ECD" w14:textId="1AC09C63" w:rsidR="00081DFF" w:rsidRDefault="5B9E2828" w:rsidP="5B9E2828">
      <w:pPr>
        <w:numPr>
          <w:ilvl w:val="0"/>
          <w:numId w:val="18"/>
        </w:numPr>
        <w:spacing w:after="0" w:line="240" w:lineRule="auto"/>
        <w:rPr>
          <w:color w:val="000000" w:themeColor="text1"/>
        </w:rPr>
      </w:pPr>
      <w:r w:rsidRPr="5B9E2828">
        <w:rPr>
          <w:rFonts w:ascii="Times New Roman" w:eastAsia="Times New Roman" w:hAnsi="Times New Roman" w:cs="Times New Roman"/>
          <w:color w:val="000000" w:themeColor="text1"/>
        </w:rPr>
        <w:t>CPR id (Person.id.eq)</w:t>
      </w:r>
    </w:p>
    <w:p w14:paraId="6A3C543C" w14:textId="0EFB1E42" w:rsidR="00320C95" w:rsidRDefault="5B9E2828" w:rsidP="5B9E2828">
      <w:pPr>
        <w:numPr>
          <w:ilvl w:val="0"/>
          <w:numId w:val="18"/>
        </w:numPr>
        <w:spacing w:after="0" w:line="240" w:lineRule="auto"/>
        <w:rPr>
          <w:color w:val="000000" w:themeColor="text1"/>
        </w:rPr>
      </w:pPr>
      <w:r w:rsidRPr="5B9E2828">
        <w:rPr>
          <w:rFonts w:ascii="Times New Roman" w:eastAsia="Times New Roman" w:hAnsi="Times New Roman" w:cs="Times New Roman"/>
          <w:color w:val="000000" w:themeColor="text1"/>
        </w:rPr>
        <w:t>Fødselsdato (person.foedselsdato.eq)</w:t>
      </w:r>
    </w:p>
    <w:p w14:paraId="7A488E01" w14:textId="11C474ED" w:rsidR="00081DFF" w:rsidRDefault="5B9E2828" w:rsidP="5B9E2828">
      <w:pPr>
        <w:numPr>
          <w:ilvl w:val="0"/>
          <w:numId w:val="18"/>
        </w:numPr>
        <w:spacing w:after="0" w:line="240" w:lineRule="auto"/>
        <w:rPr>
          <w:color w:val="000000" w:themeColor="text1"/>
        </w:rPr>
      </w:pPr>
      <w:r w:rsidRPr="5B9E2828">
        <w:rPr>
          <w:rFonts w:ascii="Times New Roman" w:eastAsia="Times New Roman" w:hAnsi="Times New Roman" w:cs="Times New Roman"/>
          <w:color w:val="000000" w:themeColor="text1"/>
        </w:rPr>
        <w:t>Adressesøgning (cadr.vejadresseringsnavn.eq, cadr.husnummer.eq og cadr.postnummer.eq)</w:t>
      </w:r>
    </w:p>
    <w:p w14:paraId="38C66F48" w14:textId="55B54713" w:rsidR="00320C95" w:rsidRDefault="5B9E2828" w:rsidP="5B9E2828">
      <w:pPr>
        <w:numPr>
          <w:ilvl w:val="0"/>
          <w:numId w:val="18"/>
        </w:numPr>
        <w:spacing w:after="0" w:line="240" w:lineRule="auto"/>
        <w:rPr>
          <w:color w:val="000000" w:themeColor="text1"/>
        </w:rPr>
      </w:pPr>
      <w:r w:rsidRPr="5B9E2828">
        <w:rPr>
          <w:rFonts w:ascii="Times New Roman" w:eastAsia="Times New Roman" w:hAnsi="Times New Roman" w:cs="Times New Roman"/>
          <w:color w:val="000000" w:themeColor="text1"/>
        </w:rPr>
        <w:t>Navnesøgning (navn.efternavn.eq, Navn.fornavne.eq og navn.mellemnavn.eq)</w:t>
      </w:r>
    </w:p>
    <w:p w14:paraId="694C43D9" w14:textId="77777777" w:rsidR="00320C95" w:rsidRDefault="00320C95" w:rsidP="5B9E2828">
      <w:pPr>
        <w:spacing w:after="0" w:line="240" w:lineRule="auto"/>
        <w:ind w:left="360"/>
        <w:rPr>
          <w:rFonts w:ascii="Times New Roman" w:eastAsia="Times New Roman" w:hAnsi="Times New Roman" w:cs="Times New Roman"/>
          <w:color w:val="000000" w:themeColor="text1"/>
        </w:rPr>
      </w:pPr>
    </w:p>
    <w:p w14:paraId="4833AE67" w14:textId="10E20A43" w:rsidR="00320C95" w:rsidRPr="002A779B" w:rsidRDefault="5B9E2828" w:rsidP="5B9E2828">
      <w:pPr>
        <w:ind w:left="360"/>
        <w:rPr>
          <w:rFonts w:ascii="Times New Roman" w:eastAsia="Times New Roman" w:hAnsi="Times New Roman" w:cs="Times New Roman"/>
          <w:color w:val="000000" w:themeColor="text1"/>
        </w:rPr>
      </w:pPr>
      <w:r w:rsidRPr="5B9E2828">
        <w:rPr>
          <w:rFonts w:ascii="Times New Roman" w:eastAsia="Times New Roman" w:hAnsi="Times New Roman" w:cs="Times New Roman"/>
          <w:color w:val="000000" w:themeColor="text1"/>
        </w:rPr>
        <w:t>For parameter ud over de ovenfor nævnte gælder at svartiderne vil øges, jo flere parametre der angives. F.eks. kan kald med cadr.postnummer.eq alene eller f.eks. Navn.fornavne.eq alene, ikke forventes at leve op til SLA for komplekse.</w:t>
      </w:r>
    </w:p>
    <w:p w14:paraId="0C75F37D" w14:textId="77777777" w:rsidR="00081DFF" w:rsidRDefault="00081DFF" w:rsidP="5B9E2828">
      <w:pPr>
        <w:rPr>
          <w:rFonts w:ascii="Times New Roman" w:eastAsia="Times New Roman" w:hAnsi="Times New Roman" w:cs="Times New Roman"/>
        </w:rPr>
      </w:pPr>
    </w:p>
    <w:p w14:paraId="1CFC0307" w14:textId="77777777" w:rsidR="00E86290" w:rsidRPr="0032519F" w:rsidRDefault="5B9E2828">
      <w:pPr>
        <w:pStyle w:val="Overskrift2"/>
        <w:pPrChange w:id="35" w:author="Cæcilie Elle" w:date="2018-02-28T12:45:00Z">
          <w:pPr>
            <w:pStyle w:val="Overskrift1"/>
          </w:pPr>
        </w:pPrChange>
      </w:pPr>
      <w:bookmarkStart w:id="36" w:name="_Toc366152460"/>
      <w:bookmarkStart w:id="37" w:name="_Toc507585420"/>
      <w:r w:rsidRPr="0032519F">
        <w:t>URL opbygning</w:t>
      </w:r>
      <w:bookmarkEnd w:id="36"/>
      <w:bookmarkEnd w:id="37"/>
    </w:p>
    <w:p w14:paraId="26192B36" w14:textId="77777777" w:rsidR="009344E7" w:rsidRDefault="5B9E2828" w:rsidP="5B9E2828">
      <w:pPr>
        <w:rPr>
          <w:rFonts w:ascii="Times New Roman" w:eastAsia="Times New Roman" w:hAnsi="Times New Roman" w:cs="Times New Roman"/>
        </w:rPr>
      </w:pPr>
      <w:r w:rsidRPr="5B9E2828">
        <w:rPr>
          <w:rFonts w:ascii="Times New Roman" w:eastAsia="Times New Roman" w:hAnsi="Times New Roman" w:cs="Times New Roman"/>
        </w:rPr>
        <w:t xml:space="preserve">URL for de enkelte REST services er opbygget af et endpoint efterfulgt af registernavn, servicenavn, versionen af servicen, servicetype (REST eller WFS etc.)samt metodenavn for REST services. Efter ? tilføjes parametre i kaldet, der kan indeholde generelle kaldeparametre for REST services og metode specifikke parametre. </w:t>
      </w:r>
    </w:p>
    <w:p w14:paraId="2E9B70D6" w14:textId="77777777" w:rsidR="009344E7" w:rsidRDefault="5B9E2828" w:rsidP="5B9E2828">
      <w:pPr>
        <w:rPr>
          <w:rFonts w:ascii="Times New Roman" w:eastAsia="Times New Roman" w:hAnsi="Times New Roman" w:cs="Times New Roman"/>
        </w:rPr>
      </w:pPr>
      <w:r w:rsidRPr="5B9E2828">
        <w:rPr>
          <w:rFonts w:ascii="Times New Roman" w:eastAsia="Times New Roman" w:hAnsi="Times New Roman" w:cs="Times New Roman"/>
        </w:rPr>
        <w:t>Endpointet indeholder værtsnavnet, med et præfiks for miljøet hvis det ikke er produktionsmiljøet der tilgås.  Hvis der er tale om fortrolige eller følsomme data, følger S5. Se miljøbeskrivelser på Datafordeler.dk</w:t>
      </w:r>
    </w:p>
    <w:tbl>
      <w:tblPr>
        <w:tblStyle w:val="Tabel-Gitter"/>
        <w:tblW w:w="0" w:type="auto"/>
        <w:tblLook w:val="04A0" w:firstRow="1" w:lastRow="0" w:firstColumn="1" w:lastColumn="0" w:noHBand="0" w:noVBand="1"/>
      </w:tblPr>
      <w:tblGrid>
        <w:gridCol w:w="2660"/>
        <w:gridCol w:w="6946"/>
      </w:tblGrid>
      <w:tr w:rsidR="00E86290" w14:paraId="17E96C90" w14:textId="77777777" w:rsidTr="5B9E2828">
        <w:tc>
          <w:tcPr>
            <w:tcW w:w="2660" w:type="dxa"/>
          </w:tcPr>
          <w:p w14:paraId="3265DFB7" w14:textId="77777777" w:rsidR="00E86290"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b/>
                <w:bCs/>
              </w:rPr>
              <w:t>URL struktur for REST services</w:t>
            </w:r>
          </w:p>
        </w:tc>
        <w:tc>
          <w:tcPr>
            <w:tcW w:w="6946" w:type="dxa"/>
          </w:tcPr>
          <w:p w14:paraId="09442FC6" w14:textId="77777777" w:rsidR="00E86290"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rPr>
              <w:t>&lt;endpoint&gt;/register/service/version/servicetype/metode?</w:t>
            </w:r>
          </w:p>
        </w:tc>
      </w:tr>
      <w:tr w:rsidR="00E86290" w14:paraId="7A4D4679" w14:textId="77777777" w:rsidTr="5B9E2828">
        <w:tc>
          <w:tcPr>
            <w:tcW w:w="2660" w:type="dxa"/>
          </w:tcPr>
          <w:p w14:paraId="70F69B8A" w14:textId="77777777" w:rsidR="00E86290"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b/>
                <w:bCs/>
              </w:rPr>
              <w:t>Eksempel</w:t>
            </w:r>
          </w:p>
        </w:tc>
        <w:tc>
          <w:tcPr>
            <w:tcW w:w="6946" w:type="dxa"/>
          </w:tcPr>
          <w:p w14:paraId="3FB9E50F" w14:textId="77777777" w:rsidR="00E86290" w:rsidRDefault="5B9E2828" w:rsidP="5B9E2828">
            <w:pPr>
              <w:rPr>
                <w:rFonts w:ascii="Times New Roman" w:eastAsia="Times New Roman" w:hAnsi="Times New Roman" w:cs="Times New Roman"/>
              </w:rPr>
            </w:pPr>
            <w:r w:rsidRPr="5B9E2828">
              <w:rPr>
                <w:rFonts w:ascii="Times New Roman" w:eastAsia="Times New Roman" w:hAnsi="Times New Roman" w:cs="Times New Roman"/>
              </w:rPr>
              <w:t xml:space="preserve">&lt;endpoint&gt;= </w:t>
            </w:r>
            <w:hyperlink r:id="rId16">
              <w:r w:rsidRPr="5B9E2828">
                <w:rPr>
                  <w:rStyle w:val="Hyperlink"/>
                  <w:rFonts w:ascii="Times New Roman" w:eastAsia="Times New Roman" w:hAnsi="Times New Roman" w:cs="Times New Roman"/>
                  <w:color w:val="auto"/>
                </w:rPr>
                <w:t>https://test03-s5-certservices.datafordeler.dk/</w:t>
              </w:r>
            </w:hyperlink>
          </w:p>
          <w:p w14:paraId="599547E4" w14:textId="77777777" w:rsidR="00E86290" w:rsidRPr="00507B07" w:rsidRDefault="5B9E2828" w:rsidP="5B9E2828">
            <w:pPr>
              <w:rPr>
                <w:rFonts w:ascii="Times New Roman" w:eastAsia="Times New Roman" w:hAnsi="Times New Roman" w:cs="Times New Roman"/>
              </w:rPr>
            </w:pPr>
            <w:r w:rsidRPr="5B9E2828">
              <w:rPr>
                <w:rFonts w:ascii="Times New Roman" w:eastAsia="Times New Roman" w:hAnsi="Times New Roman" w:cs="Times New Roman"/>
              </w:rPr>
              <w:t xml:space="preserve">/register/service/version/servicetype/metode? = </w:t>
            </w:r>
          </w:p>
          <w:p w14:paraId="157BF9DE" w14:textId="677097A4" w:rsidR="00AD696C" w:rsidRPr="009344E7" w:rsidRDefault="5B9E2828" w:rsidP="5B9E2828">
            <w:pPr>
              <w:rPr>
                <w:rStyle w:val="Hyperlink"/>
                <w:rFonts w:ascii="Times New Roman" w:eastAsia="Times New Roman" w:hAnsi="Times New Roman" w:cs="Times New Roman"/>
              </w:rPr>
            </w:pPr>
            <w:r w:rsidRPr="5B9E2828">
              <w:rPr>
                <w:rStyle w:val="Hyperlink"/>
                <w:rFonts w:ascii="Times New Roman" w:eastAsia="Times New Roman" w:hAnsi="Times New Roman" w:cs="Times New Roman"/>
                <w:color w:val="auto"/>
                <w:u w:val="none"/>
              </w:rPr>
              <w:t>/CPR/CprPerson/1/REST/PersonKompletListeHent?</w:t>
            </w:r>
          </w:p>
          <w:p w14:paraId="4EF3CEB1" w14:textId="3CD0E52E" w:rsidR="00E86290" w:rsidRDefault="00E86290" w:rsidP="5B9E2828">
            <w:pPr>
              <w:rPr>
                <w:rFonts w:ascii="Times New Roman" w:eastAsia="Times New Roman" w:hAnsi="Times New Roman" w:cs="Times New Roman"/>
                <w:b/>
                <w:bCs/>
              </w:rPr>
            </w:pPr>
          </w:p>
        </w:tc>
      </w:tr>
    </w:tbl>
    <w:p w14:paraId="01957890" w14:textId="77777777" w:rsidR="00E86290" w:rsidRPr="00202F13" w:rsidRDefault="00E86290" w:rsidP="5B9E2828">
      <w:pPr>
        <w:rPr>
          <w:rFonts w:ascii="Times New Roman" w:eastAsia="Times New Roman" w:hAnsi="Times New Roman" w:cs="Times New Roman"/>
        </w:rPr>
      </w:pPr>
    </w:p>
    <w:p w14:paraId="2FD4E0E3" w14:textId="77777777" w:rsidR="00E95C8F" w:rsidRPr="000D1AE5" w:rsidRDefault="00E95C8F" w:rsidP="00E95C8F">
      <w:pPr>
        <w:rPr>
          <w:ins w:id="38" w:author="Jacob Schou" w:date="2018-02-15T11:42:00Z"/>
          <w:rFonts w:ascii="Times New Roman" w:hAnsi="Times New Roman" w:cs="Times New Roman"/>
          <w:iCs/>
          <w:color w:val="000000"/>
          <w:lang w:eastAsia="da-DK"/>
        </w:rPr>
      </w:pPr>
      <w:bookmarkStart w:id="39" w:name="_Toc498972835"/>
      <w:bookmarkStart w:id="40" w:name="_Toc366152462"/>
      <w:ins w:id="41" w:author="Jacob Schou" w:date="2018-02-15T11:42:00Z">
        <w:r w:rsidRPr="000D1AE5">
          <w:rPr>
            <w:rFonts w:ascii="Times New Roman" w:eastAsia="Times New Roman" w:hAnsi="Times New Roman" w:cs="Times New Roman"/>
          </w:rPr>
          <w:t>Tjenesterne er specificeret til at give JSON som output, og dette er default såfremt output parameter ikke anvendes.</w:t>
        </w:r>
        <w:r w:rsidRPr="000D1AE5">
          <w:rPr>
            <w:rFonts w:ascii="Times New Roman" w:hAnsi="Times New Roman" w:cs="Times New Roman"/>
            <w:iCs/>
            <w:color w:val="000000"/>
          </w:rPr>
          <w:t xml:space="preserve"> Såfremt der angives XML som output parameter, leveres XML baseret på det specificerede JSON skema:</w:t>
        </w:r>
      </w:ins>
    </w:p>
    <w:p w14:paraId="14C41EC3" w14:textId="77777777" w:rsidR="00E95C8F" w:rsidRPr="000D1AE5" w:rsidRDefault="00E95C8F" w:rsidP="00E95C8F">
      <w:pPr>
        <w:pStyle w:val="Listeafsnit"/>
        <w:ind w:hanging="360"/>
        <w:rPr>
          <w:ins w:id="42" w:author="Jacob Schou" w:date="2018-02-15T11:42:00Z"/>
          <w:rFonts w:ascii="Times New Roman" w:hAnsi="Times New Roman" w:cs="Times New Roman"/>
          <w:iCs/>
          <w:color w:val="000000"/>
        </w:rPr>
      </w:pPr>
      <w:ins w:id="43" w:author="Jacob Schou" w:date="2018-02-15T11:42:00Z">
        <w:r w:rsidRPr="000D1AE5">
          <w:rPr>
            <w:rFonts w:ascii="Times New Roman" w:hAnsi="Times New Roman" w:cs="Times New Roman"/>
            <w:color w:val="000000"/>
          </w:rPr>
          <w:t>·</w:t>
        </w:r>
        <w:r w:rsidRPr="000D1AE5">
          <w:rPr>
            <w:rFonts w:ascii="Times New Roman" w:hAnsi="Times New Roman" w:cs="Times New Roman"/>
            <w:color w:val="000000"/>
            <w:sz w:val="14"/>
            <w:szCs w:val="14"/>
          </w:rPr>
          <w:t xml:space="preserve">        </w:t>
        </w:r>
        <w:r w:rsidRPr="000D1AE5">
          <w:rPr>
            <w:rFonts w:ascii="Times New Roman" w:hAnsi="Times New Roman" w:cs="Times New Roman"/>
            <w:iCs/>
            <w:color w:val="000000"/>
          </w:rPr>
          <w:t>Der udføres samme sæt SQL'er (data fremsøgning) uafhængigt af ønsket format og der hentes kun data der indgår i JSON skemaet.</w:t>
        </w:r>
      </w:ins>
    </w:p>
    <w:p w14:paraId="42DCDE74" w14:textId="77777777" w:rsidR="00E95C8F" w:rsidRPr="000D1AE5" w:rsidRDefault="00E95C8F" w:rsidP="00E95C8F">
      <w:pPr>
        <w:pStyle w:val="Listeafsnit"/>
        <w:ind w:hanging="360"/>
        <w:rPr>
          <w:ins w:id="44" w:author="Jacob Schou" w:date="2018-02-15T11:42:00Z"/>
          <w:rFonts w:ascii="Times New Roman" w:hAnsi="Times New Roman" w:cs="Times New Roman"/>
          <w:iCs/>
          <w:color w:val="000000"/>
        </w:rPr>
      </w:pPr>
      <w:ins w:id="45" w:author="Jacob Schou" w:date="2018-02-15T11:42:00Z">
        <w:r w:rsidRPr="000D1AE5">
          <w:rPr>
            <w:rFonts w:ascii="Times New Roman" w:hAnsi="Times New Roman" w:cs="Times New Roman"/>
            <w:color w:val="000000"/>
          </w:rPr>
          <w:t>·</w:t>
        </w:r>
        <w:r w:rsidRPr="000D1AE5">
          <w:rPr>
            <w:rFonts w:ascii="Times New Roman" w:hAnsi="Times New Roman" w:cs="Times New Roman"/>
            <w:color w:val="000000"/>
            <w:sz w:val="14"/>
            <w:szCs w:val="14"/>
          </w:rPr>
          <w:t xml:space="preserve">        </w:t>
        </w:r>
        <w:r w:rsidRPr="000D1AE5">
          <w:rPr>
            <w:rFonts w:ascii="Times New Roman" w:hAnsi="Times New Roman" w:cs="Times New Roman"/>
            <w:iCs/>
            <w:color w:val="000000"/>
          </w:rPr>
          <w:t>Herefter formateres de fremsøgte data til det ønskede format ud fra JSON skemaet.</w:t>
        </w:r>
      </w:ins>
    </w:p>
    <w:p w14:paraId="2E4EEA26" w14:textId="77777777" w:rsidR="00E95C8F" w:rsidRPr="000D1AE5" w:rsidRDefault="00E95C8F" w:rsidP="00E95C8F">
      <w:pPr>
        <w:rPr>
          <w:ins w:id="46" w:author="Jacob Schou" w:date="2018-02-15T11:42:00Z"/>
          <w:rFonts w:ascii="Times New Roman" w:hAnsi="Times New Roman" w:cs="Times New Roman"/>
          <w:iCs/>
          <w:color w:val="000000"/>
        </w:rPr>
      </w:pPr>
      <w:ins w:id="47" w:author="Jacob Schou" w:date="2018-02-15T11:42:00Z">
        <w:r w:rsidRPr="000D1AE5">
          <w:rPr>
            <w:rFonts w:ascii="Times New Roman" w:hAnsi="Times New Roman" w:cs="Times New Roman"/>
            <w:iCs/>
            <w:color w:val="000000"/>
          </w:rPr>
          <w:t>Om output er i XML eller JSON er et spørgsmål om syntaks og påvirker IKKE data indholdet."</w:t>
        </w:r>
      </w:ins>
    </w:p>
    <w:p w14:paraId="0AD2F433" w14:textId="77777777" w:rsidR="00E95C8F" w:rsidRDefault="00E95C8F" w:rsidP="0032519F">
      <w:pPr>
        <w:pStyle w:val="Overskrift2"/>
      </w:pPr>
    </w:p>
    <w:p w14:paraId="250DCD24" w14:textId="1B64F335" w:rsidR="00F656AE" w:rsidRDefault="5B9E2828" w:rsidP="0032519F">
      <w:pPr>
        <w:pStyle w:val="Overskrift2"/>
      </w:pPr>
      <w:bookmarkStart w:id="48" w:name="_Toc507585421"/>
      <w:r w:rsidRPr="5B9E2828">
        <w:t>Generelt om søgeparametre</w:t>
      </w:r>
      <w:bookmarkEnd w:id="39"/>
      <w:bookmarkEnd w:id="48"/>
    </w:p>
    <w:p w14:paraId="0935CC21" w14:textId="24E29F81" w:rsidR="00AD696C" w:rsidRDefault="5B9E2828" w:rsidP="5B9E2828">
      <w:pPr>
        <w:spacing w:after="200" w:line="276" w:lineRule="auto"/>
        <w:rPr>
          <w:rFonts w:ascii="Times New Roman" w:eastAsia="Times New Roman" w:hAnsi="Times New Roman" w:cs="Times New Roman"/>
        </w:rPr>
      </w:pPr>
      <w:r w:rsidRPr="5B9E2828">
        <w:rPr>
          <w:rFonts w:ascii="Times New Roman" w:eastAsia="Times New Roman" w:hAnsi="Times New Roman" w:cs="Times New Roman"/>
        </w:rPr>
        <w:t xml:space="preserve">Alle inputparametre er opdelt i objekter. </w:t>
      </w:r>
    </w:p>
    <w:p w14:paraId="6FE4C342" w14:textId="77777777" w:rsidR="00AD696C" w:rsidRDefault="5B9E2828" w:rsidP="5B9E2828">
      <w:pPr>
        <w:spacing w:after="200" w:line="276" w:lineRule="auto"/>
        <w:rPr>
          <w:rFonts w:ascii="Times New Roman" w:eastAsia="Times New Roman" w:hAnsi="Times New Roman" w:cs="Times New Roman"/>
        </w:rPr>
      </w:pPr>
      <w:r w:rsidRPr="5B9E2828">
        <w:rPr>
          <w:rFonts w:ascii="Times New Roman" w:eastAsia="Times New Roman" w:hAnsi="Times New Roman" w:cs="Times New Roman"/>
        </w:rPr>
        <w:t>Ved fremsøgning af data opfattes parametrene som AND mellem objekter og OR mellem angivne værdier til specifikke objekter. Det er muligt at spørge med arrays på alle inputparametre, uanset datatype.</w:t>
      </w:r>
    </w:p>
    <w:p w14:paraId="3623C0CD" w14:textId="77777777" w:rsidR="00AD696C" w:rsidRDefault="00AD696C" w:rsidP="5B9E2828">
      <w:pPr>
        <w:spacing w:after="200" w:line="276" w:lineRule="auto"/>
        <w:rPr>
          <w:rFonts w:ascii="Times New Roman" w:eastAsia="Times New Roman" w:hAnsi="Times New Roman" w:cs="Times New Roman"/>
        </w:rPr>
      </w:pPr>
    </w:p>
    <w:p w14:paraId="14A83BD6"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Eksempelvis:</w:t>
      </w:r>
    </w:p>
    <w:p w14:paraId="150C3F89"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 Person</w:t>
      </w:r>
    </w:p>
    <w:p w14:paraId="11EE267E"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o Reklamebeskyttelse = Nej</w:t>
      </w:r>
    </w:p>
    <w:p w14:paraId="78475A54"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 Adresse</w:t>
      </w:r>
    </w:p>
    <w:p w14:paraId="64614F4F"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o Husnummer = (’13B’, ’24’, ’27’)</w:t>
      </w:r>
    </w:p>
    <w:p w14:paraId="042C8137"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Dette eksempel, skal omsættes til:</w:t>
      </w:r>
    </w:p>
    <w:p w14:paraId="3A65C398"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SELECT * FROM CPR</w:t>
      </w:r>
    </w:p>
    <w:p w14:paraId="6D0D62ED"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WHERE Reklamebeskyttelse = Nej AND Husnummer IN (’13B’, ’24’, ’27’)</w:t>
      </w:r>
    </w:p>
    <w:p w14:paraId="35990D98" w14:textId="77777777" w:rsidR="00AD696C" w:rsidRDefault="5B9E2828" w:rsidP="5B9E2828">
      <w:pPr>
        <w:spacing w:after="200" w:line="276" w:lineRule="auto"/>
        <w:rPr>
          <w:rFonts w:ascii="Times New Roman" w:eastAsia="Times New Roman" w:hAnsi="Times New Roman" w:cs="Times New Roman"/>
        </w:rPr>
      </w:pPr>
      <w:r w:rsidRPr="5B9E2828">
        <w:rPr>
          <w:rFonts w:ascii="Times New Roman" w:eastAsia="Times New Roman" w:hAnsi="Times New Roman" w:cs="Times New Roman"/>
        </w:rPr>
        <w:t xml:space="preserve"> </w:t>
      </w:r>
    </w:p>
    <w:p w14:paraId="4BAB3E7C"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Note:</w:t>
      </w:r>
    </w:p>
    <w:p w14:paraId="0388F2B8"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 xml:space="preserve">Husnummer IN (’13B’, ’24’, ’27’) er lig med </w:t>
      </w:r>
    </w:p>
    <w:p w14:paraId="37D41DE3"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Husnummer = ’13’ OR Husnummer = ’24’ OR Husnummer = ’27’</w:t>
      </w:r>
    </w:p>
    <w:p w14:paraId="5F8B6B46" w14:textId="77777777" w:rsidR="00AD696C" w:rsidRDefault="00AD696C" w:rsidP="5B9E2828">
      <w:pPr>
        <w:spacing w:after="200" w:line="276" w:lineRule="auto"/>
        <w:rPr>
          <w:rFonts w:ascii="Times New Roman" w:eastAsia="Times New Roman" w:hAnsi="Times New Roman" w:cs="Times New Roman"/>
        </w:rPr>
      </w:pPr>
    </w:p>
    <w:p w14:paraId="029F4628" w14:textId="77777777" w:rsidR="00AD696C" w:rsidRDefault="5B9E2828" w:rsidP="5B9E2828">
      <w:pPr>
        <w:spacing w:after="200" w:line="276" w:lineRule="auto"/>
        <w:rPr>
          <w:rFonts w:ascii="Times New Roman" w:eastAsia="Times New Roman" w:hAnsi="Times New Roman" w:cs="Times New Roman"/>
        </w:rPr>
      </w:pPr>
      <w:r w:rsidRPr="5B9E2828">
        <w:rPr>
          <w:rFonts w:ascii="Times New Roman" w:eastAsia="Times New Roman" w:hAnsi="Times New Roman" w:cs="Times New Roman"/>
        </w:rPr>
        <w:t>Udover ovenstående anvendes operatorerne lig med (=), større end (&gt;) og mindre end (&lt;) på integer og dato parametre.</w:t>
      </w:r>
    </w:p>
    <w:p w14:paraId="33532B52"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Eksempelvis:</w:t>
      </w:r>
    </w:p>
    <w:p w14:paraId="18B1CAE0"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 Tilflytningsadresse &gt; 2016.02.23</w:t>
      </w:r>
    </w:p>
    <w:p w14:paraId="77C0B4EF" w14:textId="77777777" w:rsidR="00AD696C" w:rsidRDefault="00AD696C" w:rsidP="5B9E2828">
      <w:pPr>
        <w:spacing w:after="200" w:line="276" w:lineRule="auto"/>
        <w:rPr>
          <w:rFonts w:ascii="Times New Roman" w:eastAsia="Times New Roman" w:hAnsi="Times New Roman" w:cs="Times New Roman"/>
        </w:rPr>
      </w:pPr>
    </w:p>
    <w:p w14:paraId="36EA328E" w14:textId="77777777" w:rsidR="00AD696C" w:rsidRDefault="5B9E2828" w:rsidP="5B9E2828">
      <w:pPr>
        <w:spacing w:after="200" w:line="276" w:lineRule="auto"/>
        <w:rPr>
          <w:rFonts w:ascii="Times New Roman" w:eastAsia="Times New Roman" w:hAnsi="Times New Roman" w:cs="Times New Roman"/>
        </w:rPr>
      </w:pPr>
      <w:r w:rsidRPr="5B9E2828">
        <w:rPr>
          <w:rFonts w:ascii="Times New Roman" w:eastAsia="Times New Roman" w:hAnsi="Times New Roman" w:cs="Times New Roman"/>
        </w:rPr>
        <w:t>Tekst parametre (string), wildcards understøttes på enkelt karakterer (?) og på en ubegrænset mængde karakterer (*)</w:t>
      </w:r>
    </w:p>
    <w:p w14:paraId="51A243A2" w14:textId="77777777" w:rsidR="00AD696C" w:rsidRDefault="00AD696C" w:rsidP="5B9E2828">
      <w:pPr>
        <w:spacing w:after="200" w:line="276" w:lineRule="auto"/>
        <w:rPr>
          <w:rFonts w:ascii="Times New Roman" w:eastAsia="Times New Roman" w:hAnsi="Times New Roman" w:cs="Times New Roman"/>
        </w:rPr>
      </w:pPr>
    </w:p>
    <w:p w14:paraId="590973B8"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Eksempelvis:</w:t>
      </w:r>
    </w:p>
    <w:p w14:paraId="5AA939D3"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 Postdistrikt = Br?nshøj  (Brønshøj)</w:t>
      </w:r>
    </w:p>
    <w:p w14:paraId="291C47A5"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 Postdistrikt = Brøn* (Brønshøj, Brønderslev, mf.)</w:t>
      </w:r>
    </w:p>
    <w:p w14:paraId="3CF53F50"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 Postdistrikt = B*rød (Birkerød, mf.)</w:t>
      </w:r>
    </w:p>
    <w:p w14:paraId="278AA6A6" w14:textId="77777777" w:rsidR="00AD696C" w:rsidRDefault="5B9E2828" w:rsidP="5B9E2828">
      <w:pPr>
        <w:spacing w:after="0" w:line="276" w:lineRule="auto"/>
        <w:rPr>
          <w:rFonts w:ascii="Times New Roman" w:eastAsia="Times New Roman" w:hAnsi="Times New Roman" w:cs="Times New Roman"/>
        </w:rPr>
      </w:pPr>
      <w:r w:rsidRPr="5B9E2828">
        <w:rPr>
          <w:rFonts w:ascii="Times New Roman" w:eastAsia="Times New Roman" w:hAnsi="Times New Roman" w:cs="Times New Roman"/>
        </w:rPr>
        <w:t>- Postdistrikt = *rød (Hillerød, Birkerød, Solrød, mf.)</w:t>
      </w:r>
    </w:p>
    <w:p w14:paraId="0D27E5D4" w14:textId="77777777" w:rsidR="00AD696C" w:rsidRDefault="00AD696C" w:rsidP="5B9E2828">
      <w:pPr>
        <w:spacing w:after="200" w:line="276" w:lineRule="auto"/>
        <w:rPr>
          <w:rFonts w:ascii="Times New Roman" w:eastAsia="Times New Roman" w:hAnsi="Times New Roman" w:cs="Times New Roman"/>
        </w:rPr>
      </w:pPr>
    </w:p>
    <w:p w14:paraId="4EA8C058" w14:textId="77777777" w:rsidR="00AD696C" w:rsidRDefault="5B9E2828" w:rsidP="0032519F">
      <w:pPr>
        <w:pStyle w:val="Overskrift2"/>
      </w:pPr>
      <w:bookmarkStart w:id="49" w:name="_Toc498953662"/>
      <w:bookmarkStart w:id="50" w:name="_Toc507585422"/>
      <w:r w:rsidRPr="5B9E2828">
        <w:t>Generelt om outputparametre</w:t>
      </w:r>
      <w:bookmarkEnd w:id="49"/>
      <w:bookmarkEnd w:id="50"/>
    </w:p>
    <w:p w14:paraId="3AE7D100" w14:textId="6DEF160E" w:rsidR="00AD696C" w:rsidRDefault="5B9E2828" w:rsidP="5B9E2828">
      <w:pPr>
        <w:spacing w:after="200" w:line="276" w:lineRule="auto"/>
        <w:rPr>
          <w:ins w:id="51" w:author="Cæcilie Elle" w:date="2018-02-27T15:08:00Z"/>
          <w:rFonts w:ascii="Times New Roman" w:eastAsia="Times New Roman" w:hAnsi="Times New Roman" w:cs="Times New Roman"/>
        </w:rPr>
      </w:pPr>
      <w:r w:rsidRPr="5B9E2828">
        <w:rPr>
          <w:rFonts w:ascii="Times New Roman" w:eastAsia="Times New Roman" w:hAnsi="Times New Roman" w:cs="Times New Roman"/>
        </w:rPr>
        <w:t>Hvor muligt leveres altid VirkningFRA og VirkningTIL samt tilhørende usikkerhedsmarkeringer.</w:t>
      </w:r>
    </w:p>
    <w:p w14:paraId="08EA5B10" w14:textId="77777777" w:rsidR="00FA275E" w:rsidRDefault="00FA275E" w:rsidP="0032519F">
      <w:pPr>
        <w:pStyle w:val="Overskrift2"/>
        <w:rPr>
          <w:ins w:id="52" w:author="Cæcilie Elle" w:date="2018-02-27T15:08:00Z"/>
        </w:rPr>
      </w:pPr>
      <w:bookmarkStart w:id="53" w:name="_Toc507500209"/>
      <w:bookmarkStart w:id="54" w:name="_Toc507585423"/>
      <w:ins w:id="55" w:author="Cæcilie Elle" w:date="2018-02-27T15:08:00Z">
        <w:r w:rsidRPr="00BE6367">
          <w:t>Generelt om fejlkoder</w:t>
        </w:r>
        <w:bookmarkEnd w:id="53"/>
        <w:bookmarkEnd w:id="54"/>
      </w:ins>
    </w:p>
    <w:p w14:paraId="082E03A9" w14:textId="21B4254B" w:rsidR="00FA275E" w:rsidRDefault="00FA275E" w:rsidP="00FA275E">
      <w:pPr>
        <w:spacing w:after="200" w:line="276" w:lineRule="auto"/>
        <w:rPr>
          <w:rFonts w:ascii="Times New Roman" w:eastAsia="Times New Roman" w:hAnsi="Times New Roman" w:cs="Times New Roman"/>
        </w:rPr>
      </w:pPr>
      <w:ins w:id="56" w:author="Cæcilie Elle" w:date="2018-02-27T15:08:00Z">
        <w:r w:rsidRPr="00BE6367">
          <w:rPr>
            <w:rFonts w:ascii="Times New Roman" w:hAnsi="Times New Roman" w:cs="Times New Roman"/>
            <w:sz w:val="24"/>
          </w:rPr>
          <w:t>Beskrivelsen af fejlkoder fremgår af dokumentet ”Error codes and messages” (link til dokument – dokumentet udstilles også på hjemmesiden). Dokumentet indeholder en liste over systemets fejlkoder med tilhørende beskeder og beskrivelser af fejlen.</w:t>
        </w:r>
      </w:ins>
    </w:p>
    <w:p w14:paraId="21EFDC87" w14:textId="77777777" w:rsidR="00E86290" w:rsidRPr="00B814D1" w:rsidRDefault="5B9E2828" w:rsidP="0032519F">
      <w:pPr>
        <w:pStyle w:val="Overskrift1"/>
      </w:pPr>
      <w:bookmarkStart w:id="57" w:name="_Toc507585424"/>
      <w:bookmarkStart w:id="58" w:name="_Toc466467805"/>
      <w:bookmarkEnd w:id="40"/>
      <w:r w:rsidRPr="5B9E2828">
        <w:lastRenderedPageBreak/>
        <w:t>CPR</w:t>
      </w:r>
      <w:bookmarkEnd w:id="57"/>
      <w:r w:rsidRPr="5B9E2828">
        <w:t xml:space="preserve"> </w:t>
      </w:r>
    </w:p>
    <w:p w14:paraId="09EBF69F" w14:textId="613D325C" w:rsidR="00E86290" w:rsidRPr="00202F13"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rPr>
        <w:t>I nedenstående afsnit beskrives de tjenester på Datafordeleren der udstiller CPR data til de offentlige kunders anvendelse af (aktuelle såvel som historiske</w:t>
      </w:r>
      <w:ins w:id="59" w:author="Jacob Schou" w:date="2018-02-15T11:52:00Z">
        <w:r w:rsidR="00E95C8F">
          <w:rPr>
            <w:rFonts w:ascii="Times New Roman" w:eastAsia="Times New Roman" w:hAnsi="Times New Roman" w:cs="Times New Roman"/>
          </w:rPr>
          <w:t xml:space="preserve"> data</w:t>
        </w:r>
      </w:ins>
      <w:r w:rsidRPr="5B9E2828">
        <w:rPr>
          <w:rFonts w:ascii="Times New Roman" w:eastAsia="Times New Roman" w:hAnsi="Times New Roman" w:cs="Times New Roman"/>
        </w:rPr>
        <w:t>).</w:t>
      </w:r>
    </w:p>
    <w:p w14:paraId="536955D4" w14:textId="77777777" w:rsidR="00137E51" w:rsidRDefault="00137E51" w:rsidP="5B9E2828">
      <w:pPr>
        <w:rPr>
          <w:rFonts w:ascii="Times New Roman" w:eastAsia="Times New Roman" w:hAnsi="Times New Roman" w:cs="Times New Roman"/>
        </w:rPr>
      </w:pPr>
    </w:p>
    <w:p w14:paraId="48934BFA" w14:textId="5E789938" w:rsidR="00E0631A" w:rsidRPr="0055083E" w:rsidRDefault="5B9E2828" w:rsidP="0032519F">
      <w:pPr>
        <w:pStyle w:val="Overskrift2"/>
      </w:pPr>
      <w:bookmarkStart w:id="60" w:name="_Toc507585425"/>
      <w:r w:rsidRPr="5B9E2828">
        <w:t>Rest service: CprPerson</w:t>
      </w:r>
      <w:bookmarkEnd w:id="58"/>
      <w:bookmarkEnd w:id="60"/>
    </w:p>
    <w:p w14:paraId="6157A1DF" w14:textId="77777777" w:rsidR="00BF1642" w:rsidRDefault="00BF1642" w:rsidP="5B9E2828">
      <w:pPr>
        <w:rPr>
          <w:rFonts w:ascii="Times New Roman" w:eastAsia="Times New Roman" w:hAnsi="Times New Roman" w:cs="Times New Roman"/>
          <w:b/>
          <w:bCs/>
        </w:rPr>
      </w:pPr>
    </w:p>
    <w:p w14:paraId="4FF3E091" w14:textId="43451F74" w:rsidR="00E12C51" w:rsidRPr="00202F13"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rPr>
        <w:t>Offentlige kunders anvendelse af CPR data (aktuelle såvel som historiske).</w:t>
      </w:r>
      <w:r w:rsidRPr="5B9E2828">
        <w:rPr>
          <w:rFonts w:ascii="Times New Roman" w:eastAsia="Times New Roman" w:hAnsi="Times New Roman" w:cs="Times New Roman"/>
          <w:b/>
          <w:bCs/>
        </w:rPr>
        <w:t xml:space="preserve"> </w:t>
      </w:r>
    </w:p>
    <w:tbl>
      <w:tblPr>
        <w:tblStyle w:val="Tabel-Gitter"/>
        <w:tblW w:w="0" w:type="auto"/>
        <w:tblLook w:val="04A0" w:firstRow="1" w:lastRow="0" w:firstColumn="1" w:lastColumn="0" w:noHBand="0" w:noVBand="1"/>
      </w:tblPr>
      <w:tblGrid>
        <w:gridCol w:w="2660"/>
        <w:gridCol w:w="6946"/>
      </w:tblGrid>
      <w:tr w:rsidR="00E12C51" w14:paraId="6C01D3C0" w14:textId="77777777" w:rsidTr="5B9E2828">
        <w:tc>
          <w:tcPr>
            <w:tcW w:w="2660" w:type="dxa"/>
          </w:tcPr>
          <w:p w14:paraId="59FAFEA1" w14:textId="77777777" w:rsidR="00E12C51"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b/>
                <w:bCs/>
              </w:rPr>
              <w:t>Format</w:t>
            </w:r>
          </w:p>
        </w:tc>
        <w:tc>
          <w:tcPr>
            <w:tcW w:w="6946" w:type="dxa"/>
          </w:tcPr>
          <w:p w14:paraId="0D074C2B" w14:textId="78300007" w:rsidR="00E12C51"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rPr>
              <w:t>JSON</w:t>
            </w:r>
          </w:p>
        </w:tc>
      </w:tr>
      <w:tr w:rsidR="00E12C51" w14:paraId="59E96B72" w14:textId="77777777" w:rsidTr="5B9E2828">
        <w:tc>
          <w:tcPr>
            <w:tcW w:w="2660" w:type="dxa"/>
          </w:tcPr>
          <w:p w14:paraId="1D256D8E" w14:textId="77777777" w:rsidR="00E12C51"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b/>
                <w:bCs/>
              </w:rPr>
              <w:t>Sikkerhedszone</w:t>
            </w:r>
          </w:p>
        </w:tc>
        <w:tc>
          <w:tcPr>
            <w:tcW w:w="6946" w:type="dxa"/>
          </w:tcPr>
          <w:p w14:paraId="3FE89D5A" w14:textId="77777777" w:rsidR="00E12C51"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rPr>
              <w:t>5 - Indeholder fortrolige eller følsomme data.</w:t>
            </w:r>
          </w:p>
        </w:tc>
      </w:tr>
      <w:tr w:rsidR="00E12C51" w14:paraId="20AFF185" w14:textId="77777777" w:rsidTr="5B9E2828">
        <w:tc>
          <w:tcPr>
            <w:tcW w:w="2660" w:type="dxa"/>
          </w:tcPr>
          <w:p w14:paraId="6ACBE7E0" w14:textId="77777777" w:rsidR="00E12C51"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b/>
                <w:bCs/>
              </w:rPr>
              <w:t>Adgangsniveau</w:t>
            </w:r>
          </w:p>
        </w:tc>
        <w:tc>
          <w:tcPr>
            <w:tcW w:w="6946" w:type="dxa"/>
          </w:tcPr>
          <w:p w14:paraId="2B8B790F" w14:textId="77777777" w:rsidR="00E12C51"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rPr>
              <w:t>Indgået aftale med CPR om anvendelse af data påkrævet.</w:t>
            </w:r>
          </w:p>
        </w:tc>
      </w:tr>
      <w:tr w:rsidR="00E12C51" w14:paraId="12CCB16C" w14:textId="77777777" w:rsidTr="5B9E2828">
        <w:tc>
          <w:tcPr>
            <w:tcW w:w="2660" w:type="dxa"/>
          </w:tcPr>
          <w:p w14:paraId="18D13038" w14:textId="77777777" w:rsidR="00E12C51" w:rsidRPr="43C1F7C3"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b/>
                <w:bCs/>
              </w:rPr>
              <w:t>Anvendt udstillingsmodel</w:t>
            </w:r>
          </w:p>
        </w:tc>
        <w:tc>
          <w:tcPr>
            <w:tcW w:w="6946" w:type="dxa"/>
          </w:tcPr>
          <w:p w14:paraId="2F8F9B06" w14:textId="77777777" w:rsidR="00BA38E8" w:rsidRDefault="5B9E2828" w:rsidP="5B9E2828">
            <w:pPr>
              <w:rPr>
                <w:rFonts w:ascii="Times New Roman" w:eastAsia="Times New Roman" w:hAnsi="Times New Roman" w:cs="Times New Roman"/>
              </w:rPr>
            </w:pPr>
            <w:r w:rsidRPr="5B9E2828">
              <w:rPr>
                <w:rFonts w:ascii="Times New Roman" w:eastAsia="Times New Roman" w:hAnsi="Times New Roman" w:cs="Times New Roman"/>
              </w:rPr>
              <w:t xml:space="preserve">Person </w:t>
            </w:r>
          </w:p>
          <w:p w14:paraId="514D052F" w14:textId="613CB652" w:rsidR="00E12C51" w:rsidRPr="00E567A4" w:rsidRDefault="5B9E2828" w:rsidP="5B9E2828">
            <w:pPr>
              <w:rPr>
                <w:rFonts w:ascii="Times New Roman" w:eastAsia="Times New Roman" w:hAnsi="Times New Roman" w:cs="Times New Roman"/>
              </w:rPr>
            </w:pPr>
            <w:r w:rsidRPr="5B9E2828">
              <w:rPr>
                <w:rFonts w:ascii="Times New Roman" w:eastAsia="Times New Roman" w:hAnsi="Times New Roman" w:cs="Times New Roman"/>
              </w:rPr>
              <w:t>Udstillingsmodel forefindes: http://data.gov.dk/model/diagrammer/</w:t>
            </w:r>
          </w:p>
        </w:tc>
      </w:tr>
      <w:tr w:rsidR="00006419" w14:paraId="51E5BBA9" w14:textId="77777777" w:rsidTr="5B9E2828">
        <w:tc>
          <w:tcPr>
            <w:tcW w:w="2660" w:type="dxa"/>
          </w:tcPr>
          <w:p w14:paraId="20FF158A" w14:textId="4140248C" w:rsidR="00006419"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b/>
                <w:bCs/>
              </w:rPr>
              <w:t>REST-regler</w:t>
            </w:r>
          </w:p>
        </w:tc>
        <w:tc>
          <w:tcPr>
            <w:tcW w:w="6946" w:type="dxa"/>
          </w:tcPr>
          <w:p w14:paraId="74EA0C45" w14:textId="647DF764" w:rsidR="00006419" w:rsidRDefault="5B9E2828" w:rsidP="5B9E2828">
            <w:pPr>
              <w:rPr>
                <w:rFonts w:ascii="Times New Roman" w:eastAsia="Times New Roman" w:hAnsi="Times New Roman" w:cs="Times New Roman"/>
              </w:rPr>
            </w:pPr>
            <w:r w:rsidRPr="5B9E2828">
              <w:rPr>
                <w:rFonts w:ascii="Times New Roman" w:eastAsia="Times New Roman" w:hAnsi="Times New Roman" w:cs="Times New Roman"/>
              </w:rPr>
              <w:t>Anvend paging. Default paging-størrelse:20</w:t>
            </w:r>
          </w:p>
        </w:tc>
      </w:tr>
    </w:tbl>
    <w:p w14:paraId="306F1535" w14:textId="4D5BA5C9" w:rsidR="00F91FED" w:rsidRPr="00AD696C" w:rsidRDefault="00F91FED" w:rsidP="5B9E2828">
      <w:pPr>
        <w:rPr>
          <w:rFonts w:ascii="Times New Roman" w:eastAsia="Times New Roman" w:hAnsi="Times New Roman" w:cs="Times New Roman"/>
        </w:rPr>
      </w:pPr>
    </w:p>
    <w:p w14:paraId="67D72E1D" w14:textId="28866645" w:rsidR="007032B0"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b/>
          <w:bCs/>
        </w:rPr>
        <w:t>Oversigt over metoder:</w:t>
      </w:r>
    </w:p>
    <w:tbl>
      <w:tblPr>
        <w:tblW w:w="7180" w:type="dxa"/>
        <w:tblInd w:w="75" w:type="dxa"/>
        <w:tblCellMar>
          <w:left w:w="70" w:type="dxa"/>
          <w:right w:w="70" w:type="dxa"/>
        </w:tblCellMar>
        <w:tblLook w:val="04A0" w:firstRow="1" w:lastRow="0" w:firstColumn="1" w:lastColumn="0" w:noHBand="0" w:noVBand="1"/>
      </w:tblPr>
      <w:tblGrid>
        <w:gridCol w:w="7180"/>
      </w:tblGrid>
      <w:tr w:rsidR="0096078E" w:rsidRPr="0096078E" w14:paraId="4A338740" w14:textId="77777777" w:rsidTr="5B9E2828">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D8E4BC"/>
            <w:noWrap/>
            <w:vAlign w:val="center"/>
            <w:hideMark/>
          </w:tcPr>
          <w:p w14:paraId="6C9C7B4F" w14:textId="77777777" w:rsidR="0096078E" w:rsidRPr="0096078E" w:rsidRDefault="5B9E2828" w:rsidP="5B9E2828">
            <w:pPr>
              <w:spacing w:after="0" w:line="240" w:lineRule="auto"/>
              <w:rPr>
                <w:rFonts w:ascii="Times New Roman" w:eastAsia="Times New Roman" w:hAnsi="Times New Roman" w:cs="Times New Roman"/>
                <w:b/>
                <w:bCs/>
                <w:color w:val="808080" w:themeColor="text1" w:themeTint="7F"/>
                <w:sz w:val="20"/>
                <w:szCs w:val="20"/>
                <w:lang w:eastAsia="da-DK"/>
              </w:rPr>
            </w:pPr>
            <w:r w:rsidRPr="5B9E2828">
              <w:rPr>
                <w:rFonts w:ascii="Times New Roman" w:eastAsia="Times New Roman" w:hAnsi="Times New Roman" w:cs="Times New Roman"/>
                <w:b/>
                <w:bCs/>
                <w:color w:val="808080" w:themeColor="text1" w:themeTint="7F"/>
                <w:sz w:val="20"/>
                <w:szCs w:val="20"/>
                <w:lang w:eastAsia="da-DK"/>
              </w:rPr>
              <w:t>Metodenavn</w:t>
            </w:r>
          </w:p>
        </w:tc>
      </w:tr>
      <w:tr w:rsidR="0096078E" w:rsidRPr="0096078E" w14:paraId="4D738C26" w14:textId="77777777" w:rsidTr="5B9E2828">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87E56" w14:textId="77777777" w:rsidR="0096078E" w:rsidRPr="0096078E" w:rsidRDefault="5B9E2828" w:rsidP="5B9E2828">
            <w:pPr>
              <w:spacing w:after="0" w:line="240" w:lineRule="auto"/>
              <w:rPr>
                <w:rFonts w:ascii="Times New Roman" w:eastAsia="Times New Roman" w:hAnsi="Times New Roman" w:cs="Times New Roman"/>
                <w:sz w:val="20"/>
                <w:szCs w:val="20"/>
                <w:lang w:eastAsia="da-DK"/>
              </w:rPr>
            </w:pPr>
            <w:r w:rsidRPr="5B9E2828">
              <w:rPr>
                <w:rFonts w:ascii="Times New Roman" w:eastAsia="Times New Roman" w:hAnsi="Times New Roman" w:cs="Times New Roman"/>
                <w:sz w:val="20"/>
                <w:szCs w:val="20"/>
                <w:lang w:eastAsia="da-DK"/>
              </w:rPr>
              <w:t>PersonKompletListeHent (med historik)</w:t>
            </w:r>
          </w:p>
        </w:tc>
      </w:tr>
    </w:tbl>
    <w:p w14:paraId="14306DDA" w14:textId="77777777" w:rsidR="007032B0" w:rsidRDefault="007032B0" w:rsidP="5B9E2828">
      <w:pPr>
        <w:rPr>
          <w:rFonts w:ascii="Times New Roman" w:eastAsia="Times New Roman" w:hAnsi="Times New Roman" w:cs="Times New Roman"/>
        </w:rPr>
      </w:pPr>
    </w:p>
    <w:p w14:paraId="6582EE4E" w14:textId="19EB4FC8" w:rsidR="0071100A" w:rsidRPr="0032519F" w:rsidRDefault="5B9E2828" w:rsidP="0032519F">
      <w:pPr>
        <w:pStyle w:val="Overskrift2"/>
      </w:pPr>
      <w:bookmarkStart w:id="61" w:name="_Toc466467806"/>
      <w:bookmarkStart w:id="62" w:name="_Toc507585426"/>
      <w:r w:rsidRPr="5B9E2828">
        <w:t>Metode</w:t>
      </w:r>
      <w:r w:rsidRPr="5B9E2828">
        <w:rPr>
          <w:b/>
          <w:bCs/>
        </w:rPr>
        <w:t>:</w:t>
      </w:r>
      <w:r w:rsidRPr="5B9E2828">
        <w:t xml:space="preserve"> PersonKompletListeHent (med historik)</w:t>
      </w:r>
      <w:bookmarkEnd w:id="61"/>
      <w:bookmarkEnd w:id="62"/>
    </w:p>
    <w:p w14:paraId="3039E1EE" w14:textId="56F44192" w:rsidR="00BF1642" w:rsidRPr="009344E7" w:rsidRDefault="5B9E2828" w:rsidP="5B9E2828">
      <w:pPr>
        <w:rPr>
          <w:rStyle w:val="Hyperlink"/>
          <w:rFonts w:ascii="Times New Roman" w:eastAsia="Times New Roman" w:hAnsi="Times New Roman" w:cs="Times New Roman"/>
        </w:rPr>
      </w:pPr>
      <w:r w:rsidRPr="5B9E2828">
        <w:rPr>
          <w:rFonts w:ascii="Times New Roman" w:eastAsia="Times New Roman" w:hAnsi="Times New Roman" w:cs="Times New Roman"/>
          <w:b/>
          <w:bCs/>
        </w:rPr>
        <w:t>URL:</w:t>
      </w:r>
      <w:r w:rsidRPr="5B9E2828">
        <w:rPr>
          <w:rStyle w:val="Hyperlink"/>
          <w:rFonts w:ascii="Times New Roman" w:eastAsia="Times New Roman" w:hAnsi="Times New Roman" w:cs="Times New Roman"/>
          <w:u w:val="none"/>
        </w:rPr>
        <w:t xml:space="preserve">  </w:t>
      </w:r>
      <w:r w:rsidRPr="5B9E2828">
        <w:rPr>
          <w:rStyle w:val="Hyperlink"/>
          <w:rFonts w:ascii="Times New Roman" w:eastAsia="Times New Roman" w:hAnsi="Times New Roman" w:cs="Times New Roman"/>
          <w:color w:val="auto"/>
          <w:u w:val="none"/>
        </w:rPr>
        <w:t>&lt;endpoint&gt;/CPR/CprPerson/1/REST/PersonKompletListeHent?</w:t>
      </w:r>
    </w:p>
    <w:p w14:paraId="089FBBEC" w14:textId="77777777" w:rsidR="00C371FC" w:rsidRDefault="5B9E2828" w:rsidP="5B9E2828">
      <w:pPr>
        <w:rPr>
          <w:rFonts w:ascii="Times New Roman" w:eastAsia="Times New Roman" w:hAnsi="Times New Roman" w:cs="Times New Roman"/>
          <w:b/>
          <w:bCs/>
        </w:rPr>
      </w:pPr>
      <w:r w:rsidRPr="5B9E2828">
        <w:rPr>
          <w:rFonts w:ascii="Times New Roman" w:eastAsia="Times New Roman" w:hAnsi="Times New Roman" w:cs="Times New Roman"/>
          <w:b/>
          <w:bCs/>
        </w:rPr>
        <w:t xml:space="preserve">Inputparametre: </w:t>
      </w:r>
    </w:p>
    <w:p w14:paraId="4AAAD705" w14:textId="5EBD7F09" w:rsidR="007032B0" w:rsidRPr="00710157" w:rsidRDefault="7C543CD7" w:rsidP="7C543CD7">
      <w:pPr>
        <w:rPr>
          <w:rFonts w:ascii="Times New Roman" w:eastAsia="Times New Roman" w:hAnsi="Times New Roman" w:cs="Times New Roman"/>
          <w:lang w:val="en-US"/>
        </w:rPr>
      </w:pPr>
      <w:r w:rsidRPr="7C543CD7">
        <w:rPr>
          <w:rFonts w:ascii="Times New Roman" w:eastAsia="Times New Roman" w:hAnsi="Times New Roman" w:cs="Times New Roman"/>
          <w:lang w:val="en-US"/>
        </w:rPr>
        <w:t xml:space="preserve">Date: Datoformat følger ISO 8601 </w:t>
      </w:r>
      <w:r w:rsidR="00050CB0">
        <w:fldChar w:fldCharType="begin"/>
      </w:r>
      <w:r w:rsidR="00050CB0" w:rsidRPr="00FA275E">
        <w:rPr>
          <w:lang w:val="en-US"/>
          <w:rPrChange w:id="63" w:author="Cæcilie Elle" w:date="2018-02-27T11:58:00Z">
            <w:rPr/>
          </w:rPrChange>
        </w:rPr>
        <w:instrText xml:space="preserve"> HYPERLINK "https://www.iso.org/iso-8601-date-and-time-format.html" \h </w:instrText>
      </w:r>
      <w:r w:rsidR="00050CB0">
        <w:fldChar w:fldCharType="separate"/>
      </w:r>
      <w:r w:rsidRPr="7C543CD7">
        <w:rPr>
          <w:rStyle w:val="Hyperlink"/>
          <w:rFonts w:ascii="Times New Roman" w:eastAsia="Times New Roman" w:hAnsi="Times New Roman" w:cs="Times New Roman"/>
          <w:color w:val="660099"/>
          <w:lang w:val="en-US"/>
        </w:rPr>
        <w:t>Date and time format</w:t>
      </w:r>
      <w:r w:rsidR="00050CB0">
        <w:rPr>
          <w:rStyle w:val="Hyperlink"/>
          <w:rFonts w:ascii="Times New Roman" w:eastAsia="Times New Roman" w:hAnsi="Times New Roman" w:cs="Times New Roman"/>
          <w:color w:val="660099"/>
          <w:lang w:val="en-US"/>
        </w:rPr>
        <w:fldChar w:fldCharType="end"/>
      </w:r>
    </w:p>
    <w:tbl>
      <w:tblPr>
        <w:tblW w:w="9356"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3D44C4" w:rsidRPr="00050FD3" w14:paraId="206C2CC5" w14:textId="77777777" w:rsidTr="7C543CD7">
        <w:trPr>
          <w:trHeight w:val="284"/>
        </w:trPr>
        <w:tc>
          <w:tcPr>
            <w:tcW w:w="2139" w:type="dxa"/>
            <w:tcBorders>
              <w:top w:val="single" w:sz="4" w:space="0" w:color="auto"/>
              <w:left w:val="single" w:sz="4" w:space="0" w:color="auto"/>
              <w:bottom w:val="single" w:sz="4" w:space="0" w:color="auto"/>
              <w:right w:val="single" w:sz="4" w:space="0" w:color="auto"/>
            </w:tcBorders>
            <w:shd w:val="clear" w:color="auto" w:fill="D8E4BC"/>
            <w:noWrap/>
            <w:vAlign w:val="center"/>
            <w:hideMark/>
          </w:tcPr>
          <w:p w14:paraId="2EB02C86" w14:textId="4B633031" w:rsidR="003D44C4" w:rsidRPr="00050FD3" w:rsidRDefault="7C543CD7" w:rsidP="7C543CD7">
            <w:pPr>
              <w:spacing w:after="0" w:line="240" w:lineRule="auto"/>
              <w:rPr>
                <w:rFonts w:ascii="Times New Roman" w:eastAsia="Times New Roman" w:hAnsi="Times New Roman" w:cs="Times New Roman"/>
                <w:b/>
                <w:bCs/>
                <w:color w:val="808080" w:themeColor="text1" w:themeTint="7F"/>
                <w:sz w:val="20"/>
                <w:szCs w:val="20"/>
                <w:lang w:eastAsia="da-DK"/>
              </w:rPr>
            </w:pPr>
            <w:r w:rsidRPr="7C543CD7">
              <w:rPr>
                <w:rFonts w:ascii="Times New Roman" w:eastAsia="Times New Roman" w:hAnsi="Times New Roman" w:cs="Times New Roman"/>
                <w:b/>
                <w:bCs/>
                <w:color w:val="808080" w:themeColor="text1" w:themeTint="7F"/>
                <w:sz w:val="20"/>
                <w:szCs w:val="20"/>
              </w:rPr>
              <w:t>Navn</w:t>
            </w:r>
          </w:p>
        </w:tc>
        <w:tc>
          <w:tcPr>
            <w:tcW w:w="1607" w:type="dxa"/>
            <w:tcBorders>
              <w:top w:val="single" w:sz="4" w:space="0" w:color="auto"/>
              <w:left w:val="nil"/>
              <w:bottom w:val="single" w:sz="4" w:space="0" w:color="auto"/>
              <w:right w:val="single" w:sz="4" w:space="0" w:color="auto"/>
            </w:tcBorders>
            <w:shd w:val="clear" w:color="auto" w:fill="D8E4BC"/>
            <w:noWrap/>
            <w:vAlign w:val="center"/>
            <w:hideMark/>
          </w:tcPr>
          <w:p w14:paraId="37A8CEA5" w14:textId="373CA8FC" w:rsidR="003D44C4" w:rsidRPr="00050FD3" w:rsidRDefault="7C543CD7" w:rsidP="7C543CD7">
            <w:pPr>
              <w:spacing w:after="0" w:line="240" w:lineRule="auto"/>
              <w:rPr>
                <w:rFonts w:ascii="Times New Roman" w:eastAsia="Times New Roman" w:hAnsi="Times New Roman" w:cs="Times New Roman"/>
                <w:b/>
                <w:bCs/>
                <w:color w:val="808080" w:themeColor="text1" w:themeTint="7F"/>
                <w:sz w:val="20"/>
                <w:szCs w:val="20"/>
                <w:lang w:eastAsia="da-DK"/>
              </w:rPr>
            </w:pPr>
            <w:r w:rsidRPr="7C543CD7">
              <w:rPr>
                <w:rFonts w:ascii="Times New Roman" w:eastAsia="Times New Roman" w:hAnsi="Times New Roman" w:cs="Times New Roman"/>
                <w:b/>
                <w:bCs/>
                <w:color w:val="808080" w:themeColor="text1" w:themeTint="7F"/>
                <w:sz w:val="20"/>
                <w:szCs w:val="20"/>
              </w:rPr>
              <w:t>Type</w:t>
            </w:r>
          </w:p>
        </w:tc>
        <w:tc>
          <w:tcPr>
            <w:tcW w:w="4003" w:type="dxa"/>
            <w:tcBorders>
              <w:top w:val="single" w:sz="4" w:space="0" w:color="auto"/>
              <w:left w:val="nil"/>
              <w:bottom w:val="single" w:sz="4" w:space="0" w:color="auto"/>
              <w:right w:val="single" w:sz="4" w:space="0" w:color="auto"/>
            </w:tcBorders>
            <w:shd w:val="clear" w:color="auto" w:fill="D8E4BC"/>
            <w:vAlign w:val="center"/>
            <w:hideMark/>
          </w:tcPr>
          <w:p w14:paraId="620C7219" w14:textId="2D2B9594" w:rsidR="003D44C4" w:rsidRPr="00050FD3" w:rsidRDefault="7C543CD7" w:rsidP="7C543CD7">
            <w:pPr>
              <w:spacing w:after="0" w:line="240" w:lineRule="auto"/>
              <w:rPr>
                <w:rFonts w:ascii="Times New Roman" w:eastAsia="Times New Roman" w:hAnsi="Times New Roman" w:cs="Times New Roman"/>
                <w:b/>
                <w:bCs/>
                <w:color w:val="808080" w:themeColor="text1" w:themeTint="7F"/>
                <w:sz w:val="20"/>
                <w:szCs w:val="20"/>
                <w:lang w:eastAsia="da-DK"/>
              </w:rPr>
            </w:pPr>
            <w:r w:rsidRPr="7C543CD7">
              <w:rPr>
                <w:rFonts w:ascii="Times New Roman" w:eastAsia="Times New Roman" w:hAnsi="Times New Roman" w:cs="Times New Roman"/>
                <w:b/>
                <w:bCs/>
                <w:color w:val="808080" w:themeColor="text1" w:themeTint="7F"/>
                <w:sz w:val="20"/>
                <w:szCs w:val="20"/>
              </w:rPr>
              <w:t>Beskrivelse</w:t>
            </w:r>
          </w:p>
        </w:tc>
        <w:tc>
          <w:tcPr>
            <w:tcW w:w="1607" w:type="dxa"/>
            <w:tcBorders>
              <w:top w:val="single" w:sz="4" w:space="0" w:color="auto"/>
              <w:left w:val="nil"/>
              <w:bottom w:val="single" w:sz="4" w:space="0" w:color="auto"/>
              <w:right w:val="single" w:sz="4" w:space="0" w:color="auto"/>
            </w:tcBorders>
            <w:shd w:val="clear" w:color="auto" w:fill="D8E4BC"/>
            <w:noWrap/>
            <w:vAlign w:val="center"/>
            <w:hideMark/>
          </w:tcPr>
          <w:p w14:paraId="128200FA" w14:textId="7C1613EC" w:rsidR="003D44C4" w:rsidRPr="00050FD3" w:rsidRDefault="7C543CD7" w:rsidP="7C543CD7">
            <w:pPr>
              <w:spacing w:after="0" w:line="240" w:lineRule="auto"/>
              <w:rPr>
                <w:rFonts w:ascii="Times New Roman" w:eastAsia="Times New Roman" w:hAnsi="Times New Roman" w:cs="Times New Roman"/>
                <w:b/>
                <w:bCs/>
                <w:color w:val="808080" w:themeColor="text1" w:themeTint="7F"/>
                <w:sz w:val="20"/>
                <w:szCs w:val="20"/>
                <w:lang w:eastAsia="da-DK"/>
              </w:rPr>
            </w:pPr>
            <w:r w:rsidRPr="7C543CD7">
              <w:rPr>
                <w:rFonts w:ascii="Times New Roman" w:eastAsia="Times New Roman" w:hAnsi="Times New Roman" w:cs="Times New Roman"/>
                <w:b/>
                <w:bCs/>
                <w:color w:val="808080" w:themeColor="text1" w:themeTint="7F"/>
                <w:sz w:val="20"/>
                <w:szCs w:val="20"/>
              </w:rPr>
              <w:t>Default værdi</w:t>
            </w:r>
          </w:p>
        </w:tc>
      </w:tr>
      <w:tr w:rsidR="003D44C4" w:rsidRPr="00050FD3" w14:paraId="0DF2611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FE5303" w14:textId="760737AC" w:rsidR="003D44C4" w:rsidRPr="00050FD3" w:rsidRDefault="7C543CD7" w:rsidP="7C543CD7">
            <w:pPr>
              <w:spacing w:after="0" w:line="240" w:lineRule="auto"/>
              <w:rPr>
                <w:rFonts w:ascii="Times New Roman" w:eastAsia="Times New Roman" w:hAnsi="Times New Roman" w:cs="Times New Roman"/>
                <w:sz w:val="20"/>
                <w:szCs w:val="20"/>
                <w:lang w:eastAsia="da-DK"/>
              </w:rPr>
            </w:pPr>
            <w:r w:rsidRPr="7C543CD7">
              <w:rPr>
                <w:rFonts w:ascii="Times New Roman" w:eastAsia="Times New Roman" w:hAnsi="Times New Roman" w:cs="Times New Roman"/>
                <w:sz w:val="20"/>
                <w:szCs w:val="20"/>
              </w:rPr>
              <w:t>adropl.conavn.wi</w:t>
            </w:r>
          </w:p>
        </w:tc>
        <w:tc>
          <w:tcPr>
            <w:tcW w:w="1607" w:type="dxa"/>
            <w:tcBorders>
              <w:top w:val="nil"/>
              <w:left w:val="nil"/>
              <w:bottom w:val="single" w:sz="4" w:space="0" w:color="auto"/>
              <w:right w:val="single" w:sz="4" w:space="0" w:color="auto"/>
            </w:tcBorders>
            <w:shd w:val="clear" w:color="auto" w:fill="auto"/>
            <w:noWrap/>
            <w:vAlign w:val="bottom"/>
            <w:hideMark/>
          </w:tcPr>
          <w:p w14:paraId="67C384EF" w14:textId="0DEFB3E7" w:rsidR="003D44C4" w:rsidRPr="00050FD3" w:rsidRDefault="7C543CD7" w:rsidP="7C543CD7">
            <w:pPr>
              <w:spacing w:after="0" w:line="240" w:lineRule="auto"/>
              <w:rPr>
                <w:rFonts w:ascii="Times New Roman" w:eastAsia="Times New Roman" w:hAnsi="Times New Roman" w:cs="Times New Roman"/>
                <w:sz w:val="20"/>
                <w:szCs w:val="20"/>
                <w:lang w:eastAsia="da-DK"/>
              </w:rPr>
            </w:pPr>
            <w:r w:rsidRPr="7C543CD7">
              <w:rPr>
                <w:rFonts w:ascii="Times New Roman" w:eastAsia="Times New Roman" w:hAnsi="Times New Roman" w:cs="Times New Roman"/>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2CFC5ED" w14:textId="3FD5667B" w:rsidR="003D44C4" w:rsidRPr="00050FD3" w:rsidRDefault="7C543CD7" w:rsidP="7C543CD7">
            <w:pPr>
              <w:spacing w:after="0" w:line="240" w:lineRule="auto"/>
              <w:rPr>
                <w:rFonts w:ascii="Times New Roman" w:eastAsia="Times New Roman" w:hAnsi="Times New Roman" w:cs="Times New Roman"/>
                <w:sz w:val="20"/>
                <w:szCs w:val="20"/>
                <w:lang w:eastAsia="da-DK"/>
              </w:rPr>
            </w:pPr>
            <w:r w:rsidRPr="7C543CD7">
              <w:rPr>
                <w:rFonts w:ascii="Times New Roman" w:eastAsia="Times New Roman" w:hAnsi="Times New Roman" w:cs="Times New Roman"/>
                <w:sz w:val="20"/>
                <w:szCs w:val="20"/>
              </w:rPr>
              <w:t>Person.Adresseoplysninger.conavnErIndeholdtI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07E8EDAB" w14:textId="78C9540C" w:rsidR="003D44C4" w:rsidRPr="00050FD3" w:rsidRDefault="7C543CD7" w:rsidP="7C543CD7">
            <w:pPr>
              <w:spacing w:after="0" w:line="240" w:lineRule="auto"/>
              <w:jc w:val="right"/>
              <w:rPr>
                <w:rFonts w:ascii="Times New Roman" w:eastAsia="Times New Roman" w:hAnsi="Times New Roman" w:cs="Times New Roman"/>
                <w:i/>
                <w:iCs/>
                <w:color w:val="0070C0"/>
                <w:sz w:val="20"/>
                <w:szCs w:val="20"/>
                <w:lang w:eastAsia="da-DK"/>
              </w:rPr>
            </w:pPr>
            <w:r w:rsidRPr="7C543CD7">
              <w:rPr>
                <w:rFonts w:ascii="Times New Roman" w:eastAsia="Times New Roman" w:hAnsi="Times New Roman" w:cs="Times New Roman"/>
                <w:i/>
                <w:iCs/>
                <w:color w:val="0070C0"/>
                <w:sz w:val="20"/>
                <w:szCs w:val="20"/>
              </w:rPr>
              <w:t> </w:t>
            </w:r>
          </w:p>
        </w:tc>
      </w:tr>
      <w:tr w:rsidR="003D44C4" w:rsidRPr="00050FD3" w14:paraId="6A0A5AC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824F2C" w14:textId="5EAA489E" w:rsidR="003D44C4" w:rsidRPr="00050FD3" w:rsidRDefault="7C543CD7" w:rsidP="7C543CD7">
            <w:pPr>
              <w:spacing w:after="0" w:line="240" w:lineRule="auto"/>
              <w:rPr>
                <w:rFonts w:ascii="Times New Roman" w:eastAsia="Times New Roman" w:hAnsi="Times New Roman" w:cs="Times New Roman"/>
                <w:sz w:val="20"/>
                <w:szCs w:val="20"/>
                <w:lang w:eastAsia="da-DK"/>
              </w:rPr>
            </w:pPr>
            <w:r w:rsidRPr="7C543CD7">
              <w:rPr>
                <w:rFonts w:ascii="Times New Roman" w:eastAsia="Times New Roman" w:hAnsi="Times New Roman" w:cs="Times New Roman"/>
                <w:sz w:val="20"/>
                <w:szCs w:val="20"/>
              </w:rPr>
              <w:t>adropl.conavn.cont</w:t>
            </w:r>
          </w:p>
        </w:tc>
        <w:tc>
          <w:tcPr>
            <w:tcW w:w="1607" w:type="dxa"/>
            <w:tcBorders>
              <w:top w:val="nil"/>
              <w:left w:val="nil"/>
              <w:bottom w:val="single" w:sz="4" w:space="0" w:color="auto"/>
              <w:right w:val="single" w:sz="4" w:space="0" w:color="auto"/>
            </w:tcBorders>
            <w:shd w:val="clear" w:color="auto" w:fill="auto"/>
            <w:noWrap/>
            <w:vAlign w:val="bottom"/>
            <w:hideMark/>
          </w:tcPr>
          <w:p w14:paraId="702412D7" w14:textId="45B0C3C5" w:rsidR="003D44C4" w:rsidRPr="00050FD3" w:rsidRDefault="7C543CD7" w:rsidP="7C543CD7">
            <w:pPr>
              <w:spacing w:after="0" w:line="240" w:lineRule="auto"/>
              <w:rPr>
                <w:rFonts w:ascii="Times New Roman" w:eastAsia="Times New Roman" w:hAnsi="Times New Roman" w:cs="Times New Roman"/>
                <w:sz w:val="20"/>
                <w:szCs w:val="20"/>
                <w:lang w:eastAsia="da-DK"/>
              </w:rPr>
            </w:pPr>
            <w:r w:rsidRPr="7C543CD7">
              <w:rPr>
                <w:rFonts w:ascii="Times New Roman" w:eastAsia="Times New Roman" w:hAnsi="Times New Roman" w:cs="Times New Roman"/>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2F3A35D" w14:textId="29532566" w:rsidR="003D44C4" w:rsidRPr="00050FD3" w:rsidRDefault="7C543CD7" w:rsidP="7C543CD7">
            <w:pPr>
              <w:spacing w:after="0" w:line="240" w:lineRule="auto"/>
              <w:rPr>
                <w:rFonts w:ascii="Times New Roman" w:eastAsia="Times New Roman" w:hAnsi="Times New Roman" w:cs="Times New Roman"/>
                <w:sz w:val="20"/>
                <w:szCs w:val="20"/>
                <w:lang w:eastAsia="da-DK"/>
              </w:rPr>
            </w:pPr>
            <w:r w:rsidRPr="7C543CD7">
              <w:rPr>
                <w:rFonts w:ascii="Times New Roman" w:eastAsia="Times New Roman" w:hAnsi="Times New Roman" w:cs="Times New Roman"/>
                <w:sz w:val="20"/>
                <w:szCs w:val="20"/>
              </w:rPr>
              <w:t>Person.Adresseoplysninger.conavnIndeholder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47CEF7EF" w14:textId="75CE82CF" w:rsidR="003D44C4" w:rsidRPr="00050FD3" w:rsidRDefault="7C543CD7" w:rsidP="7C543CD7">
            <w:pPr>
              <w:spacing w:after="0" w:line="240" w:lineRule="auto"/>
              <w:jc w:val="right"/>
              <w:rPr>
                <w:rFonts w:ascii="Times New Roman" w:eastAsia="Times New Roman" w:hAnsi="Times New Roman" w:cs="Times New Roman"/>
                <w:i/>
                <w:iCs/>
                <w:color w:val="0070C0"/>
                <w:sz w:val="20"/>
                <w:szCs w:val="20"/>
                <w:lang w:eastAsia="da-DK"/>
              </w:rPr>
            </w:pPr>
            <w:r w:rsidRPr="7C543CD7">
              <w:rPr>
                <w:rFonts w:ascii="Times New Roman" w:eastAsia="Times New Roman" w:hAnsi="Times New Roman" w:cs="Times New Roman"/>
                <w:i/>
                <w:iCs/>
                <w:color w:val="0070C0"/>
                <w:sz w:val="20"/>
                <w:szCs w:val="20"/>
              </w:rPr>
              <w:t> </w:t>
            </w:r>
          </w:p>
        </w:tc>
      </w:tr>
      <w:tr w:rsidR="003D44C4" w:rsidRPr="00050FD3" w14:paraId="6D47E5E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4A2F2F" w14:textId="0E7D275A"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adropl.conavn.eq</w:t>
            </w:r>
          </w:p>
        </w:tc>
        <w:tc>
          <w:tcPr>
            <w:tcW w:w="1607" w:type="dxa"/>
            <w:tcBorders>
              <w:top w:val="nil"/>
              <w:left w:val="nil"/>
              <w:bottom w:val="single" w:sz="4" w:space="0" w:color="auto"/>
              <w:right w:val="single" w:sz="4" w:space="0" w:color="auto"/>
            </w:tcBorders>
            <w:shd w:val="clear" w:color="auto" w:fill="auto"/>
            <w:noWrap/>
            <w:vAlign w:val="bottom"/>
            <w:hideMark/>
          </w:tcPr>
          <w:p w14:paraId="7B00E733" w14:textId="725B6DC0"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B29A84" w14:textId="388E5896"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Person.Adresseoplysninger.conavnLigMed - Conavn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1ADEB80F" w14:textId="47E9337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09BFF08"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4B8935" w14:textId="5867D57C"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3EDBC2BF" w14:textId="2275E8EA"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0FCAE30B" w14:textId="20751DF2"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Person.Adresseoplysninger.fraflytningsdatokommuneForskelligFra - Hændelsesdato for flytning fra en kommune</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7574E5AC" w14:textId="480A8496"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5F0BF724"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93A003" w14:textId="568D46C2"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096E5F38" w14:textId="04E05945"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47AFCC" w14:textId="2DCD68E9"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Person.Adresseoplysninger.fraflytningsdatokommuneLigMed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B3017C0" w14:textId="3C3E790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EBBD11A"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150A79" w14:textId="43B4E458"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lastRenderedPageBreak/>
              <w:t>adropl.fraflytningsdatokommune.lt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673FC176" w14:textId="0DA8DAAA"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EDAF3A" w14:textId="21D9654E"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Person.Adresseoplysninger.fraflytningsdatokommuneMindreEnd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067F201" w14:textId="2C1027F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6D8697C"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51A9E4" w14:textId="2B6C5833"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55EF4254" w14:textId="76805792"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D07AB0" w14:textId="34AC71FA"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Person.Adresseoplysninger.fraflytningsdatokommuneMindreEndEllerLigMed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6FF9A8A" w14:textId="569D5A1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5B4489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53B395" w14:textId="6D94F446"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011D2670" w14:textId="066C00D1"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5838DB" w14:textId="4AF742D4"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Person.Adresseoplysninger.fraflytningsdatokommuneStoerreEnd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189FCCF" w14:textId="0ACBA4D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DA2CCB5"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50EBCC" w14:textId="417FC68A"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5B72B42B" w14:textId="5DF06E54"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76C543" w14:textId="1072D189"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Person.Adresseoplysninger.fraflytningsdatokommuneStoerreEndEllerLigMed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97A8DE8" w14:textId="1FDD1CD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9A66C94"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9403E9" w14:textId="00A8DE38"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7E66D868" w14:textId="6961C9F5"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A891B05" w14:textId="678D9E02"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Person.Adresseoplysninger.fraflytningsdatokommuneusikkerhedsmarkeringLigMed - Usikkerhed ved fraflytningsdato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08DE77CB" w14:textId="3EF3AE8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C3B6B5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A04EB1" w14:textId="257A8DC4"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00F7CFD8" w14:textId="699D5831"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DED4864" w14:textId="544D2E49"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Person.Adresseoplysninger.fraflytningskommunekodeErIndeholdtI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52FF03A3" w14:textId="2FF5823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39C9268"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90D9DE" w14:textId="7891F7DC"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0602F284" w14:textId="12DE9861"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A1E75C4" w14:textId="0DA1E5C7"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Person.Adresseoplysninger.fraflytningskommunekodeForskelligFra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3D98A271" w14:textId="16F8B69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014B2A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A972F4" w14:textId="5E82C0FF"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27ABC5F2" w14:textId="5932E6EA"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3D59D73" w14:textId="10D1934D"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Person.Adresseoplysninger.fraflytningskommunekodeLigMed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3505F1A9" w14:textId="530CA0D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9C0090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170E87" w14:textId="2683A7A9"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10954B08" w14:textId="23C3B76B"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A6C1A4B" w14:textId="2660401E"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Person.Adresseoplysninger.fraflytningskommunekodeMindreEnd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3039856A" w14:textId="558873D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24883D3"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262881" w14:textId="6ED21BF5"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1DECBF19" w14:textId="0D878011"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E6BDA95" w14:textId="2248BB9C"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Person.Adresseoplysninger.fraflytningskommunekodeMindreEndEllerLigMed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AAD37F5" w14:textId="5B52025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34CF4DA"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F61CFB" w14:textId="742FFBE5"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76C28F2A" w14:textId="6FDF86E9"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0FB3120" w14:textId="6C69A97A"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Person.Adresseoplysninger.fraflytningskommunekodeStoerreEnd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5F985DA2" w14:textId="2C979AF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54D8B23"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5A49B3" w14:textId="4F1FDF80"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24CA57A2" w14:textId="14CE0413"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190A225" w14:textId="3E7F06D3"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Person.Adresseoplysninger.fraflytningskommunekodeStoerreEndEllerLigMed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4A91313" w14:textId="2A358FC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3CC6E3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DF646B" w14:textId="63DA08A1"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371C1C86" w14:textId="3E89F6EF"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C7F12FD" w14:textId="4DD2FE9F"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Person.Adresseoplysninger.fraflytningskommunenavnErIndeholdtI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2084F06" w14:textId="327F04C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EEF629E"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AD60C3" w14:textId="4DE66F00"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lastRenderedPageBreak/>
              <w:t>adropl.fraflytningskommunenavn.cont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6A6613CB" w14:textId="1C3D3BC1"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91255B8" w14:textId="0C1CCCEE"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Person.Adresseoplysninger.fraflytningskommunenavnIndeholder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F6F6129" w14:textId="47EE6C2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CA25F7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A749FF" w14:textId="20B7D5A8"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adropl.fraflytningskommunenavn.eq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5CCEAC8D" w14:textId="478C5E6E"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FBE933B" w14:textId="6F0F77FA"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Person.Adresseoplysninger.fraflytningskommunenavnLigMed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D2341DB" w14:textId="3F7A9FB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320629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359AE5" w14:textId="5E4F017B"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adropl.status.wi</w:t>
            </w:r>
          </w:p>
        </w:tc>
        <w:tc>
          <w:tcPr>
            <w:tcW w:w="1607" w:type="dxa"/>
            <w:tcBorders>
              <w:top w:val="nil"/>
              <w:left w:val="nil"/>
              <w:bottom w:val="single" w:sz="4" w:space="0" w:color="auto"/>
              <w:right w:val="single" w:sz="4" w:space="0" w:color="auto"/>
            </w:tcBorders>
            <w:shd w:val="clear" w:color="auto" w:fill="auto"/>
            <w:noWrap/>
            <w:vAlign w:val="bottom"/>
            <w:hideMark/>
          </w:tcPr>
          <w:p w14:paraId="0F84194A" w14:textId="17F8B423"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CAD40B" w14:textId="3B235E22"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 xml:space="preserve">Person.Adresseoplysninger.statusErIndeholdtI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535919F" w14:textId="56DF19C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6E9FFE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7429C8" w14:textId="47EC3EC2"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adropl.status.eq</w:t>
            </w:r>
          </w:p>
        </w:tc>
        <w:tc>
          <w:tcPr>
            <w:tcW w:w="1607" w:type="dxa"/>
            <w:tcBorders>
              <w:top w:val="nil"/>
              <w:left w:val="nil"/>
              <w:bottom w:val="single" w:sz="4" w:space="0" w:color="auto"/>
              <w:right w:val="single" w:sz="4" w:space="0" w:color="auto"/>
            </w:tcBorders>
            <w:shd w:val="clear" w:color="auto" w:fill="auto"/>
            <w:noWrap/>
            <w:vAlign w:val="bottom"/>
            <w:hideMark/>
          </w:tcPr>
          <w:p w14:paraId="5F73A417" w14:textId="4D30680D"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6AED4B" w14:textId="551490D0"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 xml:space="preserve">Person.Adresseoplysninger.statusLigMed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0B1E5D32" w14:textId="1104707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1C1040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0A6E32" w14:textId="725AD367" w:rsidR="003D44C4" w:rsidRPr="00050FD3" w:rsidRDefault="5B9E2828" w:rsidP="5B9E2828">
            <w:pPr>
              <w:spacing w:after="0" w:line="240" w:lineRule="auto"/>
              <w:rPr>
                <w:rFonts w:ascii="Verdana" w:eastAsia="Times New Roman" w:hAnsi="Verdana" w:cs="Times New Roman"/>
                <w:sz w:val="20"/>
                <w:szCs w:val="20"/>
                <w:lang w:eastAsia="da-DK"/>
              </w:rPr>
            </w:pPr>
            <w:r w:rsidRPr="5B9E2828">
              <w:rPr>
                <w:rFonts w:ascii="Verdana" w:hAnsi="Verdana"/>
                <w:sz w:val="20"/>
                <w:szCs w:val="20"/>
              </w:rPr>
              <w:t>adropl.suppladr.simpelAdresse.cont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7D325FFC" w14:textId="216CF847" w:rsidR="003D44C4" w:rsidRPr="00050FD3" w:rsidRDefault="5B9E2828" w:rsidP="5B9E2828">
            <w:pPr>
              <w:spacing w:after="0" w:line="240" w:lineRule="auto"/>
              <w:rPr>
                <w:rFonts w:ascii="Verdana" w:eastAsia="Times New Roman" w:hAnsi="Verdana" w:cs="Times New Roman"/>
                <w:sz w:val="20"/>
                <w:szCs w:val="20"/>
                <w:lang w:eastAsia="da-DK"/>
              </w:rPr>
            </w:pPr>
            <w:r w:rsidRPr="5B9E282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0992F13" w14:textId="6C7D77F5" w:rsidR="003D44C4" w:rsidRPr="00050FD3" w:rsidRDefault="5B9E2828" w:rsidP="5B9E2828">
            <w:pPr>
              <w:spacing w:after="0" w:line="240" w:lineRule="auto"/>
              <w:rPr>
                <w:rFonts w:ascii="Verdana" w:eastAsia="Times New Roman" w:hAnsi="Verdana" w:cs="Times New Roman"/>
                <w:sz w:val="20"/>
                <w:szCs w:val="20"/>
                <w:lang w:eastAsia="da-DK"/>
              </w:rPr>
            </w:pPr>
            <w:r w:rsidRPr="5B9E2828">
              <w:rPr>
                <w:rFonts w:ascii="Verdana" w:hAnsi="Verdana"/>
                <w:sz w:val="20"/>
                <w:szCs w:val="20"/>
              </w:rPr>
              <w:t>Person.Adresseoplysninger.SupplerendeAdresse.simpelAdresseIndeholder -</w:t>
            </w:r>
          </w:p>
        </w:tc>
        <w:tc>
          <w:tcPr>
            <w:tcW w:w="1607" w:type="dxa"/>
            <w:tcBorders>
              <w:top w:val="nil"/>
              <w:left w:val="nil"/>
              <w:bottom w:val="single" w:sz="4" w:space="0" w:color="auto"/>
              <w:right w:val="single" w:sz="4" w:space="0" w:color="auto"/>
            </w:tcBorders>
            <w:shd w:val="clear" w:color="auto" w:fill="auto"/>
            <w:vAlign w:val="bottom"/>
            <w:hideMark/>
          </w:tcPr>
          <w:p w14:paraId="5FAFAE5D" w14:textId="246FECBD" w:rsidR="003D44C4" w:rsidRPr="00050FD3" w:rsidRDefault="5B9E2828" w:rsidP="5B9E2828">
            <w:pPr>
              <w:spacing w:after="0" w:line="240" w:lineRule="auto"/>
              <w:rPr>
                <w:rFonts w:ascii="Verdana" w:eastAsia="Times New Roman" w:hAnsi="Verdana" w:cs="Times New Roman"/>
                <w:sz w:val="20"/>
                <w:szCs w:val="20"/>
                <w:lang w:eastAsia="da-DK"/>
              </w:rPr>
            </w:pPr>
            <w:r w:rsidRPr="5B9E2828">
              <w:rPr>
                <w:rFonts w:ascii="Verdana" w:hAnsi="Verdana"/>
                <w:sz w:val="20"/>
                <w:szCs w:val="20"/>
              </w:rPr>
              <w:t>Konkat af alle adresselinier</w:t>
            </w:r>
          </w:p>
        </w:tc>
      </w:tr>
      <w:tr w:rsidR="003D44C4" w:rsidRPr="00050FD3" w14:paraId="7A5FD7CF"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C5072B" w14:textId="74D9D683" w:rsidR="003D44C4" w:rsidRPr="00050FD3" w:rsidRDefault="5B9E2828" w:rsidP="5B9E2828">
            <w:pPr>
              <w:spacing w:after="0" w:line="240" w:lineRule="auto"/>
              <w:rPr>
                <w:rFonts w:ascii="Verdana" w:eastAsia="Times New Roman" w:hAnsi="Verdana" w:cs="Times New Roman"/>
                <w:sz w:val="20"/>
                <w:szCs w:val="20"/>
                <w:lang w:eastAsia="da-DK"/>
              </w:rPr>
            </w:pPr>
            <w:r w:rsidRPr="5B9E2828">
              <w:rPr>
                <w:rFonts w:ascii="Verdana" w:hAnsi="Verdana"/>
                <w:sz w:val="20"/>
                <w:szCs w:val="20"/>
              </w:rPr>
              <w:t>adropl.suppladr.startmyndighedskode.wi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65B0C91F" w14:textId="64076735" w:rsidR="003D44C4" w:rsidRPr="00050FD3" w:rsidRDefault="5B9E2828" w:rsidP="5B9E2828">
            <w:pPr>
              <w:spacing w:after="0" w:line="240" w:lineRule="auto"/>
              <w:rPr>
                <w:rFonts w:ascii="Verdana" w:eastAsia="Times New Roman" w:hAnsi="Verdana" w:cs="Times New Roman"/>
                <w:sz w:val="20"/>
                <w:szCs w:val="20"/>
                <w:lang w:eastAsia="da-DK"/>
              </w:rPr>
            </w:pPr>
            <w:r w:rsidRPr="5B9E282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20958F" w14:textId="660D552D" w:rsidR="003D44C4" w:rsidRPr="00050FD3" w:rsidRDefault="5B9E2828" w:rsidP="5B9E2828">
            <w:pPr>
              <w:spacing w:after="0" w:line="240" w:lineRule="auto"/>
              <w:rPr>
                <w:rFonts w:ascii="Verdana" w:eastAsia="Times New Roman" w:hAnsi="Verdana" w:cs="Times New Roman"/>
                <w:sz w:val="20"/>
                <w:szCs w:val="20"/>
                <w:lang w:eastAsia="da-DK"/>
              </w:rPr>
            </w:pPr>
            <w:r w:rsidRPr="5B9E2828">
              <w:rPr>
                <w:rFonts w:ascii="Verdana" w:hAnsi="Verdana"/>
                <w:sz w:val="20"/>
                <w:szCs w:val="20"/>
              </w:rPr>
              <w:t>Person.Adresseoplysninger.SupplerendeAdresse.startmyndighedskodeErIndeholdtI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F166CFC" w14:textId="28898A6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2EFBCD4"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E71F5A" w14:textId="3F901A5D" w:rsidR="003D44C4" w:rsidRPr="00050FD3" w:rsidRDefault="5B9E2828" w:rsidP="5B9E2828">
            <w:pPr>
              <w:spacing w:after="0" w:line="240" w:lineRule="auto"/>
              <w:rPr>
                <w:rFonts w:ascii="Verdana" w:eastAsia="Times New Roman" w:hAnsi="Verdana" w:cs="Times New Roman"/>
                <w:sz w:val="20"/>
                <w:szCs w:val="20"/>
                <w:lang w:eastAsia="da-DK"/>
              </w:rPr>
            </w:pPr>
            <w:r w:rsidRPr="5B9E2828">
              <w:rPr>
                <w:rFonts w:ascii="Verdana" w:hAnsi="Verdana"/>
                <w:sz w:val="20"/>
                <w:szCs w:val="20"/>
              </w:rPr>
              <w:t>adropl.suppladr.startmyndighedskode.cont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42AAA2FA" w14:textId="1650466B" w:rsidR="003D44C4" w:rsidRPr="00050FD3" w:rsidRDefault="5B9E2828" w:rsidP="5B9E2828">
            <w:pPr>
              <w:spacing w:after="0" w:line="240" w:lineRule="auto"/>
              <w:rPr>
                <w:rFonts w:ascii="Verdana" w:eastAsia="Times New Roman" w:hAnsi="Verdana" w:cs="Times New Roman"/>
                <w:sz w:val="20"/>
                <w:szCs w:val="20"/>
                <w:lang w:eastAsia="da-DK"/>
              </w:rPr>
            </w:pPr>
            <w:r w:rsidRPr="5B9E282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73B1E26" w14:textId="3AD40DC1" w:rsidR="003D44C4" w:rsidRPr="00050FD3" w:rsidRDefault="5B9E2828" w:rsidP="5B9E2828">
            <w:pPr>
              <w:spacing w:after="0" w:line="240" w:lineRule="auto"/>
              <w:rPr>
                <w:rFonts w:ascii="Verdana" w:eastAsia="Times New Roman" w:hAnsi="Verdana" w:cs="Times New Roman"/>
                <w:sz w:val="20"/>
                <w:szCs w:val="20"/>
                <w:lang w:eastAsia="da-DK"/>
              </w:rPr>
            </w:pPr>
            <w:r w:rsidRPr="5B9E2828">
              <w:rPr>
                <w:rFonts w:ascii="Verdana" w:hAnsi="Verdana"/>
                <w:sz w:val="20"/>
                <w:szCs w:val="20"/>
              </w:rPr>
              <w:t>Person.Adresseoplysninger.SupplerendeAdresse.startmyndighedskodeIndeholder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2005CAA" w14:textId="742082E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0AC028C"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2BC70A" w14:textId="1E4B8176"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247FA30D" w14:textId="51B24ABB"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F9F0117" w14:textId="3FE9D0FC"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1F9A141" w14:textId="0803205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72AA6C6"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EA76B8" w14:textId="50D64DA1"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7AD96415" w14:textId="486CF354"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0E16CDF" w14:textId="52B09DD3"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31A6892" w14:textId="5CA39C3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B3A42F3"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4CB0EE" w14:textId="0BADC248"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3B2C5A60" w14:textId="2402E9C6"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F93EC64" w14:textId="1ECF0B73"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8E09829" w14:textId="07F70F4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B574AF3"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2726E3" w14:textId="636704B1"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0A0BBEAA" w14:textId="022BD44B"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F9E3E52" w14:textId="3D4584EC"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Person.Adresseoplysninger.SupplerendeAdresse.startmyndighedsnavnLigMed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4C9C353" w14:textId="2F0937B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D838B5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E33999" w14:textId="0FAB2320"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E257D05" w14:textId="336F4C95"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1B6A24" w14:textId="610E9135" w:rsidR="009275AA" w:rsidRDefault="4F940368" w:rsidP="4F940368">
            <w:pPr>
              <w:spacing w:after="0" w:line="240" w:lineRule="auto"/>
              <w:rPr>
                <w:rFonts w:ascii="Verdana" w:hAnsi="Verdana"/>
                <w:sz w:val="20"/>
                <w:szCs w:val="20"/>
              </w:rPr>
            </w:pPr>
            <w:r w:rsidRPr="4F940368">
              <w:rPr>
                <w:rFonts w:ascii="Verdana" w:hAnsi="Verdana"/>
                <w:sz w:val="20"/>
                <w:szCs w:val="20"/>
              </w:rPr>
              <w:t>Person.Adresseoplysninger.SupplerendeAdresse.virkningfraForskelligFra –</w:t>
            </w:r>
          </w:p>
          <w:p w14:paraId="0F3A0BE0" w14:textId="4FD9AE52"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0E648CC" w14:textId="6D01507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D0F329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8511D3" w14:textId="667996F0"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E098C3D" w14:textId="61A0529F"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97FC5C" w14:textId="419CF233" w:rsidR="009275AA" w:rsidRDefault="4F940368" w:rsidP="4F940368">
            <w:pPr>
              <w:spacing w:after="0" w:line="240" w:lineRule="auto"/>
              <w:rPr>
                <w:rFonts w:ascii="Verdana" w:hAnsi="Verdana"/>
                <w:sz w:val="20"/>
                <w:szCs w:val="20"/>
              </w:rPr>
            </w:pPr>
            <w:r w:rsidRPr="4F940368">
              <w:rPr>
                <w:rFonts w:ascii="Verdana" w:hAnsi="Verdana"/>
                <w:sz w:val="20"/>
                <w:szCs w:val="20"/>
              </w:rPr>
              <w:t xml:space="preserve">Person.Adresseoplysninger.SupplerendeAdresse.virkningfraLigMed – </w:t>
            </w:r>
          </w:p>
          <w:p w14:paraId="4F55F007" w14:textId="5E8E8B01"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EE61DBA" w14:textId="1D779F2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95666F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15031A" w14:textId="11204879"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024EF62" w14:textId="1E890620"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F716B0" w14:textId="45DDD227" w:rsidR="009275AA" w:rsidRDefault="4F940368" w:rsidP="4F940368">
            <w:pPr>
              <w:spacing w:after="0" w:line="240" w:lineRule="auto"/>
              <w:rPr>
                <w:rFonts w:ascii="Verdana" w:hAnsi="Verdana"/>
                <w:sz w:val="20"/>
                <w:szCs w:val="20"/>
              </w:rPr>
            </w:pPr>
            <w:r w:rsidRPr="4F940368">
              <w:rPr>
                <w:rFonts w:ascii="Verdana" w:hAnsi="Verdana"/>
                <w:sz w:val="20"/>
                <w:szCs w:val="20"/>
              </w:rPr>
              <w:t xml:space="preserve">Person.Adresseoplysninger.SupplerendeAdresse.virkningfraMindreEnd – </w:t>
            </w:r>
          </w:p>
          <w:p w14:paraId="340074DE" w14:textId="09BCCDFF"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0904291" w14:textId="2B37775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1F4D6A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B873E9" w14:textId="09EA3E4B"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lastRenderedPageBreak/>
              <w:t>adropl.suppladr.virkningfra.le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943803F" w14:textId="7A64761F"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E62762" w14:textId="2632323A" w:rsidR="009275AA" w:rsidRDefault="4F940368" w:rsidP="4F940368">
            <w:pPr>
              <w:spacing w:after="0" w:line="240" w:lineRule="auto"/>
              <w:rPr>
                <w:rFonts w:ascii="Verdana" w:hAnsi="Verdana"/>
                <w:sz w:val="20"/>
                <w:szCs w:val="20"/>
              </w:rPr>
            </w:pPr>
            <w:r w:rsidRPr="4F940368">
              <w:rPr>
                <w:rFonts w:ascii="Verdana" w:hAnsi="Verdana"/>
                <w:sz w:val="20"/>
                <w:szCs w:val="20"/>
              </w:rPr>
              <w:t xml:space="preserve">Person.Adresseoplysninger.SupplerendeAdresse.virkningfraMindreEndEllerLigMed – </w:t>
            </w:r>
          </w:p>
          <w:p w14:paraId="7D9BB91D" w14:textId="7B1469E9"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A1991A2" w14:textId="59300A2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349BAA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DCC174" w14:textId="23025369"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7F65CBA" w14:textId="2B46A36F"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0F5D68" w14:textId="4FF8AD51" w:rsidR="003D44C4"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 xml:space="preserve">Person.Adresseoplysninger.SupplerendeAdresse.virkningfraStoerreEnd – </w:t>
            </w:r>
          </w:p>
          <w:p w14:paraId="21502064" w14:textId="394967BF" w:rsidR="009275AA" w:rsidRPr="00050FD3" w:rsidRDefault="009275AA"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9F7677C" w14:textId="121DEE0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174642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8A0110" w14:textId="2140F762"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F57BAB3" w14:textId="545F1B9B"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1B6D82" w14:textId="1C5BBE4B" w:rsidR="009275AA" w:rsidRDefault="4F940368" w:rsidP="4F940368">
            <w:pPr>
              <w:spacing w:after="0" w:line="240" w:lineRule="auto"/>
              <w:rPr>
                <w:rFonts w:ascii="Verdana" w:hAnsi="Verdana"/>
                <w:sz w:val="20"/>
                <w:szCs w:val="20"/>
              </w:rPr>
            </w:pPr>
            <w:r w:rsidRPr="4F940368">
              <w:rPr>
                <w:rFonts w:ascii="Verdana" w:hAnsi="Verdana"/>
                <w:sz w:val="20"/>
                <w:szCs w:val="20"/>
              </w:rPr>
              <w:t xml:space="preserve">Person.Adresseoplysninger.SupplerendeAdresse.virkningfraStoerreEndEllerLigMed – </w:t>
            </w:r>
          </w:p>
          <w:p w14:paraId="33A2307B" w14:textId="5FB2DB34"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02AB526" w14:textId="6B90482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F84FDC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33BF14" w14:textId="192E1B4D"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1364CF7" w14:textId="18DA25ED"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B6B751" w14:textId="03EDBD7B" w:rsidR="003D44C4"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 xml:space="preserve">Person.Adresseoplysninger.SupplerendeAdresse.virkningtilForskelligFra – </w:t>
            </w:r>
          </w:p>
          <w:p w14:paraId="0B336C63" w14:textId="39FEDCAB" w:rsidR="009275AA" w:rsidRPr="00050FD3" w:rsidRDefault="009275AA"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ED1BE79" w14:textId="528ADCF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7E651F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0787C5" w14:textId="344CD6CA"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7F03BF4" w14:textId="02D8C70C"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4A574F" w14:textId="7FDCBAB6" w:rsidR="009275AA" w:rsidRDefault="4F940368" w:rsidP="4F940368">
            <w:pPr>
              <w:spacing w:after="0" w:line="240" w:lineRule="auto"/>
              <w:rPr>
                <w:rFonts w:ascii="Verdana" w:hAnsi="Verdana"/>
                <w:sz w:val="20"/>
                <w:szCs w:val="20"/>
              </w:rPr>
            </w:pPr>
            <w:r w:rsidRPr="4F940368">
              <w:rPr>
                <w:rFonts w:ascii="Verdana" w:hAnsi="Verdana"/>
                <w:sz w:val="20"/>
                <w:szCs w:val="20"/>
              </w:rPr>
              <w:t xml:space="preserve">Person.Adresseoplysninger.SupplerendeAdresse.virkningtilLigMed – </w:t>
            </w:r>
          </w:p>
          <w:p w14:paraId="7638B9A2" w14:textId="5158CBA9"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9366C51" w14:textId="5689E3F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A37FF7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E44CC6" w14:textId="02FC70B4"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662170D" w14:textId="297C4C4F"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5107FD" w14:textId="08882185" w:rsidR="009275AA" w:rsidRDefault="4F940368" w:rsidP="4F940368">
            <w:pPr>
              <w:spacing w:after="0" w:line="240" w:lineRule="auto"/>
              <w:rPr>
                <w:rFonts w:ascii="Verdana" w:hAnsi="Verdana"/>
                <w:sz w:val="20"/>
                <w:szCs w:val="20"/>
              </w:rPr>
            </w:pPr>
            <w:r w:rsidRPr="4F940368">
              <w:rPr>
                <w:rFonts w:ascii="Verdana" w:hAnsi="Verdana"/>
                <w:sz w:val="20"/>
                <w:szCs w:val="20"/>
              </w:rPr>
              <w:t xml:space="preserve">Person.Adresseoplysninger.SupplerendeAdresse.virkningtilMindreEnd – </w:t>
            </w:r>
          </w:p>
          <w:p w14:paraId="5C1B46BB" w14:textId="20883EE8"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D755B30" w14:textId="25E20A5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AD8DC3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4FD5C4" w14:textId="6BB3B76B"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EC884C3" w14:textId="689081D3"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0CFCF6" w14:textId="6C0A399B" w:rsidR="009275AA" w:rsidRDefault="4F940368" w:rsidP="4F940368">
            <w:pPr>
              <w:spacing w:after="0" w:line="240" w:lineRule="auto"/>
              <w:rPr>
                <w:rFonts w:ascii="Verdana" w:hAnsi="Verdana"/>
                <w:sz w:val="20"/>
                <w:szCs w:val="20"/>
              </w:rPr>
            </w:pPr>
            <w:r w:rsidRPr="4F940368">
              <w:rPr>
                <w:rFonts w:ascii="Verdana" w:hAnsi="Verdana"/>
                <w:sz w:val="20"/>
                <w:szCs w:val="20"/>
              </w:rPr>
              <w:t xml:space="preserve">Person.Adresseoplysninger.SupplerendeAdresse.virkningtilMindreEndEllerLigMed – </w:t>
            </w:r>
          </w:p>
          <w:p w14:paraId="2D9A0E66" w14:textId="0AD16288"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A272591" w14:textId="1DBDBDF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7F3DEA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8591E3" w14:textId="132CABC8"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B3A6BC1" w14:textId="33C6DA58"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DD7BF8" w14:textId="572D62B5" w:rsidR="009275AA" w:rsidRDefault="4F940368" w:rsidP="4F940368">
            <w:pPr>
              <w:spacing w:after="0" w:line="240" w:lineRule="auto"/>
              <w:rPr>
                <w:rFonts w:ascii="Verdana" w:hAnsi="Verdana"/>
                <w:sz w:val="20"/>
                <w:szCs w:val="20"/>
              </w:rPr>
            </w:pPr>
            <w:r w:rsidRPr="4F940368">
              <w:rPr>
                <w:rFonts w:ascii="Verdana" w:hAnsi="Verdana"/>
                <w:sz w:val="20"/>
                <w:szCs w:val="20"/>
              </w:rPr>
              <w:t xml:space="preserve">Person.Adresseoplysninger.SupplerendeAdresse.virkningtilStoerreEnd – </w:t>
            </w:r>
          </w:p>
          <w:p w14:paraId="0B44D775" w14:textId="6EB32EC5"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B0A5F38" w14:textId="6B161C5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DD307C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B0A6EC" w14:textId="4A4B5C6D"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adropl.suppladr.virkningtil.ge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1007CCE" w14:textId="48259B70"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992BA7" w14:textId="0E68198C" w:rsidR="009275AA" w:rsidRDefault="4F940368" w:rsidP="4F940368">
            <w:pPr>
              <w:spacing w:after="0" w:line="240" w:lineRule="auto"/>
              <w:rPr>
                <w:rFonts w:ascii="Verdana" w:hAnsi="Verdana"/>
                <w:sz w:val="20"/>
                <w:szCs w:val="20"/>
              </w:rPr>
            </w:pPr>
            <w:r w:rsidRPr="4F940368">
              <w:rPr>
                <w:rFonts w:ascii="Verdana" w:hAnsi="Verdana"/>
                <w:sz w:val="20"/>
                <w:szCs w:val="20"/>
              </w:rPr>
              <w:t xml:space="preserve">Person.Adresseoplysninger.SupplerendeAdresse.virkningtilStoerreEndEllerLigMed – </w:t>
            </w:r>
          </w:p>
          <w:p w14:paraId="6AC0D934" w14:textId="65C8E95B"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3598F17" w14:textId="67AD47C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AB8C786"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DD128A" w14:textId="7DA8C4C9"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adropl.tilflytningsdatokommune.ne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131CFE0B" w14:textId="4E924522" w:rsidR="003D44C4" w:rsidRPr="00050FD3" w:rsidRDefault="4F940368" w:rsidP="4F940368">
            <w:pPr>
              <w:spacing w:after="0" w:line="240" w:lineRule="auto"/>
              <w:rPr>
                <w:rFonts w:ascii="Verdana" w:eastAsia="Times New Roman" w:hAnsi="Verdana" w:cs="Times New Roman"/>
                <w:sz w:val="20"/>
                <w:szCs w:val="20"/>
                <w:lang w:eastAsia="da-DK"/>
              </w:rPr>
            </w:pPr>
            <w:r w:rsidRPr="4F940368">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E22F4D" w14:textId="58CC1AEC" w:rsidR="009275AA" w:rsidRDefault="003D44C4" w:rsidP="00050FD3">
            <w:pPr>
              <w:spacing w:after="0" w:line="240" w:lineRule="auto"/>
              <w:rPr>
                <w:rFonts w:ascii="Verdana" w:hAnsi="Verdana"/>
                <w:sz w:val="20"/>
                <w:szCs w:val="20"/>
              </w:rPr>
            </w:pPr>
            <w:r>
              <w:rPr>
                <w:rFonts w:ascii="Verdana" w:hAnsi="Verdana"/>
                <w:sz w:val="20"/>
                <w:szCs w:val="20"/>
              </w:rPr>
              <w:t xml:space="preserve">Person.Adresseoplysninger.tilflytningsdatokommuneForskelligFra - Hændelsesdato for tilflytning i en </w:t>
            </w:r>
            <w:r w:rsidR="009275AA">
              <w:rPr>
                <w:rFonts w:ascii="Verdana" w:hAnsi="Verdana"/>
                <w:sz w:val="20"/>
                <w:szCs w:val="20"/>
              </w:rPr>
              <w:t>kommune.</w:t>
            </w:r>
          </w:p>
          <w:p w14:paraId="5A4AB187" w14:textId="5C731BC4"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E897775" w14:textId="46FD160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11562BE"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CB61FB" w14:textId="7643E77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1E7AAF3B" w14:textId="2614561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A831FB" w14:textId="77777777" w:rsidR="009275AA" w:rsidRDefault="003D44C4" w:rsidP="00050FD3">
            <w:pPr>
              <w:spacing w:after="0" w:line="240" w:lineRule="auto"/>
              <w:rPr>
                <w:rFonts w:ascii="Verdana" w:hAnsi="Verdana"/>
                <w:sz w:val="20"/>
                <w:szCs w:val="20"/>
              </w:rPr>
            </w:pPr>
            <w:r>
              <w:rPr>
                <w:rFonts w:ascii="Verdana" w:hAnsi="Verdana"/>
                <w:sz w:val="20"/>
                <w:szCs w:val="20"/>
              </w:rPr>
              <w:t>Person.Adresseoplysninger.tilflytningsdatokommuneLigMed - Hændelsesda</w:t>
            </w:r>
            <w:r w:rsidR="009275AA">
              <w:rPr>
                <w:rFonts w:ascii="Verdana" w:hAnsi="Verdana"/>
                <w:sz w:val="20"/>
                <w:szCs w:val="20"/>
              </w:rPr>
              <w:t>to for tilflytning i en kommune.</w:t>
            </w:r>
          </w:p>
          <w:p w14:paraId="63A12420" w14:textId="753691BB"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7F3DA95" w14:textId="49819EA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9FA790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79D9FB" w14:textId="0CB15AD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79AC4C8B" w14:textId="0AF6DDF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F7F7E5" w14:textId="77777777" w:rsidR="009275AA" w:rsidRDefault="003D44C4" w:rsidP="00050FD3">
            <w:pPr>
              <w:spacing w:after="0" w:line="240" w:lineRule="auto"/>
              <w:rPr>
                <w:rFonts w:ascii="Verdana" w:hAnsi="Verdana"/>
                <w:sz w:val="20"/>
                <w:szCs w:val="20"/>
              </w:rPr>
            </w:pPr>
            <w:r>
              <w:rPr>
                <w:rFonts w:ascii="Verdana" w:hAnsi="Verdana"/>
                <w:sz w:val="20"/>
                <w:szCs w:val="20"/>
              </w:rPr>
              <w:t>Person.Adresseoplysninger.tilflytningsdatokommuneMindreEnd - Hændelsesda</w:t>
            </w:r>
            <w:r w:rsidR="009275AA">
              <w:rPr>
                <w:rFonts w:ascii="Verdana" w:hAnsi="Verdana"/>
                <w:sz w:val="20"/>
                <w:szCs w:val="20"/>
              </w:rPr>
              <w:t>to for tilflytning i en kommune.</w:t>
            </w:r>
          </w:p>
          <w:p w14:paraId="620172F2" w14:textId="053D97F2"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CA390E4" w14:textId="26FAD5B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DCD80B7"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011711" w14:textId="7FE4924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39DEE31C" w14:textId="7ECDC4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BB6D6F" w14:textId="36FB408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Person.Adresseoplysninger.tilflytningsdatokommuneMindreEndEllerLigMed - Hændelsesda</w:t>
            </w:r>
            <w:r w:rsidR="009275AA">
              <w:rPr>
                <w:rFonts w:ascii="Verdana" w:hAnsi="Verdana"/>
                <w:sz w:val="20"/>
                <w:szCs w:val="20"/>
              </w:rPr>
              <w:t>to for tilflytning i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F620102" w14:textId="5FE8328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FA30F8A"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CFE843" w14:textId="69E6F53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760E2EE0" w14:textId="5C5A94E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292DBB" w14:textId="1A0F2BC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 - </w:t>
            </w:r>
            <w:r>
              <w:rPr>
                <w:rFonts w:ascii="Verdana" w:hAnsi="Verdana"/>
                <w:sz w:val="20"/>
                <w:szCs w:val="20"/>
              </w:rPr>
              <w:lastRenderedPageBreak/>
              <w:t>Hændelsesda</w:t>
            </w:r>
            <w:r w:rsidR="009275AA">
              <w:rPr>
                <w:rFonts w:ascii="Verdana" w:hAnsi="Verdana"/>
                <w:sz w:val="20"/>
                <w:szCs w:val="20"/>
              </w:rPr>
              <w:t>to for tilflytning i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BCC1734" w14:textId="53100EB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lastRenderedPageBreak/>
              <w:t> </w:t>
            </w:r>
          </w:p>
        </w:tc>
      </w:tr>
      <w:tr w:rsidR="003D44C4" w:rsidRPr="00050FD3" w14:paraId="73760E4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97FF51" w14:textId="2A10977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7B2AACA0" w14:textId="59903B3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2D6D0A" w14:textId="0D3BF47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Person.Adresseoplysninger.tilflytningsdatokommuneStoerreEndEllerLigMed - Hændelsesda</w:t>
            </w:r>
            <w:r w:rsidR="009275AA">
              <w:rPr>
                <w:rFonts w:ascii="Verdana" w:hAnsi="Verdana"/>
                <w:sz w:val="20"/>
                <w:szCs w:val="20"/>
              </w:rPr>
              <w:t>to for tilflytning i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CBCD64C" w14:textId="501F148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E39CAEE"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0DBC24" w14:textId="53639D4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10F7738B" w14:textId="2F9611B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0185366" w14:textId="31FE912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Person.Adresseoplysninger.tilflytningsdatokommuneusikkerhedsmarkeringLigMed - Usikkerhed ved tilflytningsdato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40441080" w14:textId="0E12E51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CC3767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2AD810" w14:textId="05EBD3D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8AFC238" w14:textId="4329A35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2C2B784" w14:textId="78C3D465" w:rsidR="009275AA" w:rsidRDefault="003D44C4" w:rsidP="00050FD3">
            <w:pPr>
              <w:spacing w:after="0" w:line="240" w:lineRule="auto"/>
              <w:rPr>
                <w:rFonts w:ascii="Verdana" w:hAnsi="Verdana"/>
                <w:sz w:val="20"/>
                <w:szCs w:val="20"/>
              </w:rPr>
            </w:pPr>
            <w:r>
              <w:rPr>
                <w:rFonts w:ascii="Verdana" w:hAnsi="Verdana"/>
                <w:sz w:val="20"/>
                <w:szCs w:val="20"/>
              </w:rPr>
              <w:t xml:space="preserve">Person.Adresseoplysninger.virkningfraForskelligFra </w:t>
            </w:r>
            <w:r w:rsidR="009275AA">
              <w:rPr>
                <w:rFonts w:ascii="Verdana" w:hAnsi="Verdana"/>
                <w:sz w:val="20"/>
                <w:szCs w:val="20"/>
              </w:rPr>
              <w:t>–</w:t>
            </w:r>
            <w:r>
              <w:rPr>
                <w:rFonts w:ascii="Verdana" w:hAnsi="Verdana"/>
                <w:sz w:val="20"/>
                <w:szCs w:val="20"/>
              </w:rPr>
              <w:t xml:space="preserve"> </w:t>
            </w:r>
          </w:p>
          <w:p w14:paraId="49BAA11B" w14:textId="2F6BECBD"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7C35C95" w14:textId="5A65E7F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4C17DB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A40E11" w14:textId="1281291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DBC786A" w14:textId="0011B42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0F2296"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Person.Adresseoplysninger.virkningfraLigMed - </w:t>
            </w:r>
          </w:p>
          <w:p w14:paraId="42647D55" w14:textId="423894AE"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429056A" w14:textId="0FACBB9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85D6CD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FF9C09" w14:textId="70A66CC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211C99A" w14:textId="3BA8A42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3B6A26"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Person.Adresseoplysninger.virkningfraMindreEnd - </w:t>
            </w:r>
          </w:p>
          <w:p w14:paraId="2F700BF6" w14:textId="4FAD4D8B"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887AF4F" w14:textId="4684B93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FE6FC5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24AFB3" w14:textId="6CC3610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1751FB9" w14:textId="1E6D494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516B24C"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Person.Adresseoplysninger.virkningfraMindreEndEllerLigMed - </w:t>
            </w:r>
          </w:p>
          <w:p w14:paraId="754ED0CD" w14:textId="61A090BD"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BAD3C16" w14:textId="67DD971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56201B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6AB806" w14:textId="3AFA7E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82276C1" w14:textId="36CAA48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B0E33D"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Person.Adresseoplysninger.virkningfraStoerreEnd - </w:t>
            </w:r>
          </w:p>
          <w:p w14:paraId="7D3282E8" w14:textId="1717E216"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5D4F259" w14:textId="0A491B3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8154C3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E9C5D1" w14:textId="31A4FF4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256BD11" w14:textId="21E2A79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55DF70"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Person.Adresseoplysninger.virkningfraStoerreEndEllerLigMed - </w:t>
            </w:r>
          </w:p>
          <w:p w14:paraId="249FFC5C" w14:textId="32B4BB28"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8A11E54" w14:textId="5A7CABF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00146A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1AA430" w14:textId="7BDD488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D19B216" w14:textId="7333D57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DD1B828" w14:textId="2691AE5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19298EC" w14:textId="3DD9432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B6F812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00B2B1" w14:textId="52F1EDF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1D3D5FE" w14:textId="2642B21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5563F5"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Person.Adresseoplysninger.virkningtilForskelligFra - </w:t>
            </w:r>
          </w:p>
          <w:p w14:paraId="06C532C4" w14:textId="67B6C6EA"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639333D" w14:textId="69F9DF7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63311F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BB8945" w14:textId="31FDC32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88DE186" w14:textId="6F336AA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1B0A7D"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Person.Adresseoplysninger.virkningtilLigMed - </w:t>
            </w:r>
          </w:p>
          <w:p w14:paraId="0611BA22" w14:textId="228E91AF"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11E65C4" w14:textId="5277AF5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9C2025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4594BC" w14:textId="548E11A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867E63B" w14:textId="6948930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95EB6D"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Person.Adresseoplysninger.virkningtilMindreEnd - </w:t>
            </w:r>
          </w:p>
          <w:p w14:paraId="74F861E3" w14:textId="203D5F71"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7D0365A" w14:textId="6D833B1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04BB5C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DFE5B8" w14:textId="5E7F587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27CAD32" w14:textId="5671CF8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A2B6DE"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Person.Adresseoplysninger.virkningtilMindreEndEllerLigMed - </w:t>
            </w:r>
          </w:p>
          <w:p w14:paraId="540D19A0" w14:textId="6733695F"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59CED63" w14:textId="3A5E60F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F89C17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89395C" w14:textId="51BABC7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26A3C64" w14:textId="03DC3DA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6D987F"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Person.Adresseoplysninger.virkningtilStoerreEnd - </w:t>
            </w:r>
          </w:p>
          <w:p w14:paraId="309B841F" w14:textId="3335FA26"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9287127" w14:textId="38CA4C6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603F1B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D05D21" w14:textId="43E2325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E91A5E9" w14:textId="57B2C19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CE9A5A"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Person.Adresseoplysninger.virkningtilStoerreEndEllerLigMed - </w:t>
            </w:r>
          </w:p>
          <w:p w14:paraId="6496BD33" w14:textId="7FB8E92F"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5E53A8D" w14:textId="73D6A68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FC667F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5CBFB1" w14:textId="0CBFB65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adropl.virkningtilum.eq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132A459" w14:textId="31C379C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ED7A2E7" w14:textId="3323B46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1915714" w14:textId="7BCC25C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A02AEE6"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98F566E" w14:textId="61D2787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besk.beskyttelsestype.wi</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6AF3A2C9" w14:textId="6264758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FB8D748" w14:textId="11FF183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Person.Beskyttelse.beskyttelsestypeErIndeholdtI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1127AC1E" w14:textId="0250ECA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9F1B83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3FC89A5" w14:textId="75942B2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besk.beskyttelsestype.eq</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5A393B7B" w14:textId="504902A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ABD4E5" w14:textId="1684B46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Person.Beskyttelse.beskyttelsestypeLigMed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3B132EA8" w14:textId="7C0897B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CEFC92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93550B3" w14:textId="70B16DA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besk.status.wi</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0D65D5BF" w14:textId="61C934D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6C5B776" w14:textId="7EFC7EA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A1BF0C0" w14:textId="3793E47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F5FF7B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60470A5" w14:textId="3FB0D0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besk.status.eq</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236272D6" w14:textId="7D2C16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DC5031" w14:textId="1F5EF79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28FD101D" w14:textId="194DEB7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DC9F50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AFC0E9" w14:textId="5D4F459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4888DC6" w14:textId="452D9A6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5B8271"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Person.Beskyttelse.virkningfraForskelligFra - </w:t>
            </w:r>
          </w:p>
          <w:p w14:paraId="45B3CAC2" w14:textId="018863FE"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D76488C" w14:textId="6870B83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2D9B24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CAFDE4" w14:textId="47576DD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17AEB92" w14:textId="001CE8C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45C668"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Person.Beskyttelse.virkningfraLigMed - </w:t>
            </w:r>
          </w:p>
          <w:p w14:paraId="53AC0E6A" w14:textId="701C06AB"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AB1D233" w14:textId="7E38B42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02F427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9895F8" w14:textId="6064F35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CBE3EEE" w14:textId="1BD85E7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829D7E"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Person.Beskyttelse.virkningfraMindreEnd - </w:t>
            </w:r>
          </w:p>
          <w:p w14:paraId="2981299F" w14:textId="56AC0F55"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B2687A9" w14:textId="21D51A8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D32F2A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16F5C0" w14:textId="07668C8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BDEAB14" w14:textId="042AADD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BFB2AB"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Person.Beskyttelse.virkningfraMindreEndEllerLigMed - </w:t>
            </w:r>
          </w:p>
          <w:p w14:paraId="5856006C" w14:textId="745C599C"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65B0746" w14:textId="15E6B89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045062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94C691" w14:textId="4F439F7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4927BD8" w14:textId="70497DA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674D95"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Person.Beskyttelse.virkningfraStoerreEnd - </w:t>
            </w:r>
          </w:p>
          <w:p w14:paraId="12A5FF23" w14:textId="4E677A2A"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539AA40" w14:textId="72C6842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FE6556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09189F" w14:textId="44C7F54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F027689" w14:textId="46187D7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ECF648"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Person.Beskyttelse.virkningfraStoerreEndEllerLigMed - </w:t>
            </w:r>
          </w:p>
          <w:p w14:paraId="2C8A3964" w14:textId="34929A5F"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DC88014" w14:textId="7738FB4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ED378B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6858D1" w14:textId="600E0CD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8242D6E" w14:textId="1610949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2B7B4C0"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Person.Beskyttelse.virkningtilForskelligFra - </w:t>
            </w:r>
          </w:p>
          <w:p w14:paraId="7EEFB730" w14:textId="15203214"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D53B1A9" w14:textId="0F2DF3F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DB2F47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CBA40E" w14:textId="70F54E9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C618C2B" w14:textId="0DD55E2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0B9DFA" w14:textId="03A2C49E" w:rsidR="009275AA" w:rsidRDefault="003D44C4" w:rsidP="009275AA">
            <w:pPr>
              <w:spacing w:after="0" w:line="240" w:lineRule="auto"/>
              <w:rPr>
                <w:rFonts w:ascii="Verdana" w:hAnsi="Verdana"/>
                <w:sz w:val="20"/>
                <w:szCs w:val="20"/>
              </w:rPr>
            </w:pPr>
            <w:r>
              <w:rPr>
                <w:rFonts w:ascii="Verdana" w:hAnsi="Verdana"/>
                <w:sz w:val="20"/>
                <w:szCs w:val="20"/>
              </w:rPr>
              <w:t>Person.Beskyttelse.virkningtilLigMed -</w:t>
            </w:r>
            <w:r w:rsidR="009275AA">
              <w:rPr>
                <w:rFonts w:ascii="Verdana" w:hAnsi="Verdana"/>
                <w:sz w:val="20"/>
                <w:szCs w:val="20"/>
              </w:rPr>
              <w:t xml:space="preserve"> </w:t>
            </w:r>
          </w:p>
          <w:p w14:paraId="754B3AB7" w14:textId="4D8A1A3E" w:rsidR="003D44C4" w:rsidRPr="00050FD3" w:rsidRDefault="003D44C4" w:rsidP="009275AA">
            <w:pPr>
              <w:spacing w:after="0" w:line="240" w:lineRule="auto"/>
              <w:rPr>
                <w:rFonts w:ascii="Verdana" w:eastAsia="Times New Roman" w:hAnsi="Verdana" w:cs="Times New Roman"/>
                <w:sz w:val="20"/>
                <w:szCs w:val="20"/>
                <w:lang w:eastAsia="da-DK"/>
              </w:rPr>
            </w:pPr>
            <w:r>
              <w:rPr>
                <w:rFonts w:ascii="Verdana" w:hAnsi="Verdana"/>
                <w:sz w:val="20"/>
                <w:szCs w:val="20"/>
              </w:rPr>
              <w:t xml:space="preserve"> </w:t>
            </w:r>
          </w:p>
        </w:tc>
        <w:tc>
          <w:tcPr>
            <w:tcW w:w="1607" w:type="dxa"/>
            <w:tcBorders>
              <w:top w:val="nil"/>
              <w:left w:val="nil"/>
              <w:bottom w:val="single" w:sz="4" w:space="0" w:color="auto"/>
              <w:right w:val="single" w:sz="4" w:space="0" w:color="auto"/>
            </w:tcBorders>
            <w:shd w:val="clear" w:color="auto" w:fill="auto"/>
            <w:noWrap/>
            <w:vAlign w:val="bottom"/>
            <w:hideMark/>
          </w:tcPr>
          <w:p w14:paraId="62186A4D" w14:textId="461DA41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E6AB03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5A94E3" w14:textId="7A2C47C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F0E9FC1" w14:textId="0FCAF6E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D3B845"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Person.Beskyttelse.virkningtilMindreEnd - </w:t>
            </w:r>
          </w:p>
          <w:p w14:paraId="1F13A068" w14:textId="786E2885"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EFD81D5" w14:textId="3515702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544728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F797D6" w14:textId="127C492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E889C78" w14:textId="450E635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CFF6C4C"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Person.Beskyttelse.virkningtilMindreEndEllerLigMed - </w:t>
            </w:r>
          </w:p>
          <w:p w14:paraId="09E79C7C" w14:textId="5405A6BE"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56B0250" w14:textId="77DAB25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279F13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EB93F7" w14:textId="1BF7D1D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1985788" w14:textId="0D3963F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DF73FD"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Person.Beskyttelse.virkningtilStoerreEnd - </w:t>
            </w:r>
          </w:p>
          <w:p w14:paraId="4C62A5FE" w14:textId="6DBDE708"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F86D3D8" w14:textId="2954FCF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6E62AC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27AC9D" w14:textId="3C7A631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besk.virkningtil.ge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C15D096" w14:textId="3E37E90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6E080F"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Person.Beskyttelse.virkningtilStoerreEndEllerLigMed - </w:t>
            </w:r>
          </w:p>
          <w:p w14:paraId="7BEFE441" w14:textId="01F4A26B"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D1482AE" w14:textId="21079EA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0EAB95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04A8ED" w14:textId="3C5EB7A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civ.civilstandstype.wi</w:t>
            </w:r>
          </w:p>
        </w:tc>
        <w:tc>
          <w:tcPr>
            <w:tcW w:w="1607" w:type="dxa"/>
            <w:tcBorders>
              <w:top w:val="nil"/>
              <w:left w:val="nil"/>
              <w:bottom w:val="single" w:sz="4" w:space="0" w:color="auto"/>
              <w:right w:val="single" w:sz="4" w:space="0" w:color="auto"/>
            </w:tcBorders>
            <w:shd w:val="clear" w:color="auto" w:fill="auto"/>
            <w:noWrap/>
            <w:vAlign w:val="bottom"/>
            <w:hideMark/>
          </w:tcPr>
          <w:p w14:paraId="68D17D9D" w14:textId="18B84E9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CCD0FE" w14:textId="71ACF22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Person.Civilstand.civilstandstypeErIndeholdtI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177A7BC4" w14:textId="12D23AC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ADA087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D5F03D" w14:textId="2624B25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civ.civilstandstype.eq</w:t>
            </w:r>
          </w:p>
        </w:tc>
        <w:tc>
          <w:tcPr>
            <w:tcW w:w="1607" w:type="dxa"/>
            <w:tcBorders>
              <w:top w:val="nil"/>
              <w:left w:val="nil"/>
              <w:bottom w:val="single" w:sz="4" w:space="0" w:color="auto"/>
              <w:right w:val="single" w:sz="4" w:space="0" w:color="auto"/>
            </w:tcBorders>
            <w:shd w:val="clear" w:color="auto" w:fill="auto"/>
            <w:noWrap/>
            <w:vAlign w:val="bottom"/>
            <w:hideMark/>
          </w:tcPr>
          <w:p w14:paraId="456E2AA1" w14:textId="68DA7E3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E662D7E" w14:textId="5412CD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Person.Civilstand.civilstandstypeLigMed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20EC0DCC" w14:textId="706575A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4D14D8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840118" w14:textId="7F5FDED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civ.status.wi</w:t>
            </w:r>
          </w:p>
        </w:tc>
        <w:tc>
          <w:tcPr>
            <w:tcW w:w="1607" w:type="dxa"/>
            <w:tcBorders>
              <w:top w:val="nil"/>
              <w:left w:val="nil"/>
              <w:bottom w:val="single" w:sz="4" w:space="0" w:color="auto"/>
              <w:right w:val="single" w:sz="4" w:space="0" w:color="auto"/>
            </w:tcBorders>
            <w:shd w:val="clear" w:color="auto" w:fill="auto"/>
            <w:noWrap/>
            <w:vAlign w:val="bottom"/>
            <w:hideMark/>
          </w:tcPr>
          <w:p w14:paraId="182AC838" w14:textId="1BF5918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C4FBF4C" w14:textId="36DD19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Person.Civilstand.statusErIndeholdtI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5A6A8DDD" w14:textId="5B18B63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63EFD5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97D949" w14:textId="5E141A0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civ.status.eq</w:t>
            </w:r>
          </w:p>
        </w:tc>
        <w:tc>
          <w:tcPr>
            <w:tcW w:w="1607" w:type="dxa"/>
            <w:tcBorders>
              <w:top w:val="nil"/>
              <w:left w:val="nil"/>
              <w:bottom w:val="single" w:sz="4" w:space="0" w:color="auto"/>
              <w:right w:val="single" w:sz="4" w:space="0" w:color="auto"/>
            </w:tcBorders>
            <w:shd w:val="clear" w:color="auto" w:fill="auto"/>
            <w:noWrap/>
            <w:vAlign w:val="bottom"/>
            <w:hideMark/>
          </w:tcPr>
          <w:p w14:paraId="5877838F" w14:textId="4438410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BFEEE12" w14:textId="3D23C7B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Person.Civilstand.statusLigMed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7E0022AB" w14:textId="20B1A25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383F37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890EBB" w14:textId="59AD4B1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A06CA8A" w14:textId="6827156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5E72F9"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Person.Civilstand.virkningfraForskelligFra - </w:t>
            </w:r>
          </w:p>
          <w:p w14:paraId="3194E939" w14:textId="3E6E403B"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8C4086C" w14:textId="26A2E96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E3E749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203371" w14:textId="52E109A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662184B" w14:textId="1E3D3C5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D6240E"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Person.Civilstand.virkningfraLigMed - </w:t>
            </w:r>
          </w:p>
          <w:p w14:paraId="0C4ACF77" w14:textId="2E3FBCAE"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D05B005" w14:textId="5E361D1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A4954F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0C080B" w14:textId="5D0749A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19D6E81" w14:textId="7BA0A7D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68CB0A"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Person.Civilstand.virkningfraMindreEnd - </w:t>
            </w:r>
          </w:p>
          <w:p w14:paraId="6FA522E7" w14:textId="5D54A539"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D38E22B" w14:textId="135350C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4BCAC3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4DCDFD" w14:textId="7E4DB5C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5E454BA" w14:textId="06449AC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EF516F"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Person.Civilstand.virkningfraMindreEndEllerLigMed - </w:t>
            </w:r>
          </w:p>
          <w:p w14:paraId="63933A09" w14:textId="10F33A70"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2265CA3" w14:textId="5E15824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8B6387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285D87" w14:textId="7A32A77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898D4D1" w14:textId="0450693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4A5EF4"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Person.Civilstand.virkningfraStoerreEnd - </w:t>
            </w:r>
          </w:p>
          <w:p w14:paraId="5A29286C" w14:textId="1BE20255"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800908C" w14:textId="4880410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5B2194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A196A3" w14:textId="7B4CAF8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F1C976B" w14:textId="47F7523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B22D77"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Person.Civilstand.virkningfraStoerreEndEllerLigMed - </w:t>
            </w:r>
          </w:p>
          <w:p w14:paraId="06E9EA85" w14:textId="761914D0"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6D6B387" w14:textId="3B4068C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F5D776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7FE34D" w14:textId="3101300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13FD125" w14:textId="159D49A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8475FEB" w14:textId="4E203B5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5378E5E" w14:textId="4591CCC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E67D57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B985CE" w14:textId="056ABDE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2B4EE0D7" w14:textId="6B03E9D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3A56D4"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Person.Civilstand.virkningtilForskelligFra - </w:t>
            </w:r>
          </w:p>
          <w:p w14:paraId="0C146A01" w14:textId="102E82F3"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633704C" w14:textId="63624D6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228A4D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754FD5" w14:textId="4D40AAA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5F84864E" w14:textId="44DEDB7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0993A7"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Person.Civilstand.virkningtilLigMed - </w:t>
            </w:r>
          </w:p>
          <w:p w14:paraId="7A2135C6" w14:textId="34977E64"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718EC28" w14:textId="32D8815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956946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4935BC" w14:textId="36E6DD9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F9F2E6A" w14:textId="51CFD4C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A2D731"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Person.Civilstand.virkningtilMindreEnd - </w:t>
            </w:r>
          </w:p>
          <w:p w14:paraId="68C44610" w14:textId="2D22B7DA"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CC0BE6F" w14:textId="27F3ECB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5A6D02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86D781" w14:textId="53CC8C4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5064548" w14:textId="692F812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2CA53C"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Person.Civilstand.virkningtilMindreEndEllerLigMed - </w:t>
            </w:r>
          </w:p>
          <w:p w14:paraId="4C9CB7B1" w14:textId="5E7A6F76"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33FE7A7" w14:textId="1A12E7D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35A088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8C43E1" w14:textId="62552B7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F14F52B" w14:textId="7871B14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E4054F"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Person.Civilstand.virkningtilStoerreEnd - </w:t>
            </w:r>
          </w:p>
          <w:p w14:paraId="520E31B6" w14:textId="3CAAAEFC"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595EAB6" w14:textId="7B07CA6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2DB976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071185" w14:textId="74EC5E2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A37DE4D" w14:textId="2AE4F9E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B4473E"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Person.Civilstand.virkningtilStoerreEndEllerLigMed - </w:t>
            </w:r>
          </w:p>
          <w:p w14:paraId="4C5818A6" w14:textId="2D52DC05"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AB668B3" w14:textId="5ECF76E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AF7647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4C5EB3" w14:textId="5811092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civ.virkningtilum.eq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5D9E4DA" w14:textId="209A095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32D415C" w14:textId="50645FF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A3128CE" w14:textId="35C1492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7921848"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D700B3" w14:textId="532094F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cadr.bygningsnummer.wi</w:t>
            </w:r>
          </w:p>
        </w:tc>
        <w:tc>
          <w:tcPr>
            <w:tcW w:w="1607" w:type="dxa"/>
            <w:tcBorders>
              <w:top w:val="nil"/>
              <w:left w:val="nil"/>
              <w:bottom w:val="single" w:sz="4" w:space="0" w:color="auto"/>
              <w:right w:val="single" w:sz="4" w:space="0" w:color="auto"/>
            </w:tcBorders>
            <w:shd w:val="clear" w:color="auto" w:fill="auto"/>
            <w:noWrap/>
            <w:vAlign w:val="bottom"/>
            <w:hideMark/>
          </w:tcPr>
          <w:p w14:paraId="7642C571" w14:textId="23FFB73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A9D67F9" w14:textId="373EBCE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Person.CprAdresse.bygningsnummerErIndeholdtI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03AAB944" w14:textId="7CE1FE0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093E9B6"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BA4CEF" w14:textId="04DC168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cadr.bygningsnummer.cont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6826514D" w14:textId="0A59492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109E711" w14:textId="1E575C2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Person.CprAdresse.bygningsnummerIndeholder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13F246D4" w14:textId="1876B32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45E1CA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79DBE2" w14:textId="1CC3FCD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cadr.bygningsnummer.eq</w:t>
            </w:r>
          </w:p>
        </w:tc>
        <w:tc>
          <w:tcPr>
            <w:tcW w:w="1607" w:type="dxa"/>
            <w:tcBorders>
              <w:top w:val="nil"/>
              <w:left w:val="nil"/>
              <w:bottom w:val="single" w:sz="4" w:space="0" w:color="auto"/>
              <w:right w:val="single" w:sz="4" w:space="0" w:color="auto"/>
            </w:tcBorders>
            <w:shd w:val="clear" w:color="auto" w:fill="auto"/>
            <w:noWrap/>
            <w:vAlign w:val="bottom"/>
            <w:hideMark/>
          </w:tcPr>
          <w:p w14:paraId="3EF5551A" w14:textId="25C6BE5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4CEA4C7" w14:textId="5481A07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Person.CprAdresse.bygningsnummerLigMed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66945A6E" w14:textId="0BF6F02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F8661C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7D3132" w14:textId="1B67844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cadr.bynavn.wi</w:t>
            </w:r>
          </w:p>
        </w:tc>
        <w:tc>
          <w:tcPr>
            <w:tcW w:w="1607" w:type="dxa"/>
            <w:tcBorders>
              <w:top w:val="nil"/>
              <w:left w:val="nil"/>
              <w:bottom w:val="single" w:sz="4" w:space="0" w:color="auto"/>
              <w:right w:val="single" w:sz="4" w:space="0" w:color="auto"/>
            </w:tcBorders>
            <w:shd w:val="clear" w:color="auto" w:fill="auto"/>
            <w:noWrap/>
            <w:vAlign w:val="bottom"/>
            <w:hideMark/>
          </w:tcPr>
          <w:p w14:paraId="22D50370" w14:textId="6D4A3A2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F1A2F9" w14:textId="53A7053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Person.CprAdresse.bynavnErIndeholdtI - Bynavn</w:t>
            </w:r>
          </w:p>
        </w:tc>
        <w:tc>
          <w:tcPr>
            <w:tcW w:w="1607" w:type="dxa"/>
            <w:tcBorders>
              <w:top w:val="nil"/>
              <w:left w:val="nil"/>
              <w:bottom w:val="single" w:sz="4" w:space="0" w:color="auto"/>
              <w:right w:val="single" w:sz="4" w:space="0" w:color="auto"/>
            </w:tcBorders>
            <w:shd w:val="clear" w:color="auto" w:fill="auto"/>
            <w:noWrap/>
            <w:vAlign w:val="bottom"/>
            <w:hideMark/>
          </w:tcPr>
          <w:p w14:paraId="310608A5" w14:textId="4980482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3A3906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620634" w14:textId="595BED7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cadr.bynavn.cont</w:t>
            </w:r>
          </w:p>
        </w:tc>
        <w:tc>
          <w:tcPr>
            <w:tcW w:w="1607" w:type="dxa"/>
            <w:tcBorders>
              <w:top w:val="nil"/>
              <w:left w:val="nil"/>
              <w:bottom w:val="single" w:sz="4" w:space="0" w:color="auto"/>
              <w:right w:val="single" w:sz="4" w:space="0" w:color="auto"/>
            </w:tcBorders>
            <w:shd w:val="clear" w:color="auto" w:fill="auto"/>
            <w:noWrap/>
            <w:vAlign w:val="bottom"/>
            <w:hideMark/>
          </w:tcPr>
          <w:p w14:paraId="5894DCD8" w14:textId="36B188A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1E9304B" w14:textId="53D5599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Person.CprAdresse.bynavnIndeholder - Bynavn</w:t>
            </w:r>
          </w:p>
        </w:tc>
        <w:tc>
          <w:tcPr>
            <w:tcW w:w="1607" w:type="dxa"/>
            <w:tcBorders>
              <w:top w:val="nil"/>
              <w:left w:val="nil"/>
              <w:bottom w:val="single" w:sz="4" w:space="0" w:color="auto"/>
              <w:right w:val="single" w:sz="4" w:space="0" w:color="auto"/>
            </w:tcBorders>
            <w:shd w:val="clear" w:color="auto" w:fill="auto"/>
            <w:noWrap/>
            <w:vAlign w:val="bottom"/>
            <w:hideMark/>
          </w:tcPr>
          <w:p w14:paraId="49EEA7AE" w14:textId="3ADBFD8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C909C9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E7C997" w14:textId="2499286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cadr.bynavn.eq</w:t>
            </w:r>
          </w:p>
        </w:tc>
        <w:tc>
          <w:tcPr>
            <w:tcW w:w="1607" w:type="dxa"/>
            <w:tcBorders>
              <w:top w:val="nil"/>
              <w:left w:val="nil"/>
              <w:bottom w:val="single" w:sz="4" w:space="0" w:color="auto"/>
              <w:right w:val="single" w:sz="4" w:space="0" w:color="auto"/>
            </w:tcBorders>
            <w:shd w:val="clear" w:color="auto" w:fill="auto"/>
            <w:noWrap/>
            <w:vAlign w:val="bottom"/>
            <w:hideMark/>
          </w:tcPr>
          <w:p w14:paraId="1B2D573C" w14:textId="22B0293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78672C" w14:textId="00852F5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Person.CprAdresse.bynavnLigMed - Bynavn</w:t>
            </w:r>
          </w:p>
        </w:tc>
        <w:tc>
          <w:tcPr>
            <w:tcW w:w="1607" w:type="dxa"/>
            <w:tcBorders>
              <w:top w:val="nil"/>
              <w:left w:val="nil"/>
              <w:bottom w:val="single" w:sz="4" w:space="0" w:color="auto"/>
              <w:right w:val="single" w:sz="4" w:space="0" w:color="auto"/>
            </w:tcBorders>
            <w:shd w:val="clear" w:color="auto" w:fill="auto"/>
            <w:noWrap/>
            <w:vAlign w:val="bottom"/>
            <w:hideMark/>
          </w:tcPr>
          <w:p w14:paraId="671ADCAC" w14:textId="1075AFF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853888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D3E1C3" w14:textId="0DEB5EC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3588C351" w14:textId="19A006C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AB9CD38" w14:textId="2B30892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Person.CprAdresse.cprkommunekodeErIndeholdtI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502D289" w14:textId="000B37C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086B49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AA0DDE" w14:textId="4966FCB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11E2E1AE" w14:textId="0EF98B2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7F8967E" w14:textId="165D1DE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Person.CprAdresse.cprkommunekodeForskelligFra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6B24827" w14:textId="0D52127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EE1AA5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CBF0EE" w14:textId="209B6BB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2CE6CB01" w14:textId="058061C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D06B89C" w14:textId="293444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5E50AF1" w14:textId="5525320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B089F0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5005D8" w14:textId="0EFCD9D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32FD2BA0" w14:textId="153DAF6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57F7224" w14:textId="0DAD09E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54AA0D2" w14:textId="4261A81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FF4154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C90059" w14:textId="3779D3D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4E1F0A08" w14:textId="57C0D15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7D0BB7C" w14:textId="1B2D036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DB55113" w14:textId="28E9453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CEF61B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E01FCE" w14:textId="18120A6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0E30D684" w14:textId="0726EC9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2A22DAC" w14:textId="7B4E188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2BECDF1" w14:textId="7E106A3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A1F7E3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842E5A" w14:textId="56C83C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27F3051E" w14:textId="5ABCC6A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118223F" w14:textId="171DFF9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5E69645" w14:textId="74E2EE3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72D609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396004" w14:textId="40D8995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25254C1A" w14:textId="507F08F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2E54256" w14:textId="34873F8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Person.CprAdresse.cprkommunenavnErIndeholdtI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502E9C42" w14:textId="439CCB1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008420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DFB882" w14:textId="7127781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2BB60E6C" w14:textId="1237ACB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2540BBF" w14:textId="7CE949D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Person.CprAdresse.cprkommunenavnIndeholder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6D534EF0" w14:textId="1CC2656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203971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D8F1A9" w14:textId="68B9893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68BBBD4E" w14:textId="30D210E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55A3C2C" w14:textId="05DEFC1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Person.CprAdresse.cprkommunenavnLigMed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71C3077F" w14:textId="567971C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19B293E"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C7FBE3" w14:textId="0C0E58A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cadr.cprvejkode.wi</w:t>
            </w:r>
          </w:p>
        </w:tc>
        <w:tc>
          <w:tcPr>
            <w:tcW w:w="1607" w:type="dxa"/>
            <w:tcBorders>
              <w:top w:val="nil"/>
              <w:left w:val="nil"/>
              <w:bottom w:val="single" w:sz="4" w:space="0" w:color="auto"/>
              <w:right w:val="single" w:sz="4" w:space="0" w:color="auto"/>
            </w:tcBorders>
            <w:shd w:val="clear" w:color="auto" w:fill="auto"/>
            <w:noWrap/>
            <w:vAlign w:val="bottom"/>
            <w:hideMark/>
          </w:tcPr>
          <w:p w14:paraId="19170597" w14:textId="1D6AC59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33E2855" w14:textId="2A2BE41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Person.CprAdresse.cprvejkodeErIndeholdtI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29DFA61" w14:textId="70DA8E3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D817D4D"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89E65F" w14:textId="0B8DB1F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cadr.cprvejkode.ne</w:t>
            </w:r>
          </w:p>
        </w:tc>
        <w:tc>
          <w:tcPr>
            <w:tcW w:w="1607" w:type="dxa"/>
            <w:tcBorders>
              <w:top w:val="nil"/>
              <w:left w:val="nil"/>
              <w:bottom w:val="single" w:sz="4" w:space="0" w:color="auto"/>
              <w:right w:val="single" w:sz="4" w:space="0" w:color="auto"/>
            </w:tcBorders>
            <w:shd w:val="clear" w:color="auto" w:fill="auto"/>
            <w:noWrap/>
            <w:vAlign w:val="bottom"/>
            <w:hideMark/>
          </w:tcPr>
          <w:p w14:paraId="3D57A2DA" w14:textId="55F1F5C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60F64F4" w14:textId="337C8AF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Person.CprAdresse.cprvejkodeForskelligFra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7A0C3B9" w14:textId="4BECC65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A2F2D04"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B0DECC" w14:textId="55825E9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cadr.cprvejkode.eq</w:t>
            </w:r>
          </w:p>
        </w:tc>
        <w:tc>
          <w:tcPr>
            <w:tcW w:w="1607" w:type="dxa"/>
            <w:tcBorders>
              <w:top w:val="nil"/>
              <w:left w:val="nil"/>
              <w:bottom w:val="single" w:sz="4" w:space="0" w:color="auto"/>
              <w:right w:val="single" w:sz="4" w:space="0" w:color="auto"/>
            </w:tcBorders>
            <w:shd w:val="clear" w:color="auto" w:fill="auto"/>
            <w:noWrap/>
            <w:vAlign w:val="bottom"/>
            <w:hideMark/>
          </w:tcPr>
          <w:p w14:paraId="6B5FFA45" w14:textId="0574607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C1111D1" w14:textId="5CA4736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5E5565F" w14:textId="2BEBA0D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293EE7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DEB644" w14:textId="098625F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cadr.cprvejkode.lt</w:t>
            </w:r>
          </w:p>
        </w:tc>
        <w:tc>
          <w:tcPr>
            <w:tcW w:w="1607" w:type="dxa"/>
            <w:tcBorders>
              <w:top w:val="nil"/>
              <w:left w:val="nil"/>
              <w:bottom w:val="single" w:sz="4" w:space="0" w:color="auto"/>
              <w:right w:val="single" w:sz="4" w:space="0" w:color="auto"/>
            </w:tcBorders>
            <w:shd w:val="clear" w:color="auto" w:fill="auto"/>
            <w:noWrap/>
            <w:vAlign w:val="bottom"/>
            <w:hideMark/>
          </w:tcPr>
          <w:p w14:paraId="610310F0" w14:textId="7A6AF74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DADB6E8" w14:textId="749D3F5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C4EB574" w14:textId="4F9524F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E40C988"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2F53F2" w14:textId="27B7B8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cadr.cprvejkode.le</w:t>
            </w:r>
          </w:p>
        </w:tc>
        <w:tc>
          <w:tcPr>
            <w:tcW w:w="1607" w:type="dxa"/>
            <w:tcBorders>
              <w:top w:val="nil"/>
              <w:left w:val="nil"/>
              <w:bottom w:val="single" w:sz="4" w:space="0" w:color="auto"/>
              <w:right w:val="single" w:sz="4" w:space="0" w:color="auto"/>
            </w:tcBorders>
            <w:shd w:val="clear" w:color="auto" w:fill="auto"/>
            <w:noWrap/>
            <w:vAlign w:val="bottom"/>
            <w:hideMark/>
          </w:tcPr>
          <w:p w14:paraId="42B43E29" w14:textId="4E2162C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7C17D2B" w14:textId="71D72A4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4EB9F07" w14:textId="667D082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196DB98"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800ECA" w14:textId="65ADD86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cadr.cprvejkode.gt</w:t>
            </w:r>
          </w:p>
        </w:tc>
        <w:tc>
          <w:tcPr>
            <w:tcW w:w="1607" w:type="dxa"/>
            <w:tcBorders>
              <w:top w:val="nil"/>
              <w:left w:val="nil"/>
              <w:bottom w:val="single" w:sz="4" w:space="0" w:color="auto"/>
              <w:right w:val="single" w:sz="4" w:space="0" w:color="auto"/>
            </w:tcBorders>
            <w:shd w:val="clear" w:color="auto" w:fill="auto"/>
            <w:noWrap/>
            <w:vAlign w:val="bottom"/>
            <w:hideMark/>
          </w:tcPr>
          <w:p w14:paraId="59C457EA" w14:textId="59535E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C6D8180" w14:textId="784441B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00DEF01" w14:textId="6D98F6D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A5A9CF7"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733526" w14:textId="2042AAB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cadr.cprvejkode.ge</w:t>
            </w:r>
          </w:p>
        </w:tc>
        <w:tc>
          <w:tcPr>
            <w:tcW w:w="1607" w:type="dxa"/>
            <w:tcBorders>
              <w:top w:val="nil"/>
              <w:left w:val="nil"/>
              <w:bottom w:val="single" w:sz="4" w:space="0" w:color="auto"/>
              <w:right w:val="single" w:sz="4" w:space="0" w:color="auto"/>
            </w:tcBorders>
            <w:shd w:val="clear" w:color="auto" w:fill="auto"/>
            <w:noWrap/>
            <w:vAlign w:val="bottom"/>
            <w:hideMark/>
          </w:tcPr>
          <w:p w14:paraId="25CAF854" w14:textId="389B034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6A57C5D" w14:textId="0360843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5A0F16C" w14:textId="28BBF2C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218E3F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449CAE" w14:textId="4D5D0E1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cadr.daradresse.wi</w:t>
            </w:r>
          </w:p>
        </w:tc>
        <w:tc>
          <w:tcPr>
            <w:tcW w:w="1607" w:type="dxa"/>
            <w:tcBorders>
              <w:top w:val="nil"/>
              <w:left w:val="nil"/>
              <w:bottom w:val="single" w:sz="4" w:space="0" w:color="auto"/>
              <w:right w:val="single" w:sz="4" w:space="0" w:color="auto"/>
            </w:tcBorders>
            <w:shd w:val="clear" w:color="auto" w:fill="auto"/>
            <w:noWrap/>
            <w:vAlign w:val="bottom"/>
            <w:hideMark/>
          </w:tcPr>
          <w:p w14:paraId="103B76BC" w14:textId="05F152E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46D4A0" w14:textId="16055E2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Person.CprAdresse.daradresseErIndeholdtI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3C57DF28" w14:textId="66F8CA0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EFDBE1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EF2E4F" w14:textId="716BC85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cadr.daradresse.cont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75D07EE3" w14:textId="4EF24C6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AA0C3C6" w14:textId="4069393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Person.CprAdresse.daradresseIndeholder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64835FC4" w14:textId="1FC50F9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19E2DA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71602E" w14:textId="65F392B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cadr.daradresse.eq</w:t>
            </w:r>
          </w:p>
        </w:tc>
        <w:tc>
          <w:tcPr>
            <w:tcW w:w="1607" w:type="dxa"/>
            <w:tcBorders>
              <w:top w:val="nil"/>
              <w:left w:val="nil"/>
              <w:bottom w:val="single" w:sz="4" w:space="0" w:color="auto"/>
              <w:right w:val="single" w:sz="4" w:space="0" w:color="auto"/>
            </w:tcBorders>
            <w:shd w:val="clear" w:color="auto" w:fill="auto"/>
            <w:noWrap/>
            <w:vAlign w:val="bottom"/>
            <w:hideMark/>
          </w:tcPr>
          <w:p w14:paraId="23837B8F" w14:textId="4C50F45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27F54B" w14:textId="58BA705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Person.CprAdresse.daradresseLigMed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45F9F7A4" w14:textId="037599E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2263F8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4A997D" w14:textId="519EA90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cadr.etage.wi</w:t>
            </w:r>
          </w:p>
        </w:tc>
        <w:tc>
          <w:tcPr>
            <w:tcW w:w="1607" w:type="dxa"/>
            <w:tcBorders>
              <w:top w:val="nil"/>
              <w:left w:val="nil"/>
              <w:bottom w:val="single" w:sz="4" w:space="0" w:color="auto"/>
              <w:right w:val="single" w:sz="4" w:space="0" w:color="auto"/>
            </w:tcBorders>
            <w:shd w:val="clear" w:color="auto" w:fill="auto"/>
            <w:noWrap/>
            <w:vAlign w:val="bottom"/>
            <w:hideMark/>
          </w:tcPr>
          <w:p w14:paraId="64EF3C3B" w14:textId="4EC8726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E68BE2" w14:textId="7AD8A31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Person.CprAdresse.etageErIndeholdtI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4F913EE2" w14:textId="63F6925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B71C62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5F7581" w14:textId="0559B2F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cadr.etage.cont</w:t>
            </w:r>
          </w:p>
        </w:tc>
        <w:tc>
          <w:tcPr>
            <w:tcW w:w="1607" w:type="dxa"/>
            <w:tcBorders>
              <w:top w:val="nil"/>
              <w:left w:val="nil"/>
              <w:bottom w:val="single" w:sz="4" w:space="0" w:color="auto"/>
              <w:right w:val="single" w:sz="4" w:space="0" w:color="auto"/>
            </w:tcBorders>
            <w:shd w:val="clear" w:color="auto" w:fill="auto"/>
            <w:noWrap/>
            <w:vAlign w:val="bottom"/>
            <w:hideMark/>
          </w:tcPr>
          <w:p w14:paraId="492BCBCD" w14:textId="5D332B2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0364D91" w14:textId="0F0C7D2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Person.CprAdresse.etageIndeholder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2E4A8234" w14:textId="6D2AC55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705633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CBA806" w14:textId="1CE0A77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cadr.etage.eq</w:t>
            </w:r>
          </w:p>
        </w:tc>
        <w:tc>
          <w:tcPr>
            <w:tcW w:w="1607" w:type="dxa"/>
            <w:tcBorders>
              <w:top w:val="nil"/>
              <w:left w:val="nil"/>
              <w:bottom w:val="single" w:sz="4" w:space="0" w:color="auto"/>
              <w:right w:val="single" w:sz="4" w:space="0" w:color="auto"/>
            </w:tcBorders>
            <w:shd w:val="clear" w:color="auto" w:fill="auto"/>
            <w:noWrap/>
            <w:vAlign w:val="bottom"/>
            <w:hideMark/>
          </w:tcPr>
          <w:p w14:paraId="5DF9D0B5" w14:textId="71846CF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C8AA7C" w14:textId="00564F6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Person.CprAdresse.etageLigMed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5441451E" w14:textId="0A30D11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7BAE81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BC3495" w14:textId="0DD28C2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cadr.husnummer.wi</w:t>
            </w:r>
          </w:p>
        </w:tc>
        <w:tc>
          <w:tcPr>
            <w:tcW w:w="1607" w:type="dxa"/>
            <w:tcBorders>
              <w:top w:val="nil"/>
              <w:left w:val="nil"/>
              <w:bottom w:val="single" w:sz="4" w:space="0" w:color="auto"/>
              <w:right w:val="single" w:sz="4" w:space="0" w:color="auto"/>
            </w:tcBorders>
            <w:shd w:val="clear" w:color="auto" w:fill="auto"/>
            <w:noWrap/>
            <w:vAlign w:val="bottom"/>
            <w:hideMark/>
          </w:tcPr>
          <w:p w14:paraId="533A1EC8" w14:textId="6157240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BBB2A6" w14:textId="670ECF4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Person.CprAdresse.husnummerErIndeholdtI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76C17BE5" w14:textId="3E3333D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BEBF86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679E57" w14:textId="4D58461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cadr.husnummer.cont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1A32488C" w14:textId="4E851C9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615EDA4" w14:textId="63A7D1C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Person.CprAdresse.husnummerIndeholder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624A6AB1" w14:textId="3828C81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7EA5F8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A50A58" w14:textId="0F90142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cadr.husnummer.eq</w:t>
            </w:r>
          </w:p>
        </w:tc>
        <w:tc>
          <w:tcPr>
            <w:tcW w:w="1607" w:type="dxa"/>
            <w:tcBorders>
              <w:top w:val="nil"/>
              <w:left w:val="nil"/>
              <w:bottom w:val="single" w:sz="4" w:space="0" w:color="auto"/>
              <w:right w:val="single" w:sz="4" w:space="0" w:color="auto"/>
            </w:tcBorders>
            <w:shd w:val="clear" w:color="auto" w:fill="auto"/>
            <w:noWrap/>
            <w:vAlign w:val="bottom"/>
            <w:hideMark/>
          </w:tcPr>
          <w:p w14:paraId="048A88AC" w14:textId="2562368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1A9D286" w14:textId="43D26D0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Person.CprAdresse.husnummerLigMed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7AFE46AD" w14:textId="7AAE524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A9E51C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604BB6" w14:textId="0C98583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cadr.postdistrikt.wi</w:t>
            </w:r>
          </w:p>
        </w:tc>
        <w:tc>
          <w:tcPr>
            <w:tcW w:w="1607" w:type="dxa"/>
            <w:tcBorders>
              <w:top w:val="nil"/>
              <w:left w:val="nil"/>
              <w:bottom w:val="single" w:sz="4" w:space="0" w:color="auto"/>
              <w:right w:val="single" w:sz="4" w:space="0" w:color="auto"/>
            </w:tcBorders>
            <w:shd w:val="clear" w:color="auto" w:fill="auto"/>
            <w:noWrap/>
            <w:vAlign w:val="bottom"/>
            <w:hideMark/>
          </w:tcPr>
          <w:p w14:paraId="1A455465" w14:textId="4B7D4D1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0C360E8" w14:textId="210413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Person.CprAdresse.postdistriktErIndeholdtI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1269A9A8" w14:textId="34605D5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5654EE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B4C8B1" w14:textId="6FE8E09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cadr.postdistrikt.cont</w:t>
            </w:r>
          </w:p>
        </w:tc>
        <w:tc>
          <w:tcPr>
            <w:tcW w:w="1607" w:type="dxa"/>
            <w:tcBorders>
              <w:top w:val="nil"/>
              <w:left w:val="nil"/>
              <w:bottom w:val="single" w:sz="4" w:space="0" w:color="auto"/>
              <w:right w:val="single" w:sz="4" w:space="0" w:color="auto"/>
            </w:tcBorders>
            <w:shd w:val="clear" w:color="auto" w:fill="auto"/>
            <w:noWrap/>
            <w:vAlign w:val="bottom"/>
            <w:hideMark/>
          </w:tcPr>
          <w:p w14:paraId="0083F02B" w14:textId="53FBE2F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A14822" w14:textId="013F9BF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Person.CprAdresse.postdistriktIndeholder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26592821" w14:textId="004F11F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975007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900639" w14:textId="74713C9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cadr.postdistrikt.eq</w:t>
            </w:r>
          </w:p>
        </w:tc>
        <w:tc>
          <w:tcPr>
            <w:tcW w:w="1607" w:type="dxa"/>
            <w:tcBorders>
              <w:top w:val="nil"/>
              <w:left w:val="nil"/>
              <w:bottom w:val="single" w:sz="4" w:space="0" w:color="auto"/>
              <w:right w:val="single" w:sz="4" w:space="0" w:color="auto"/>
            </w:tcBorders>
            <w:shd w:val="clear" w:color="auto" w:fill="auto"/>
            <w:noWrap/>
            <w:vAlign w:val="bottom"/>
            <w:hideMark/>
          </w:tcPr>
          <w:p w14:paraId="624B958B" w14:textId="372F89D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8B4D15D" w14:textId="35C71A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Person.CprAdresse.postdistriktLigMed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1BD0846D" w14:textId="325358B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867F66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9EEDC2" w14:textId="427F19C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cadr.postnummer.wi</w:t>
            </w:r>
          </w:p>
        </w:tc>
        <w:tc>
          <w:tcPr>
            <w:tcW w:w="1607" w:type="dxa"/>
            <w:tcBorders>
              <w:top w:val="nil"/>
              <w:left w:val="nil"/>
              <w:bottom w:val="single" w:sz="4" w:space="0" w:color="auto"/>
              <w:right w:val="single" w:sz="4" w:space="0" w:color="auto"/>
            </w:tcBorders>
            <w:shd w:val="clear" w:color="auto" w:fill="auto"/>
            <w:noWrap/>
            <w:vAlign w:val="bottom"/>
            <w:hideMark/>
          </w:tcPr>
          <w:p w14:paraId="5413E4DF" w14:textId="210BE0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A401E19" w14:textId="5FB32A9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Person.CprAdresse.postnummerErIndeholdtI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28CF6BD1" w14:textId="7776A04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626C5E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63F60E" w14:textId="1CEEA1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cadr.postnummer.ne</w:t>
            </w:r>
          </w:p>
        </w:tc>
        <w:tc>
          <w:tcPr>
            <w:tcW w:w="1607" w:type="dxa"/>
            <w:tcBorders>
              <w:top w:val="nil"/>
              <w:left w:val="nil"/>
              <w:bottom w:val="single" w:sz="4" w:space="0" w:color="auto"/>
              <w:right w:val="single" w:sz="4" w:space="0" w:color="auto"/>
            </w:tcBorders>
            <w:shd w:val="clear" w:color="auto" w:fill="auto"/>
            <w:noWrap/>
            <w:vAlign w:val="bottom"/>
            <w:hideMark/>
          </w:tcPr>
          <w:p w14:paraId="20E33282" w14:textId="09B954A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7155A47" w14:textId="25F152C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Person.CprAdresse.postnummerForskelligFra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19352059" w14:textId="36005F8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B592F8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832B60" w14:textId="475E68D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cadr.postnummer.eq</w:t>
            </w:r>
          </w:p>
        </w:tc>
        <w:tc>
          <w:tcPr>
            <w:tcW w:w="1607" w:type="dxa"/>
            <w:tcBorders>
              <w:top w:val="nil"/>
              <w:left w:val="nil"/>
              <w:bottom w:val="single" w:sz="4" w:space="0" w:color="auto"/>
              <w:right w:val="single" w:sz="4" w:space="0" w:color="auto"/>
            </w:tcBorders>
            <w:shd w:val="clear" w:color="auto" w:fill="auto"/>
            <w:noWrap/>
            <w:vAlign w:val="bottom"/>
            <w:hideMark/>
          </w:tcPr>
          <w:p w14:paraId="1B23D067" w14:textId="0BE9821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7FEC0AE" w14:textId="1830486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1332B512" w14:textId="0F55888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DD38EC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824762" w14:textId="5F63945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cadr.postnummer.lt</w:t>
            </w:r>
          </w:p>
        </w:tc>
        <w:tc>
          <w:tcPr>
            <w:tcW w:w="1607" w:type="dxa"/>
            <w:tcBorders>
              <w:top w:val="nil"/>
              <w:left w:val="nil"/>
              <w:bottom w:val="single" w:sz="4" w:space="0" w:color="auto"/>
              <w:right w:val="single" w:sz="4" w:space="0" w:color="auto"/>
            </w:tcBorders>
            <w:shd w:val="clear" w:color="auto" w:fill="auto"/>
            <w:noWrap/>
            <w:vAlign w:val="bottom"/>
            <w:hideMark/>
          </w:tcPr>
          <w:p w14:paraId="6BF94A8C" w14:textId="0A3E734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5ADD5CB" w14:textId="18D9EC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08EFAD2F" w14:textId="7B434B7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8F08AB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197D06" w14:textId="5FB383B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cadr.postnummer.le</w:t>
            </w:r>
          </w:p>
        </w:tc>
        <w:tc>
          <w:tcPr>
            <w:tcW w:w="1607" w:type="dxa"/>
            <w:tcBorders>
              <w:top w:val="nil"/>
              <w:left w:val="nil"/>
              <w:bottom w:val="single" w:sz="4" w:space="0" w:color="auto"/>
              <w:right w:val="single" w:sz="4" w:space="0" w:color="auto"/>
            </w:tcBorders>
            <w:shd w:val="clear" w:color="auto" w:fill="auto"/>
            <w:noWrap/>
            <w:vAlign w:val="bottom"/>
            <w:hideMark/>
          </w:tcPr>
          <w:p w14:paraId="34DE3E73" w14:textId="04D057F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D0E9180" w14:textId="47CACAA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Person.CprAdresse.postnummerMindreEndEllerLigMed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42F0BF88" w14:textId="49CD96E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5E7629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056A50" w14:textId="6F21F54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cadr.postnummer.gt</w:t>
            </w:r>
          </w:p>
        </w:tc>
        <w:tc>
          <w:tcPr>
            <w:tcW w:w="1607" w:type="dxa"/>
            <w:tcBorders>
              <w:top w:val="nil"/>
              <w:left w:val="nil"/>
              <w:bottom w:val="single" w:sz="4" w:space="0" w:color="auto"/>
              <w:right w:val="single" w:sz="4" w:space="0" w:color="auto"/>
            </w:tcBorders>
            <w:shd w:val="clear" w:color="auto" w:fill="auto"/>
            <w:noWrap/>
            <w:vAlign w:val="bottom"/>
            <w:hideMark/>
          </w:tcPr>
          <w:p w14:paraId="7DCC59DF" w14:textId="04CB7FD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3A0C5E9" w14:textId="0DF3DC8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69D545E5" w14:textId="5F60123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FAD013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BF2DFB" w14:textId="03A6B1E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cadr.postnummer.ge</w:t>
            </w:r>
          </w:p>
        </w:tc>
        <w:tc>
          <w:tcPr>
            <w:tcW w:w="1607" w:type="dxa"/>
            <w:tcBorders>
              <w:top w:val="nil"/>
              <w:left w:val="nil"/>
              <w:bottom w:val="single" w:sz="4" w:space="0" w:color="auto"/>
              <w:right w:val="single" w:sz="4" w:space="0" w:color="auto"/>
            </w:tcBorders>
            <w:shd w:val="clear" w:color="auto" w:fill="auto"/>
            <w:noWrap/>
            <w:vAlign w:val="bottom"/>
            <w:hideMark/>
          </w:tcPr>
          <w:p w14:paraId="29539CD9" w14:textId="2D03A51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7B5002F" w14:textId="7FE02ED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Person.CprAdresse.postnummerStoerreEndEllerLigMed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45D4CC43" w14:textId="56724B7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DCBDA0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14F492" w14:textId="79C51DC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cadr.sidedoer.wi</w:t>
            </w:r>
          </w:p>
        </w:tc>
        <w:tc>
          <w:tcPr>
            <w:tcW w:w="1607" w:type="dxa"/>
            <w:tcBorders>
              <w:top w:val="nil"/>
              <w:left w:val="nil"/>
              <w:bottom w:val="single" w:sz="4" w:space="0" w:color="auto"/>
              <w:right w:val="single" w:sz="4" w:space="0" w:color="auto"/>
            </w:tcBorders>
            <w:shd w:val="clear" w:color="auto" w:fill="auto"/>
            <w:noWrap/>
            <w:vAlign w:val="bottom"/>
            <w:hideMark/>
          </w:tcPr>
          <w:p w14:paraId="6DF77175" w14:textId="1A13E1B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C88F69" w14:textId="07C7DB1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Person.CprAdresse.sidedoerErIndeholdtI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51329D5D" w14:textId="192DBE0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A0752D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78A8FF" w14:textId="0ADEF75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cadr.sidedoer.cont</w:t>
            </w:r>
          </w:p>
        </w:tc>
        <w:tc>
          <w:tcPr>
            <w:tcW w:w="1607" w:type="dxa"/>
            <w:tcBorders>
              <w:top w:val="nil"/>
              <w:left w:val="nil"/>
              <w:bottom w:val="single" w:sz="4" w:space="0" w:color="auto"/>
              <w:right w:val="single" w:sz="4" w:space="0" w:color="auto"/>
            </w:tcBorders>
            <w:shd w:val="clear" w:color="auto" w:fill="auto"/>
            <w:noWrap/>
            <w:vAlign w:val="bottom"/>
            <w:hideMark/>
          </w:tcPr>
          <w:p w14:paraId="1FF7FFAD" w14:textId="26C4A42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8185CCE" w14:textId="60DAE95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Person.CprAdresse.sidedoerIndeholder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29ACECDB" w14:textId="4936F27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605FA1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02E92A" w14:textId="5C00B81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cadr.sidedoer.eq</w:t>
            </w:r>
          </w:p>
        </w:tc>
        <w:tc>
          <w:tcPr>
            <w:tcW w:w="1607" w:type="dxa"/>
            <w:tcBorders>
              <w:top w:val="nil"/>
              <w:left w:val="nil"/>
              <w:bottom w:val="single" w:sz="4" w:space="0" w:color="auto"/>
              <w:right w:val="single" w:sz="4" w:space="0" w:color="auto"/>
            </w:tcBorders>
            <w:shd w:val="clear" w:color="auto" w:fill="auto"/>
            <w:noWrap/>
            <w:vAlign w:val="bottom"/>
            <w:hideMark/>
          </w:tcPr>
          <w:p w14:paraId="28B7B3EB" w14:textId="22A323A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A7E1909" w14:textId="679C44B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Person.CprAdresse.sidedoerLigMed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42933FDE" w14:textId="7105FCE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A6D41FE"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5756E2" w14:textId="0DC3CF2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cadr.vejadresseringsnavn.wi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07AD0DD9" w14:textId="2BEF160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4F8E6F8" w14:textId="0E2C3AD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Person.CprAdresse.vejadresseringsnavnErIndeholdtI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2BC18738" w14:textId="51D959F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CE02280"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896E2A" w14:textId="1A5C294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0F540047" w14:textId="5CA746A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49B4E0E" w14:textId="184E5CA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Person.CprAdresse.vejadresseringsnavnIndeholder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750E33A4" w14:textId="1145EA7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3630E0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984F27" w14:textId="4240584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57219662" w14:textId="39878A7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E931A53" w14:textId="1FD7B5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Person.CprAdresse.vejadresseringsnavnLigMed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2C65AB22" w14:textId="315D80A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039E14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1E9BE8" w14:textId="6B1E302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chaen.afledtmarkering.eq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234FD9F1" w14:textId="0029668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968B10A" w14:textId="4F4F7C0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Person.Cprhaendelse.afledtmarkeringLigMed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05CB934" w14:textId="3756AFE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74240A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84FF8C" w14:textId="13A6129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chaen.afleveringsdato.ne</w:t>
            </w:r>
          </w:p>
        </w:tc>
        <w:tc>
          <w:tcPr>
            <w:tcW w:w="1607" w:type="dxa"/>
            <w:tcBorders>
              <w:top w:val="nil"/>
              <w:left w:val="nil"/>
              <w:bottom w:val="single" w:sz="4" w:space="0" w:color="auto"/>
              <w:right w:val="single" w:sz="4" w:space="0" w:color="auto"/>
            </w:tcBorders>
            <w:shd w:val="clear" w:color="auto" w:fill="auto"/>
            <w:noWrap/>
            <w:vAlign w:val="bottom"/>
            <w:hideMark/>
          </w:tcPr>
          <w:p w14:paraId="644C56A7" w14:textId="6524327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B16D8E"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Person.Cprhaendelse.afleveringsdatoForskelligFra - </w:t>
            </w:r>
          </w:p>
          <w:p w14:paraId="5FA538BB" w14:textId="38B14352"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07E45A2" w14:textId="037061D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79D80E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B80B1B" w14:textId="0965CEF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chaen.afleveringsdato.eq</w:t>
            </w:r>
          </w:p>
        </w:tc>
        <w:tc>
          <w:tcPr>
            <w:tcW w:w="1607" w:type="dxa"/>
            <w:tcBorders>
              <w:top w:val="nil"/>
              <w:left w:val="nil"/>
              <w:bottom w:val="single" w:sz="4" w:space="0" w:color="auto"/>
              <w:right w:val="single" w:sz="4" w:space="0" w:color="auto"/>
            </w:tcBorders>
            <w:shd w:val="clear" w:color="auto" w:fill="auto"/>
            <w:noWrap/>
            <w:vAlign w:val="bottom"/>
            <w:hideMark/>
          </w:tcPr>
          <w:p w14:paraId="768EF7FA" w14:textId="21C1C87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10B131"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Person.Cprhaendelse.afleveringsdatoLigMed - </w:t>
            </w:r>
          </w:p>
          <w:p w14:paraId="65CC24AF" w14:textId="2234B5A2"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3A838F2" w14:textId="5B28BC0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C768CE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678B85" w14:textId="44C1360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chaen.afleveringsdato.lt</w:t>
            </w:r>
          </w:p>
        </w:tc>
        <w:tc>
          <w:tcPr>
            <w:tcW w:w="1607" w:type="dxa"/>
            <w:tcBorders>
              <w:top w:val="nil"/>
              <w:left w:val="nil"/>
              <w:bottom w:val="single" w:sz="4" w:space="0" w:color="auto"/>
              <w:right w:val="single" w:sz="4" w:space="0" w:color="auto"/>
            </w:tcBorders>
            <w:shd w:val="clear" w:color="auto" w:fill="auto"/>
            <w:noWrap/>
            <w:vAlign w:val="bottom"/>
            <w:hideMark/>
          </w:tcPr>
          <w:p w14:paraId="1F60201F" w14:textId="43425ED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C8B84A"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Person.Cprhaendelse.afleveringsdatoMindreEnd - </w:t>
            </w:r>
          </w:p>
          <w:p w14:paraId="45BCFE95" w14:textId="643D5610"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E7F80A1" w14:textId="201B9C9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D3D470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089A30" w14:textId="5E536BE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chaen.afleveringsdato.le</w:t>
            </w:r>
          </w:p>
        </w:tc>
        <w:tc>
          <w:tcPr>
            <w:tcW w:w="1607" w:type="dxa"/>
            <w:tcBorders>
              <w:top w:val="nil"/>
              <w:left w:val="nil"/>
              <w:bottom w:val="single" w:sz="4" w:space="0" w:color="auto"/>
              <w:right w:val="single" w:sz="4" w:space="0" w:color="auto"/>
            </w:tcBorders>
            <w:shd w:val="clear" w:color="auto" w:fill="auto"/>
            <w:noWrap/>
            <w:vAlign w:val="bottom"/>
            <w:hideMark/>
          </w:tcPr>
          <w:p w14:paraId="441011A8" w14:textId="416054D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521127"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Person.Cprhaendelse.afleveringsdatoMindreEndEllerLigMed - </w:t>
            </w:r>
          </w:p>
          <w:p w14:paraId="37823B5D" w14:textId="27A38B9B"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A2C36C1" w14:textId="482F886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E3FCC0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DACB3C" w14:textId="6291DCF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chaen.afleveringsdato.gt</w:t>
            </w:r>
          </w:p>
        </w:tc>
        <w:tc>
          <w:tcPr>
            <w:tcW w:w="1607" w:type="dxa"/>
            <w:tcBorders>
              <w:top w:val="nil"/>
              <w:left w:val="nil"/>
              <w:bottom w:val="single" w:sz="4" w:space="0" w:color="auto"/>
              <w:right w:val="single" w:sz="4" w:space="0" w:color="auto"/>
            </w:tcBorders>
            <w:shd w:val="clear" w:color="auto" w:fill="auto"/>
            <w:noWrap/>
            <w:vAlign w:val="bottom"/>
            <w:hideMark/>
          </w:tcPr>
          <w:p w14:paraId="3EB381A8" w14:textId="10D6FD5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98AC30"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Person.Cprhaendelse.afleveringsdatoStoerreEnd - </w:t>
            </w:r>
          </w:p>
          <w:p w14:paraId="0781E11A" w14:textId="22C1FE59"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CA55879" w14:textId="07476CF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A25B18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824F74" w14:textId="5A2BB79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chaen.afleveringsdato.ge</w:t>
            </w:r>
          </w:p>
        </w:tc>
        <w:tc>
          <w:tcPr>
            <w:tcW w:w="1607" w:type="dxa"/>
            <w:tcBorders>
              <w:top w:val="nil"/>
              <w:left w:val="nil"/>
              <w:bottom w:val="single" w:sz="4" w:space="0" w:color="auto"/>
              <w:right w:val="single" w:sz="4" w:space="0" w:color="auto"/>
            </w:tcBorders>
            <w:shd w:val="clear" w:color="auto" w:fill="auto"/>
            <w:noWrap/>
            <w:vAlign w:val="bottom"/>
            <w:hideMark/>
          </w:tcPr>
          <w:p w14:paraId="622EF01A" w14:textId="5A2DF0D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3955D0"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Person.Cprhaendelse.afleveringsdatoStoerreEndEllerLigMed - </w:t>
            </w:r>
          </w:p>
          <w:p w14:paraId="3DBE02EA" w14:textId="2F7E6185"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D82B34F" w14:textId="1E70023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D2DB92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190526" w14:textId="4A12863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21E772F9" w14:textId="43B4FF8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329126" w14:textId="11BC5D7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9F73EB6" w14:textId="025ACCF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175180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2458A4" w14:textId="7075E9A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53697F1E" w14:textId="7692C32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13E7F56" w14:textId="070E18B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Person.Cprhaendelse.forretningshaendelseLigMed - </w:t>
            </w:r>
          </w:p>
        </w:tc>
        <w:tc>
          <w:tcPr>
            <w:tcW w:w="1607" w:type="dxa"/>
            <w:tcBorders>
              <w:top w:val="nil"/>
              <w:left w:val="nil"/>
              <w:bottom w:val="single" w:sz="4" w:space="0" w:color="auto"/>
              <w:right w:val="single" w:sz="4" w:space="0" w:color="auto"/>
            </w:tcBorders>
            <w:shd w:val="clear" w:color="auto" w:fill="auto"/>
            <w:noWrap/>
            <w:vAlign w:val="bottom"/>
            <w:hideMark/>
          </w:tcPr>
          <w:p w14:paraId="25A7CD20" w14:textId="42D6B8F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0F67D1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275805" w14:textId="4281993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chaen.forretningsomraade.wi</w:t>
            </w:r>
          </w:p>
        </w:tc>
        <w:tc>
          <w:tcPr>
            <w:tcW w:w="1607" w:type="dxa"/>
            <w:tcBorders>
              <w:top w:val="nil"/>
              <w:left w:val="nil"/>
              <w:bottom w:val="single" w:sz="4" w:space="0" w:color="auto"/>
              <w:right w:val="single" w:sz="4" w:space="0" w:color="auto"/>
            </w:tcBorders>
            <w:shd w:val="clear" w:color="auto" w:fill="auto"/>
            <w:noWrap/>
            <w:vAlign w:val="bottom"/>
            <w:hideMark/>
          </w:tcPr>
          <w:p w14:paraId="2468C0B6" w14:textId="00DFBE8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1B5DA8F" w14:textId="229C277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88E94FD" w14:textId="5BA1E5F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755EF1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2A74C8" w14:textId="6CFFA70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chaen.forretningsomraade.cont</w:t>
            </w:r>
          </w:p>
        </w:tc>
        <w:tc>
          <w:tcPr>
            <w:tcW w:w="1607" w:type="dxa"/>
            <w:tcBorders>
              <w:top w:val="nil"/>
              <w:left w:val="nil"/>
              <w:bottom w:val="single" w:sz="4" w:space="0" w:color="auto"/>
              <w:right w:val="single" w:sz="4" w:space="0" w:color="auto"/>
            </w:tcBorders>
            <w:shd w:val="clear" w:color="auto" w:fill="auto"/>
            <w:noWrap/>
            <w:vAlign w:val="bottom"/>
            <w:hideMark/>
          </w:tcPr>
          <w:p w14:paraId="26CF2627" w14:textId="26B8AB5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3F765A1" w14:textId="1591E7C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Person.Cprhaendelse.forretningsomraadeIndeholder - </w:t>
            </w:r>
          </w:p>
        </w:tc>
        <w:tc>
          <w:tcPr>
            <w:tcW w:w="1607" w:type="dxa"/>
            <w:tcBorders>
              <w:top w:val="nil"/>
              <w:left w:val="nil"/>
              <w:bottom w:val="single" w:sz="4" w:space="0" w:color="auto"/>
              <w:right w:val="single" w:sz="4" w:space="0" w:color="auto"/>
            </w:tcBorders>
            <w:shd w:val="clear" w:color="auto" w:fill="auto"/>
            <w:noWrap/>
            <w:vAlign w:val="bottom"/>
            <w:hideMark/>
          </w:tcPr>
          <w:p w14:paraId="7502CBEB" w14:textId="19754F2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29DE3D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C1C416" w14:textId="4469614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chaen.forretningsomraade.eq</w:t>
            </w:r>
          </w:p>
        </w:tc>
        <w:tc>
          <w:tcPr>
            <w:tcW w:w="1607" w:type="dxa"/>
            <w:tcBorders>
              <w:top w:val="nil"/>
              <w:left w:val="nil"/>
              <w:bottom w:val="single" w:sz="4" w:space="0" w:color="auto"/>
              <w:right w:val="single" w:sz="4" w:space="0" w:color="auto"/>
            </w:tcBorders>
            <w:shd w:val="clear" w:color="auto" w:fill="auto"/>
            <w:noWrap/>
            <w:vAlign w:val="bottom"/>
            <w:hideMark/>
          </w:tcPr>
          <w:p w14:paraId="528C3018" w14:textId="19C6CFA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71DFA15" w14:textId="7B18AC6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Person.Cprhaendelse.forretningsomraadeLigMed - </w:t>
            </w:r>
          </w:p>
        </w:tc>
        <w:tc>
          <w:tcPr>
            <w:tcW w:w="1607" w:type="dxa"/>
            <w:tcBorders>
              <w:top w:val="nil"/>
              <w:left w:val="nil"/>
              <w:bottom w:val="single" w:sz="4" w:space="0" w:color="auto"/>
              <w:right w:val="single" w:sz="4" w:space="0" w:color="auto"/>
            </w:tcBorders>
            <w:shd w:val="clear" w:color="auto" w:fill="auto"/>
            <w:noWrap/>
            <w:vAlign w:val="bottom"/>
            <w:hideMark/>
          </w:tcPr>
          <w:p w14:paraId="040FF104" w14:textId="7C9AE5D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EA65E2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39C010" w14:textId="5D70AE8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chaen.rettetden.ne</w:t>
            </w:r>
          </w:p>
        </w:tc>
        <w:tc>
          <w:tcPr>
            <w:tcW w:w="1607" w:type="dxa"/>
            <w:tcBorders>
              <w:top w:val="nil"/>
              <w:left w:val="nil"/>
              <w:bottom w:val="single" w:sz="4" w:space="0" w:color="auto"/>
              <w:right w:val="single" w:sz="4" w:space="0" w:color="auto"/>
            </w:tcBorders>
            <w:shd w:val="clear" w:color="auto" w:fill="auto"/>
            <w:noWrap/>
            <w:vAlign w:val="bottom"/>
            <w:hideMark/>
          </w:tcPr>
          <w:p w14:paraId="7889F875" w14:textId="46E4D5F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A753FC"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Person.Cprhaendelse.rettetdenForskelligFra - </w:t>
            </w:r>
          </w:p>
          <w:p w14:paraId="600D87C1" w14:textId="53F0A1BE"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21DDCA5" w14:textId="5179E76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E6FF66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764765" w14:textId="4CAEBA5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chaen.rettetden.eq</w:t>
            </w:r>
          </w:p>
        </w:tc>
        <w:tc>
          <w:tcPr>
            <w:tcW w:w="1607" w:type="dxa"/>
            <w:tcBorders>
              <w:top w:val="nil"/>
              <w:left w:val="nil"/>
              <w:bottom w:val="single" w:sz="4" w:space="0" w:color="auto"/>
              <w:right w:val="single" w:sz="4" w:space="0" w:color="auto"/>
            </w:tcBorders>
            <w:shd w:val="clear" w:color="auto" w:fill="auto"/>
            <w:noWrap/>
            <w:vAlign w:val="bottom"/>
            <w:hideMark/>
          </w:tcPr>
          <w:p w14:paraId="579DE700" w14:textId="662FCC0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59F7D3"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Person.Cprhaendelse.rettetdenLigMed - </w:t>
            </w:r>
          </w:p>
          <w:p w14:paraId="5FB3C7C2" w14:textId="52B45296"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F0358BD" w14:textId="6AD116F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3DDD7D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4D43B4" w14:textId="726BC13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chaen.rettetden.lt</w:t>
            </w:r>
          </w:p>
        </w:tc>
        <w:tc>
          <w:tcPr>
            <w:tcW w:w="1607" w:type="dxa"/>
            <w:tcBorders>
              <w:top w:val="nil"/>
              <w:left w:val="nil"/>
              <w:bottom w:val="single" w:sz="4" w:space="0" w:color="auto"/>
              <w:right w:val="single" w:sz="4" w:space="0" w:color="auto"/>
            </w:tcBorders>
            <w:shd w:val="clear" w:color="auto" w:fill="auto"/>
            <w:noWrap/>
            <w:vAlign w:val="bottom"/>
            <w:hideMark/>
          </w:tcPr>
          <w:p w14:paraId="472B529E" w14:textId="2AE0955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CFEE90B"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Person.Cprhaendelse.rettetdenMindreEnd - </w:t>
            </w:r>
          </w:p>
          <w:p w14:paraId="640D458C" w14:textId="04CD8778"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C31F701" w14:textId="5BD2B2C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9665DE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AD9A3D" w14:textId="3D2242C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chaen.rettetden.le</w:t>
            </w:r>
          </w:p>
        </w:tc>
        <w:tc>
          <w:tcPr>
            <w:tcW w:w="1607" w:type="dxa"/>
            <w:tcBorders>
              <w:top w:val="nil"/>
              <w:left w:val="nil"/>
              <w:bottom w:val="single" w:sz="4" w:space="0" w:color="auto"/>
              <w:right w:val="single" w:sz="4" w:space="0" w:color="auto"/>
            </w:tcBorders>
            <w:shd w:val="clear" w:color="auto" w:fill="auto"/>
            <w:noWrap/>
            <w:vAlign w:val="bottom"/>
            <w:hideMark/>
          </w:tcPr>
          <w:p w14:paraId="1F02CECF" w14:textId="6667CF9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348022"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Person.Cprhaendelse.rettetdenMindreEndEllerLigMed - </w:t>
            </w:r>
          </w:p>
          <w:p w14:paraId="49C49AF7" w14:textId="37948A49"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679CAD0" w14:textId="5889DA9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960223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2C9C84" w14:textId="3B9415B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chaen.rettetden.gt</w:t>
            </w:r>
          </w:p>
        </w:tc>
        <w:tc>
          <w:tcPr>
            <w:tcW w:w="1607" w:type="dxa"/>
            <w:tcBorders>
              <w:top w:val="nil"/>
              <w:left w:val="nil"/>
              <w:bottom w:val="single" w:sz="4" w:space="0" w:color="auto"/>
              <w:right w:val="single" w:sz="4" w:space="0" w:color="auto"/>
            </w:tcBorders>
            <w:shd w:val="clear" w:color="auto" w:fill="auto"/>
            <w:noWrap/>
            <w:vAlign w:val="bottom"/>
            <w:hideMark/>
          </w:tcPr>
          <w:p w14:paraId="157D3FA2" w14:textId="3B13050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99F264"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Person.Cprhaendelse.rettetdenStoerreEnd - </w:t>
            </w:r>
          </w:p>
          <w:p w14:paraId="00FEEEDD" w14:textId="63B47957"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F1E52ED" w14:textId="1D9FE75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59A08C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0E8927" w14:textId="1A7B655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chaen.rettetden.ge</w:t>
            </w:r>
          </w:p>
        </w:tc>
        <w:tc>
          <w:tcPr>
            <w:tcW w:w="1607" w:type="dxa"/>
            <w:tcBorders>
              <w:top w:val="nil"/>
              <w:left w:val="nil"/>
              <w:bottom w:val="single" w:sz="4" w:space="0" w:color="auto"/>
              <w:right w:val="single" w:sz="4" w:space="0" w:color="auto"/>
            </w:tcBorders>
            <w:shd w:val="clear" w:color="auto" w:fill="auto"/>
            <w:noWrap/>
            <w:vAlign w:val="bottom"/>
            <w:hideMark/>
          </w:tcPr>
          <w:p w14:paraId="40B074D6" w14:textId="0AEBF8A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FE230B"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Person.Cprhaendelse.rettetdenStoerreEndEllerLigMed - </w:t>
            </w:r>
          </w:p>
          <w:p w14:paraId="4C7EFD26" w14:textId="19ADDE2E"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EC2789E" w14:textId="3E314C3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C9B448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4EDFA1" w14:textId="044510E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flyt.bemaerkninger.wi</w:t>
            </w:r>
          </w:p>
        </w:tc>
        <w:tc>
          <w:tcPr>
            <w:tcW w:w="1607" w:type="dxa"/>
            <w:tcBorders>
              <w:top w:val="nil"/>
              <w:left w:val="nil"/>
              <w:bottom w:val="single" w:sz="4" w:space="0" w:color="auto"/>
              <w:right w:val="single" w:sz="4" w:space="0" w:color="auto"/>
            </w:tcBorders>
            <w:shd w:val="clear" w:color="auto" w:fill="auto"/>
            <w:noWrap/>
            <w:vAlign w:val="bottom"/>
            <w:hideMark/>
          </w:tcPr>
          <w:p w14:paraId="09E60593" w14:textId="68A72A1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87082F6" w14:textId="7007887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Person.Flyttepaabud.bemaerkningerErIndeholdtI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6F5CF7CC" w14:textId="6C0AB5E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8CE62C0"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A17704" w14:textId="71F0A71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flyt.bemaerkninger.cont</w:t>
            </w:r>
          </w:p>
        </w:tc>
        <w:tc>
          <w:tcPr>
            <w:tcW w:w="1607" w:type="dxa"/>
            <w:tcBorders>
              <w:top w:val="nil"/>
              <w:left w:val="nil"/>
              <w:bottom w:val="single" w:sz="4" w:space="0" w:color="auto"/>
              <w:right w:val="single" w:sz="4" w:space="0" w:color="auto"/>
            </w:tcBorders>
            <w:shd w:val="clear" w:color="auto" w:fill="auto"/>
            <w:noWrap/>
            <w:vAlign w:val="bottom"/>
            <w:hideMark/>
          </w:tcPr>
          <w:p w14:paraId="0C5FAB39" w14:textId="384737A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D386A38" w14:textId="46E926F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Person.Flyttepaabud.bemaerkningerIndeholder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084FCF3F" w14:textId="7988F7D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E173C07"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AF48CD" w14:textId="16990E0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flyt.bemaerkninger.eq</w:t>
            </w:r>
          </w:p>
        </w:tc>
        <w:tc>
          <w:tcPr>
            <w:tcW w:w="1607" w:type="dxa"/>
            <w:tcBorders>
              <w:top w:val="nil"/>
              <w:left w:val="nil"/>
              <w:bottom w:val="single" w:sz="4" w:space="0" w:color="auto"/>
              <w:right w:val="single" w:sz="4" w:space="0" w:color="auto"/>
            </w:tcBorders>
            <w:shd w:val="clear" w:color="auto" w:fill="auto"/>
            <w:noWrap/>
            <w:vAlign w:val="bottom"/>
            <w:hideMark/>
          </w:tcPr>
          <w:p w14:paraId="7F88AD6C" w14:textId="08BD213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971F6FB" w14:textId="1CC88C8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Person.Flyttepaabud.bemaerkningerLigMed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641CC0A4" w14:textId="54C411E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DCA8BD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66BA54" w14:textId="00F086B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flyt.virkningfra.ne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2C06DD91" w14:textId="266DF21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39D865"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Person.Flyttepaabud.virkningfraForskelligFra - </w:t>
            </w:r>
          </w:p>
          <w:p w14:paraId="1E6ECE3B" w14:textId="62EDA96F"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BEA7D03" w14:textId="5289F26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4E648E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62C5D1" w14:textId="11266C1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flyt.virkningfra.eq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E4BA431" w14:textId="0A0D40B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98634E"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Person.Flyttepaabud.virkningfraLigMed - </w:t>
            </w:r>
          </w:p>
          <w:p w14:paraId="56E6A74B" w14:textId="39787337"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9ACCAA0" w14:textId="5CE8CA7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80F6E0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8855AF" w14:textId="69AB132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flyt.virkningfra.lt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64BED25" w14:textId="630A077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3EFC03"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Person.Flyttepaabud.virkningfraMindreEnd - </w:t>
            </w:r>
          </w:p>
          <w:p w14:paraId="39D584BA" w14:textId="12CE6E8D"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F5196B5" w14:textId="1473E1C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DAFD8B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FBE472" w14:textId="3CA95ED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flyt.virkningfra.le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477B937" w14:textId="48A940B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FFFEFF"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Person.Flyttepaabud.virkningfraMindreEndEllerLigMed - </w:t>
            </w:r>
          </w:p>
          <w:p w14:paraId="2009379E" w14:textId="2025878D"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CA76A90" w14:textId="5ACDED7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A141F6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192252" w14:textId="291C8FE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flyt.virkningfra.gt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5466EB7" w14:textId="47C9734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89CC2B"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Person.Flyttepaabud.virkningfraStoerreEnd - </w:t>
            </w:r>
          </w:p>
          <w:p w14:paraId="5A1254E5" w14:textId="16591768"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C4FBD0C" w14:textId="72E3C0B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521FCE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053BB6" w14:textId="2665988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flyt.virkningfra.ge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0D07CAC" w14:textId="22986D4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BE3B6A"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Person.Flyttepaabud.virkningfraStoerreEndEllerLigMed - </w:t>
            </w:r>
          </w:p>
          <w:p w14:paraId="394BBE3B" w14:textId="4CA5CDAE"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9CDBEEB" w14:textId="0FD07A9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F755DD5"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F051AF" w14:textId="4BFB6EF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folk.status.wi</w:t>
            </w:r>
          </w:p>
        </w:tc>
        <w:tc>
          <w:tcPr>
            <w:tcW w:w="1607" w:type="dxa"/>
            <w:tcBorders>
              <w:top w:val="nil"/>
              <w:left w:val="nil"/>
              <w:bottom w:val="single" w:sz="4" w:space="0" w:color="auto"/>
              <w:right w:val="single" w:sz="4" w:space="0" w:color="auto"/>
            </w:tcBorders>
            <w:shd w:val="clear" w:color="auto" w:fill="auto"/>
            <w:noWrap/>
            <w:vAlign w:val="bottom"/>
            <w:hideMark/>
          </w:tcPr>
          <w:p w14:paraId="057A74A7" w14:textId="07DC9C2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45D9E87C" w14:textId="355E396A" w:rsidR="003D44C4" w:rsidRPr="00050FD3" w:rsidRDefault="003D44C4" w:rsidP="00050FD3">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Person.Folkekirke.statusErIndeholdtI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53B8B144" w14:textId="7ACD5D6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CE8A94F"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9DB64F" w14:textId="3385976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folk.status.eq</w:t>
            </w:r>
          </w:p>
        </w:tc>
        <w:tc>
          <w:tcPr>
            <w:tcW w:w="1607" w:type="dxa"/>
            <w:tcBorders>
              <w:top w:val="nil"/>
              <w:left w:val="nil"/>
              <w:bottom w:val="single" w:sz="4" w:space="0" w:color="auto"/>
              <w:right w:val="single" w:sz="4" w:space="0" w:color="auto"/>
            </w:tcBorders>
            <w:shd w:val="clear" w:color="auto" w:fill="auto"/>
            <w:noWrap/>
            <w:vAlign w:val="bottom"/>
            <w:hideMark/>
          </w:tcPr>
          <w:p w14:paraId="3167A6FA" w14:textId="270E39D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707D9A16" w14:textId="67CDA467" w:rsidR="003D44C4" w:rsidRPr="00050FD3" w:rsidRDefault="003D44C4" w:rsidP="00050FD3">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Person.Folkekirke.statusLigMed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1D8D32F5" w14:textId="5728DF3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35E66D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B42068" w14:textId="5607BB4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folk.tilhoersforhold.wi</w:t>
            </w:r>
          </w:p>
        </w:tc>
        <w:tc>
          <w:tcPr>
            <w:tcW w:w="1607" w:type="dxa"/>
            <w:tcBorders>
              <w:top w:val="nil"/>
              <w:left w:val="nil"/>
              <w:bottom w:val="single" w:sz="4" w:space="0" w:color="auto"/>
              <w:right w:val="single" w:sz="4" w:space="0" w:color="auto"/>
            </w:tcBorders>
            <w:shd w:val="clear" w:color="auto" w:fill="auto"/>
            <w:noWrap/>
            <w:vAlign w:val="bottom"/>
            <w:hideMark/>
          </w:tcPr>
          <w:p w14:paraId="5D4BEE0D" w14:textId="01A8C0D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44F8525F" w14:textId="41FB4329" w:rsidR="003D44C4" w:rsidRPr="00050FD3" w:rsidRDefault="003D44C4" w:rsidP="00050FD3">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Person.Folkekirke.tilhoersforholdErIndeholdtI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057CE4B3" w14:textId="5F4C5F2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1506DC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9D2331" w14:textId="0FEC1A2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folk.tilhoersforhold.eq</w:t>
            </w:r>
          </w:p>
        </w:tc>
        <w:tc>
          <w:tcPr>
            <w:tcW w:w="1607" w:type="dxa"/>
            <w:tcBorders>
              <w:top w:val="nil"/>
              <w:left w:val="nil"/>
              <w:bottom w:val="single" w:sz="4" w:space="0" w:color="auto"/>
              <w:right w:val="single" w:sz="4" w:space="0" w:color="auto"/>
            </w:tcBorders>
            <w:shd w:val="clear" w:color="auto" w:fill="auto"/>
            <w:noWrap/>
            <w:vAlign w:val="bottom"/>
            <w:hideMark/>
          </w:tcPr>
          <w:p w14:paraId="625C191E" w14:textId="6FB393E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023C79BB" w14:textId="573E8B17" w:rsidR="003D44C4" w:rsidRPr="00050FD3" w:rsidRDefault="003D44C4" w:rsidP="00050FD3">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Person.Folkekirke.tilhoersforholdLigMed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6516A8A3" w14:textId="156AE0C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B7DAEA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903FBC" w14:textId="403DE99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9EA0456" w14:textId="223721A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1A7A3D"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Person.Folkekirke.virkningfraForskelligFra - </w:t>
            </w:r>
          </w:p>
          <w:p w14:paraId="61B52697" w14:textId="38127DF9"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D965667" w14:textId="38779AC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980F54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A2BCB2" w14:textId="5F7A0F5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12DEC0E" w14:textId="68ABAC9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5FFDC7" w14:textId="1D09D05D"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Person.Folkekirke.virkningfraLigMed - </w:t>
            </w:r>
          </w:p>
          <w:p w14:paraId="69C5A46F" w14:textId="7AF842DB"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E421DE0" w14:textId="1C8B44A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lastRenderedPageBreak/>
              <w:t> </w:t>
            </w:r>
          </w:p>
        </w:tc>
      </w:tr>
      <w:tr w:rsidR="003D44C4" w:rsidRPr="00050FD3" w14:paraId="6715D86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4DF1D7" w14:textId="25D5450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043B186" w14:textId="01C53A1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E014DC"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Person.Folkekirke.virkningfraMindreEnd - </w:t>
            </w:r>
          </w:p>
          <w:p w14:paraId="6FFE5B83" w14:textId="065342F4"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C0997EB" w14:textId="433C4B0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F5E4BB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1CC76E" w14:textId="7B16575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71BAE24" w14:textId="2320B9E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8CF105"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Person.Folkekirke.virkningfraMindreEndEllerLigMed - </w:t>
            </w:r>
          </w:p>
          <w:p w14:paraId="4BF45320" w14:textId="3988E04F"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725C75E" w14:textId="5312072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188640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8AD0E4" w14:textId="75A9FFF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B7CA3F3" w14:textId="15CDB6E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E92A2D"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Person.Folkekirke.virkningfraStoerreEnd - </w:t>
            </w:r>
          </w:p>
          <w:p w14:paraId="27AA9B6A" w14:textId="0FEE34F4"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718E7FB" w14:textId="40722C3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CC47B3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72EE5D" w14:textId="7717F17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C2F1CB6" w14:textId="6C96F26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4EF57C"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Person.Folkekirke.virkningfraStoerreEndEllerLigMed - </w:t>
            </w:r>
          </w:p>
          <w:p w14:paraId="066D2B11" w14:textId="75DEAF56"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519E074" w14:textId="7AF9668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E42CA7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B8965F" w14:textId="4CE0609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C6D91CD" w14:textId="56E5E58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27F56C4" w14:textId="4CA27A9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A306942" w14:textId="10463FA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1147BE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5E07A2" w14:textId="720413F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9578181" w14:textId="217E32E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0A8020"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Person.Folkekirke.virkningtilForskelligFra - </w:t>
            </w:r>
          </w:p>
          <w:p w14:paraId="3D101FC9" w14:textId="0173E233"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EA02768" w14:textId="55B971E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246B69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E20C76" w14:textId="4654822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004BF8C" w14:textId="33126E3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AAA4CC8" w14:textId="651BB9A1"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Person.Folkekirke.virkningtilLigMed - </w:t>
            </w:r>
          </w:p>
          <w:p w14:paraId="21350593" w14:textId="591C3BC9"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A239639" w14:textId="73AD3A6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C09F66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D69272" w14:textId="57A6E80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BBCFAF9" w14:textId="3920F1C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335425" w14:textId="3FE8E5FE"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Person.Folkekirke.virkningtilMindreEnd - </w:t>
            </w:r>
          </w:p>
          <w:p w14:paraId="4BF5214F" w14:textId="6470AC24"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60BC179" w14:textId="64CC14A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438C3C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3EB725" w14:textId="0441C45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204C53B" w14:textId="6A15AD0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ECE820"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Person.Folkekirke.virkningtilMindreEndEllerLigMed - </w:t>
            </w:r>
          </w:p>
          <w:p w14:paraId="1C0F4A84" w14:textId="5C9C79BA"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1AA7AE1" w14:textId="79F6C2A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660904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BCAD46" w14:textId="0A95E0E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1501E71" w14:textId="32E1B0C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391227"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Person.Folkekirke.virkningtilStoerreEnd - </w:t>
            </w:r>
          </w:p>
          <w:p w14:paraId="79AC7784" w14:textId="17484267"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871F212" w14:textId="4A28170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B03A05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8CCC29" w14:textId="7F0918F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1813A34" w14:textId="1B0F0A3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67FBA3"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Person.Folkekirke.virkningtilStoerreEndEllerLigMed - </w:t>
            </w:r>
          </w:p>
          <w:p w14:paraId="15A2B9BB" w14:textId="2B074455"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EBBF06F" w14:textId="50D549B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19FE4A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2A6D5D" w14:textId="217AE83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folk.virkningtilum.eq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07B26121" w14:textId="032AAEC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144E862" w14:textId="177F5E9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B93D6B0" w14:textId="0C5B672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AD2B70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145FF1" w14:textId="298FF29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fopl.foraelderrolle.wi</w:t>
            </w:r>
          </w:p>
        </w:tc>
        <w:tc>
          <w:tcPr>
            <w:tcW w:w="1607" w:type="dxa"/>
            <w:tcBorders>
              <w:top w:val="nil"/>
              <w:left w:val="nil"/>
              <w:bottom w:val="single" w:sz="4" w:space="0" w:color="auto"/>
              <w:right w:val="single" w:sz="4" w:space="0" w:color="auto"/>
            </w:tcBorders>
            <w:shd w:val="clear" w:color="auto" w:fill="auto"/>
            <w:noWrap/>
            <w:vAlign w:val="bottom"/>
            <w:hideMark/>
          </w:tcPr>
          <w:p w14:paraId="7EB188FF" w14:textId="12598A8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BE1A6C7" w14:textId="34FE850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AC82225" w14:textId="2341F49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5EF2AF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C4CD0E" w14:textId="34524F8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fopl.foraelderrolle.eq</w:t>
            </w:r>
          </w:p>
        </w:tc>
        <w:tc>
          <w:tcPr>
            <w:tcW w:w="1607" w:type="dxa"/>
            <w:tcBorders>
              <w:top w:val="nil"/>
              <w:left w:val="nil"/>
              <w:bottom w:val="single" w:sz="4" w:space="0" w:color="auto"/>
              <w:right w:val="single" w:sz="4" w:space="0" w:color="auto"/>
            </w:tcBorders>
            <w:shd w:val="clear" w:color="auto" w:fill="auto"/>
            <w:noWrap/>
            <w:vAlign w:val="bottom"/>
            <w:hideMark/>
          </w:tcPr>
          <w:p w14:paraId="28FB646F" w14:textId="54C0D63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F48C1B4" w14:textId="04E7BBD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353BE5E4" w14:textId="491E5DE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B54D8B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4FA549" w14:textId="2D06551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184C8C6" w14:textId="66FB473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B6E3A8"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Person.Foraelderoplysning.virkningfraForskelligFra - </w:t>
            </w:r>
          </w:p>
          <w:p w14:paraId="4E1712F2" w14:textId="50E71BF6"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63E9E89" w14:textId="4D287B3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08AFE1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09DFDB" w14:textId="250AE3F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2DDC16F" w14:textId="2DD73F9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3EE74B"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Person.Foraelderoplysning.virkningfraLigMed - </w:t>
            </w:r>
          </w:p>
          <w:p w14:paraId="10526FE2" w14:textId="35AE34D4"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59AD931" w14:textId="772D87B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0DFBF8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42E1FE" w14:textId="28BCB4D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3E4B01A" w14:textId="6A71DCC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103076"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Person.Foraelderoplysning.virkningfraMindreEnd - </w:t>
            </w:r>
          </w:p>
          <w:p w14:paraId="0744C5B1" w14:textId="2D301EEE"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460CE85" w14:textId="2A1F595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5790D6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C25CA7" w14:textId="0FB43AE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56953A0" w14:textId="1043610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D066EB"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Person.Foraelderoplysning.virkningfraMindreEndEllerLigMed - </w:t>
            </w:r>
          </w:p>
          <w:p w14:paraId="44B9FC9D" w14:textId="03EEA948"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E1CE48F" w14:textId="75E0F12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F7CD8F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03FEE3" w14:textId="5190D96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4561578" w14:textId="3CF256D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7C8E09"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Person.Foraelderoplysning.virkningfraStoerreEnd - </w:t>
            </w:r>
          </w:p>
          <w:p w14:paraId="15826F9E" w14:textId="37FB001A"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800BDC4" w14:textId="333FB88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lastRenderedPageBreak/>
              <w:t> </w:t>
            </w:r>
          </w:p>
        </w:tc>
      </w:tr>
      <w:tr w:rsidR="003D44C4" w:rsidRPr="00050FD3" w14:paraId="301DAD8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9CC151" w14:textId="2E9770D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FB119BE" w14:textId="02D0680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40D6D3"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Person.Foraelderoplysning.virkningfraStoerreEndEllerLigMed - </w:t>
            </w:r>
          </w:p>
          <w:p w14:paraId="08355549" w14:textId="1033CDC8"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1157B09" w14:textId="2E6A211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D5B169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9638A1" w14:textId="3884390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07076D1E" w14:textId="438BF0C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2F1D411" w14:textId="6AA096B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261648B" w14:textId="2DC40DC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8A2D75D"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7D8BFF" w14:textId="555176D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fmyn.indehaverrolle.wi</w:t>
            </w:r>
          </w:p>
        </w:tc>
        <w:tc>
          <w:tcPr>
            <w:tcW w:w="1607" w:type="dxa"/>
            <w:tcBorders>
              <w:top w:val="nil"/>
              <w:left w:val="nil"/>
              <w:bottom w:val="single" w:sz="4" w:space="0" w:color="auto"/>
              <w:right w:val="single" w:sz="4" w:space="0" w:color="auto"/>
            </w:tcBorders>
            <w:shd w:val="clear" w:color="auto" w:fill="auto"/>
            <w:noWrap/>
            <w:vAlign w:val="bottom"/>
            <w:hideMark/>
          </w:tcPr>
          <w:p w14:paraId="2D708EE1" w14:textId="3147FC8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52260E07" w14:textId="31AEACC4" w:rsidR="003D44C4" w:rsidRPr="00050FD3" w:rsidRDefault="003D44C4" w:rsidP="00050FD3">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8F4F68A" w14:textId="1526B51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F66C1C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2CCC58" w14:textId="08FF188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fmyn.indehaverrolle.eq</w:t>
            </w:r>
          </w:p>
        </w:tc>
        <w:tc>
          <w:tcPr>
            <w:tcW w:w="1607" w:type="dxa"/>
            <w:tcBorders>
              <w:top w:val="nil"/>
              <w:left w:val="nil"/>
              <w:bottom w:val="single" w:sz="4" w:space="0" w:color="auto"/>
              <w:right w:val="single" w:sz="4" w:space="0" w:color="auto"/>
            </w:tcBorders>
            <w:shd w:val="clear" w:color="auto" w:fill="auto"/>
            <w:noWrap/>
            <w:vAlign w:val="bottom"/>
            <w:hideMark/>
          </w:tcPr>
          <w:p w14:paraId="53A849B3" w14:textId="3D5D3B6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7A2029EC" w14:textId="3CBCAD05" w:rsidR="003D44C4" w:rsidRPr="00050FD3" w:rsidRDefault="003D44C4" w:rsidP="00050FD3">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3EF53107" w14:textId="2D46610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67A2CC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246F72" w14:textId="0005E7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4D429D5" w14:textId="7D7F667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2911FF"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Person.Foraeldremyndighedsoplysning.virkningfraForskelligFra - </w:t>
            </w:r>
          </w:p>
          <w:p w14:paraId="5A557372" w14:textId="1B8B193C"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B3AB68E" w14:textId="4253DC0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0BBA53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144A7A" w14:textId="262BD79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D79D3AF" w14:textId="7AFADC2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AC98F5"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Person.Foraeldremyndighedsoplysning.virkningfraLigMed - </w:t>
            </w:r>
          </w:p>
          <w:p w14:paraId="15BA9E3E" w14:textId="04DBA5C6"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35576CF" w14:textId="7973510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1C2330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BDE36E" w14:textId="57F7766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4CAD27F" w14:textId="4B86C5C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0EB17E"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Person.Foraeldremyndighedsoplysning.virkningfraMindreEnd - </w:t>
            </w:r>
          </w:p>
          <w:p w14:paraId="63FA1C50" w14:textId="0C5F4F00"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D1D2286" w14:textId="3F665A5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3AE3A4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2BED1C" w14:textId="54A47CF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A33F7AD" w14:textId="455A126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EF8487"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Person.Foraeldremyndighedsoplysning.virkningfraMindreEndEllerLigMed - </w:t>
            </w:r>
          </w:p>
          <w:p w14:paraId="66B1A401" w14:textId="2B7FCB23"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7EDAA62" w14:textId="60A0C48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972EF0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FEBD56" w14:textId="12A0151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0B27CA3" w14:textId="2256912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CB85C82"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Person.Foraeldremyndighedsoplysning.virkningfraStoerreEnd - </w:t>
            </w:r>
          </w:p>
          <w:p w14:paraId="1A643E60" w14:textId="6E0ACDDE"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2B9B574" w14:textId="2F88BBE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1E5E0D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4952E9" w14:textId="2B9D694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CFE8D4A" w14:textId="50DDADC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AC1D18"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Person.Foraeldremyndighedsoplysning.virkningfraStoerreEndEllerLigMed - </w:t>
            </w:r>
          </w:p>
          <w:p w14:paraId="6C7EFEC9" w14:textId="635F857A"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F0159FB" w14:textId="6290744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055509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EFEFE5" w14:textId="5AC9DBA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1D32930" w14:textId="0CFB716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CE00028" w14:textId="6BA470B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8730A0C" w14:textId="1E84999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FBC85B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018FB7" w14:textId="6003D9A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AF337AB" w14:textId="0EC1487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928F87"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Person.Foraeldremyndighedsoplysning.virkningtilForskelligFra - </w:t>
            </w:r>
          </w:p>
          <w:p w14:paraId="3FAB934E" w14:textId="2806AA12"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43EFEAA" w14:textId="22B7330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03191A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639687" w14:textId="692D801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D927E0D" w14:textId="1198B9F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568EAB"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Person.Foraeldremyndighedsoplysning.virkningtilLigMed - </w:t>
            </w:r>
          </w:p>
          <w:p w14:paraId="37FA9DBA" w14:textId="2B22317D"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481BCB7" w14:textId="59D1413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CD848C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AD46A0" w14:textId="4BBF5BF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A7B403E" w14:textId="0737875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25EE07"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Person.Foraeldremyndighedsoplysning.virkningtilMindreEnd - </w:t>
            </w:r>
          </w:p>
          <w:p w14:paraId="055C5561" w14:textId="784FFD6D"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2442F53" w14:textId="2FBA433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CC3C33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6C30DE" w14:textId="17B1A8A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19B67D2" w14:textId="15A05C2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A72749" w14:textId="43FAED59"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Person.Foraeldremyndighedsoplysning.virkningtilMindreEndEllerLigMed - </w:t>
            </w:r>
          </w:p>
          <w:p w14:paraId="71EAE5D0" w14:textId="26C53760"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B7F4696" w14:textId="0C70523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0DE6C9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258700" w14:textId="4C0FBF0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3B8D94C" w14:textId="131F893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4D5E70"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Person.Foraeldremyndighedsoplysning.virkningtilStoerreEnd - </w:t>
            </w:r>
          </w:p>
          <w:p w14:paraId="457531B2" w14:textId="3BDEF1FF"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C004185" w14:textId="72F68B4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9912AF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F81467" w14:textId="7749A26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fmyn.virkningtil.ge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B337489" w14:textId="5EE8C04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5817C9" w14:textId="22265DA9" w:rsidR="009275AA" w:rsidRDefault="003D44C4" w:rsidP="009275AA">
            <w:pPr>
              <w:spacing w:after="0" w:line="240" w:lineRule="auto"/>
              <w:rPr>
                <w:rFonts w:ascii="Verdana" w:hAnsi="Verdana"/>
                <w:sz w:val="20"/>
                <w:szCs w:val="20"/>
              </w:rPr>
            </w:pPr>
            <w:r>
              <w:rPr>
                <w:rFonts w:ascii="Verdana" w:hAnsi="Verdana"/>
                <w:sz w:val="20"/>
                <w:szCs w:val="20"/>
              </w:rPr>
              <w:t xml:space="preserve">Person.Foraeldremyndighedsoplysning.virkningtilStoerreEndEllerLigMed - </w:t>
            </w:r>
          </w:p>
          <w:p w14:paraId="500A5953" w14:textId="6AC1100C"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811AFC7" w14:textId="34E3D06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AD811C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2A8FCF" w14:textId="22BE8EC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forsvind.status.wi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08DBF3FC" w14:textId="03784B3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2BC0B8" w14:textId="38E9B46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E8D3933" w14:textId="78B9A05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22B74F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2FA8C2" w14:textId="0448FEC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4569F8A9" w14:textId="7F63C6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D75519A" w14:textId="31B6A60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68C82B21" w14:textId="470C5A2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009B38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32273B" w14:textId="3FEB241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717C890" w14:textId="3AD480B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4919A9"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Person.Forsvinding.virkningfraForskelligFra - </w:t>
            </w:r>
          </w:p>
          <w:p w14:paraId="66763D1D" w14:textId="055AB7B6"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11364AA" w14:textId="044682A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7E207E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3875B1" w14:textId="2010249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407DD9E" w14:textId="265813A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261C4E"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Person.Forsvinding.virkningfraLigMed - </w:t>
            </w:r>
          </w:p>
          <w:p w14:paraId="7CCDD9D3" w14:textId="1BF728B1"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02A7548" w14:textId="73E0D02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F74385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56CE7D" w14:textId="129EA82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E3C6CE5" w14:textId="6BA5084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427408"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Person.Forsvinding.virkningfraMindreEnd - </w:t>
            </w:r>
          </w:p>
          <w:p w14:paraId="4F2A8513" w14:textId="353B6329"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D401BB8" w14:textId="4257EDF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DC3F73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A12010" w14:textId="42500C6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857FF32" w14:textId="13F944D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D2F5C9"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Person.Forsvinding.virkningfraMindreEndEllerLigMed - </w:t>
            </w:r>
          </w:p>
          <w:p w14:paraId="42E604E5" w14:textId="5CD3532F"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D5695F8" w14:textId="322B12C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B1EA73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F04562" w14:textId="397D55C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9A2AE39" w14:textId="1850B78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E6D923"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Person.Forsvinding.virkningfraStoerreEnd - </w:t>
            </w:r>
          </w:p>
          <w:p w14:paraId="610290A7" w14:textId="6B9E19D3"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A744F9A" w14:textId="2B5194B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E355D5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024593" w14:textId="73C1E01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C33C24A" w14:textId="6FBF40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863A4A"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Person.Forsvinding.virkningfraStoerreEndEllerLigMed - </w:t>
            </w:r>
          </w:p>
          <w:p w14:paraId="58B158F7" w14:textId="170DEC92"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6AEE289" w14:textId="0C39580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C74456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4A9598" w14:textId="0EF21CB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4859AA88" w14:textId="7943959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2EFF3BB" w14:textId="30CE427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A662A5F" w14:textId="73D8475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35C094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970717" w14:textId="4B3691D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23F7B747" w14:textId="078634B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E83C0E" w14:textId="77777777" w:rsidR="009275AA" w:rsidRDefault="003D44C4" w:rsidP="009275AA">
            <w:pPr>
              <w:spacing w:after="0" w:line="240" w:lineRule="auto"/>
              <w:rPr>
                <w:rFonts w:ascii="Verdana" w:hAnsi="Verdana"/>
                <w:sz w:val="20"/>
                <w:szCs w:val="20"/>
              </w:rPr>
            </w:pPr>
            <w:r>
              <w:rPr>
                <w:rFonts w:ascii="Verdana" w:hAnsi="Verdana"/>
                <w:sz w:val="20"/>
                <w:szCs w:val="20"/>
              </w:rPr>
              <w:t xml:space="preserve">Person.Forsvinding.virkningtilForskelligFra - </w:t>
            </w:r>
          </w:p>
          <w:p w14:paraId="713EE1ED" w14:textId="42A1D049" w:rsidR="003D44C4" w:rsidRPr="00050FD3" w:rsidRDefault="003D44C4" w:rsidP="009275AA">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46E37B6" w14:textId="54C05F0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6AD27E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DC9932" w14:textId="7309851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5EDFA0B" w14:textId="4F43105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AD82A2" w14:textId="32A794D6" w:rsidR="00C9220E" w:rsidRDefault="003D44C4" w:rsidP="00C9220E">
            <w:pPr>
              <w:spacing w:after="0" w:line="240" w:lineRule="auto"/>
              <w:rPr>
                <w:rFonts w:ascii="Verdana" w:hAnsi="Verdana"/>
                <w:sz w:val="20"/>
                <w:szCs w:val="20"/>
              </w:rPr>
            </w:pPr>
            <w:r>
              <w:rPr>
                <w:rFonts w:ascii="Verdana" w:hAnsi="Verdana"/>
                <w:sz w:val="20"/>
                <w:szCs w:val="20"/>
              </w:rPr>
              <w:t>Person.Forsvinding.virkningtilLigMed -</w:t>
            </w:r>
            <w:r w:rsidR="00C9220E">
              <w:rPr>
                <w:rFonts w:ascii="Verdana" w:hAnsi="Verdana"/>
                <w:sz w:val="20"/>
                <w:szCs w:val="20"/>
              </w:rPr>
              <w:t xml:space="preserve"> </w:t>
            </w:r>
          </w:p>
          <w:p w14:paraId="659E3A88" w14:textId="5AD64C0B" w:rsidR="003D44C4" w:rsidRPr="00050FD3" w:rsidRDefault="003D44C4" w:rsidP="00C9220E">
            <w:pPr>
              <w:spacing w:after="0" w:line="240" w:lineRule="auto"/>
              <w:rPr>
                <w:rFonts w:ascii="Verdana" w:eastAsia="Times New Roman" w:hAnsi="Verdana" w:cs="Times New Roman"/>
                <w:sz w:val="20"/>
                <w:szCs w:val="20"/>
                <w:lang w:eastAsia="da-DK"/>
              </w:rPr>
            </w:pPr>
            <w:r>
              <w:rPr>
                <w:rFonts w:ascii="Verdana" w:hAnsi="Verdana"/>
                <w:sz w:val="20"/>
                <w:szCs w:val="20"/>
              </w:rPr>
              <w:t xml:space="preserve"> </w:t>
            </w:r>
          </w:p>
        </w:tc>
        <w:tc>
          <w:tcPr>
            <w:tcW w:w="1607" w:type="dxa"/>
            <w:tcBorders>
              <w:top w:val="nil"/>
              <w:left w:val="nil"/>
              <w:bottom w:val="single" w:sz="4" w:space="0" w:color="auto"/>
              <w:right w:val="single" w:sz="4" w:space="0" w:color="auto"/>
            </w:tcBorders>
            <w:shd w:val="clear" w:color="auto" w:fill="auto"/>
            <w:noWrap/>
            <w:vAlign w:val="bottom"/>
            <w:hideMark/>
          </w:tcPr>
          <w:p w14:paraId="023858A3" w14:textId="6A30208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EF052E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E095B8" w14:textId="535DCA4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1DCABA7" w14:textId="5025750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BDE534"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Person.Forsvinding.virkningtilMindreEnd - </w:t>
            </w:r>
          </w:p>
          <w:p w14:paraId="39B21097" w14:textId="4806B38E"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F33527C" w14:textId="442322A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BFC02A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A8A16A" w14:textId="12F5593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44515FC" w14:textId="696CE9D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F29E98"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Person.Forsvinding.virkningtilMindreEndEllerLigMed - </w:t>
            </w:r>
          </w:p>
          <w:p w14:paraId="09691A0D" w14:textId="12550E1F"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0190C5D" w14:textId="640B634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4EC8D0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FDD932" w14:textId="23EC4E1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E820CA2" w14:textId="3B7DBEF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B516E4"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Person.Forsvinding.virkningtilStoerreEnd - </w:t>
            </w:r>
          </w:p>
          <w:p w14:paraId="3E2B88E8" w14:textId="62151E44"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72FEEE5" w14:textId="5F370A8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EC3719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EB041C" w14:textId="5D9C494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009736D" w14:textId="4FB4911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3BCC87"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Person.Forsvinding.virkningtilStoerreEndEllerLigMed - </w:t>
            </w:r>
          </w:p>
          <w:p w14:paraId="259DDA7E" w14:textId="5D2E3CA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3D3C899" w14:textId="51DA8A3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91B004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E9B029" w14:textId="47F56A3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forsvind.virkningtilum.eq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217C380" w14:textId="2CF8EB6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4B3DE97" w14:textId="646C322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36F1F93" w14:textId="25CBCFB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11EF777"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E66E46" w14:textId="16EB798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komfor.bemaerkninger.wi</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72213C2F" w14:textId="62A189FA" w:rsidR="003D44C4" w:rsidRPr="00050FD3" w:rsidRDefault="7C543CD7" w:rsidP="7C543CD7">
            <w:pPr>
              <w:spacing w:after="0" w:line="240" w:lineRule="auto"/>
              <w:rPr>
                <w:rFonts w:ascii="Verdana" w:eastAsia="Times New Roman" w:hAnsi="Verdana" w:cs="Times New Roman"/>
                <w:sz w:val="20"/>
                <w:szCs w:val="20"/>
                <w:lang w:eastAsia="da-DK"/>
              </w:rPr>
            </w:pPr>
            <w:r w:rsidRPr="7C543CD7">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00EBF3B" w14:textId="627415F5" w:rsidR="003D44C4" w:rsidRPr="00050FD3" w:rsidRDefault="7C543CD7" w:rsidP="7C543CD7">
            <w:pPr>
              <w:spacing w:after="0" w:line="240" w:lineRule="auto"/>
              <w:rPr>
                <w:rFonts w:ascii="Verdana" w:eastAsia="Times New Roman" w:hAnsi="Verdana" w:cs="Times New Roman"/>
                <w:sz w:val="20"/>
                <w:szCs w:val="20"/>
                <w:lang w:eastAsia="da-DK"/>
              </w:rPr>
            </w:pPr>
            <w:r w:rsidRPr="7C543CD7">
              <w:rPr>
                <w:rFonts w:ascii="Verdana" w:hAnsi="Verdana"/>
                <w:sz w:val="20"/>
                <w:szCs w:val="20"/>
              </w:rPr>
              <w:t>Person.KommunaleForhold.bemaerkningerErIndeholdtI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50CADA21" w14:textId="1A7B32E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C7E5C2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083851" w14:textId="035C3B56" w:rsidR="003D44C4" w:rsidRPr="00050FD3" w:rsidRDefault="7C543CD7" w:rsidP="7C543CD7">
            <w:pPr>
              <w:spacing w:after="0" w:line="240" w:lineRule="auto"/>
              <w:rPr>
                <w:rFonts w:ascii="Verdana" w:eastAsia="Times New Roman" w:hAnsi="Verdana" w:cs="Times New Roman"/>
                <w:sz w:val="20"/>
                <w:szCs w:val="20"/>
                <w:lang w:eastAsia="da-DK"/>
              </w:rPr>
            </w:pPr>
            <w:r w:rsidRPr="7C543CD7">
              <w:rPr>
                <w:rFonts w:ascii="Verdana" w:hAnsi="Verdana"/>
                <w:sz w:val="20"/>
                <w:szCs w:val="20"/>
              </w:rPr>
              <w:t>komfor.bemaerkninger.cont</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12655C16" w14:textId="045CF1F1" w:rsidR="003D44C4" w:rsidRPr="00050FD3" w:rsidRDefault="7C543CD7" w:rsidP="7C543CD7">
            <w:pPr>
              <w:spacing w:after="0" w:line="240" w:lineRule="auto"/>
              <w:rPr>
                <w:rFonts w:ascii="Verdana" w:eastAsia="Times New Roman" w:hAnsi="Verdana" w:cs="Times New Roman"/>
                <w:sz w:val="20"/>
                <w:szCs w:val="20"/>
                <w:lang w:eastAsia="da-DK"/>
              </w:rPr>
            </w:pPr>
            <w:r w:rsidRPr="7C543CD7">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8A77C1" w14:textId="13C1AF36" w:rsidR="003D44C4" w:rsidRPr="00050FD3" w:rsidRDefault="7C543CD7" w:rsidP="7C543CD7">
            <w:pPr>
              <w:spacing w:after="0" w:line="240" w:lineRule="auto"/>
              <w:rPr>
                <w:rFonts w:ascii="Verdana" w:eastAsia="Times New Roman" w:hAnsi="Verdana" w:cs="Times New Roman"/>
                <w:sz w:val="20"/>
                <w:szCs w:val="20"/>
                <w:lang w:eastAsia="da-DK"/>
              </w:rPr>
            </w:pPr>
            <w:r w:rsidRPr="7C543CD7">
              <w:rPr>
                <w:rFonts w:ascii="Verdana" w:hAnsi="Verdana"/>
                <w:sz w:val="20"/>
                <w:szCs w:val="20"/>
              </w:rPr>
              <w:t>Person.KommunaleForhold.bemaerkningerIndeholder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3C21170F" w14:textId="086B62B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DC63788"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A27632" w14:textId="1AB7C860" w:rsidR="003D44C4" w:rsidRPr="00050FD3" w:rsidRDefault="7C543CD7" w:rsidP="7C543CD7">
            <w:pPr>
              <w:spacing w:after="0" w:line="240" w:lineRule="auto"/>
              <w:rPr>
                <w:rFonts w:ascii="Verdana" w:eastAsia="Times New Roman" w:hAnsi="Verdana" w:cs="Times New Roman"/>
                <w:sz w:val="20"/>
                <w:szCs w:val="20"/>
                <w:lang w:eastAsia="da-DK"/>
              </w:rPr>
            </w:pPr>
            <w:r w:rsidRPr="7C543CD7">
              <w:rPr>
                <w:rFonts w:ascii="Verdana" w:hAnsi="Verdana"/>
                <w:sz w:val="20"/>
                <w:szCs w:val="20"/>
              </w:rPr>
              <w:lastRenderedPageBreak/>
              <w:t>komfor.bemaerkninger.eq</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519D4C2E" w14:textId="178ECAF1" w:rsidR="003D44C4" w:rsidRPr="00050FD3" w:rsidRDefault="7C543CD7" w:rsidP="7C543CD7">
            <w:pPr>
              <w:spacing w:after="0" w:line="240" w:lineRule="auto"/>
              <w:rPr>
                <w:rFonts w:ascii="Verdana" w:eastAsia="Times New Roman" w:hAnsi="Verdana" w:cs="Times New Roman"/>
                <w:sz w:val="20"/>
                <w:szCs w:val="20"/>
                <w:lang w:eastAsia="da-DK"/>
              </w:rPr>
            </w:pPr>
            <w:r w:rsidRPr="7C543CD7">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A806FD5" w14:textId="5C0C3EA4" w:rsidR="003D44C4" w:rsidRPr="00050FD3" w:rsidRDefault="7C543CD7" w:rsidP="7C543CD7">
            <w:pPr>
              <w:spacing w:after="0" w:line="240" w:lineRule="auto"/>
              <w:rPr>
                <w:rFonts w:ascii="Verdana" w:eastAsia="Times New Roman" w:hAnsi="Verdana" w:cs="Times New Roman"/>
                <w:sz w:val="20"/>
                <w:szCs w:val="20"/>
                <w:lang w:eastAsia="da-DK"/>
              </w:rPr>
            </w:pPr>
            <w:r w:rsidRPr="7C543CD7">
              <w:rPr>
                <w:rFonts w:ascii="Verdana" w:hAnsi="Verdana"/>
                <w:sz w:val="20"/>
                <w:szCs w:val="20"/>
              </w:rPr>
              <w:t>Person.KommunaleForhold.bemaerkningerLigMed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4C4F002A" w14:textId="5CCBF12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34CF42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4D21F2" w14:textId="16EFE56D" w:rsidR="003D44C4" w:rsidRPr="00050FD3" w:rsidRDefault="7C543CD7" w:rsidP="7C543CD7">
            <w:pPr>
              <w:spacing w:after="0" w:line="240" w:lineRule="auto"/>
              <w:rPr>
                <w:rFonts w:ascii="Verdana" w:eastAsia="Times New Roman" w:hAnsi="Verdana" w:cs="Times New Roman"/>
                <w:sz w:val="20"/>
                <w:szCs w:val="20"/>
                <w:lang w:eastAsia="da-DK"/>
              </w:rPr>
            </w:pPr>
            <w:r w:rsidRPr="7C543CD7">
              <w:rPr>
                <w:rFonts w:ascii="Verdana" w:hAnsi="Verdana"/>
                <w:sz w:val="20"/>
                <w:szCs w:val="20"/>
              </w:rPr>
              <w:t>komfor.kommunaleforholdskode.wi</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121BE39C" w14:textId="0C41422B" w:rsidR="003D44C4" w:rsidRPr="00050FD3" w:rsidRDefault="7C543CD7" w:rsidP="7C543CD7">
            <w:pPr>
              <w:spacing w:after="0" w:line="240" w:lineRule="auto"/>
              <w:rPr>
                <w:rFonts w:ascii="Verdana" w:eastAsia="Times New Roman" w:hAnsi="Verdana" w:cs="Times New Roman"/>
                <w:sz w:val="20"/>
                <w:szCs w:val="20"/>
                <w:lang w:eastAsia="da-DK"/>
              </w:rPr>
            </w:pPr>
            <w:r w:rsidRPr="7C543CD7">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2F78EF8" w14:textId="3E942E9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Person.KommunaleForhold.kommunaleforholdskodeErIndeholdtI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7E349BE1" w14:textId="55CCD8F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5DB9863"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3E9DAE" w14:textId="2EAD0BD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komfor.kommunaleforholdskode.cont</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4F341A8A" w14:textId="3FAD391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CEB0391" w14:textId="7372E67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Person.KommunaleForhold.kommunaleforholdskodeIndeholder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7EF48692" w14:textId="1A0134C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851D38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71BF7E" w14:textId="3B52C1B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komfor.kommunaleforholdskode.eq</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2ACC2116" w14:textId="70DF246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1E1A70" w14:textId="3B84A53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Person.KommunaleForhold.kommunaleforholdskodeLigMed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41E92589" w14:textId="6AC2029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E99A24D"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2BFACA" w14:textId="2FE9769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komfor.kommunaleforholdstype.wi</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40410C0C" w14:textId="2A77CA7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A77FB15" w14:textId="509DF20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Person.KommunaleForhold.kommunaleforholdstypeErIndeholdtI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07E81C7D" w14:textId="565A80A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B713D18"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F45B56" w14:textId="69069AE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komfor.kommunaleforholdstype.eq</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3760B35B" w14:textId="3D70682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3CD7DFB" w14:textId="0B10BC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Person.KommunaleForhold.kommunaleforholdstypeLigMed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4D66CA71" w14:textId="1C0CC34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7F5EC8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41BF13" w14:textId="30AC5D7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F4C1165" w14:textId="5F8ACD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1AC5AC"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Person.KommunaleForhold.virkningfraForskelligFra - </w:t>
            </w:r>
          </w:p>
          <w:p w14:paraId="54443332" w14:textId="6AF1692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76CE765" w14:textId="4A5C6AB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CF67CD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80B56B" w14:textId="5675DAA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4BC7554" w14:textId="0251DDB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B47ADD"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Person.KommunaleForhold.virkningfraLigMed - </w:t>
            </w:r>
          </w:p>
          <w:p w14:paraId="2CEDFED8" w14:textId="19B25213"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15675EB" w14:textId="6903720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DDC7CA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20B827" w14:textId="443A603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D455470" w14:textId="0E8915F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FE96D5"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Person.KommunaleForhold.virkningfraMindreEnd - </w:t>
            </w:r>
          </w:p>
          <w:p w14:paraId="37C4FCDE" w14:textId="3C1D4AC0"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B25A29F" w14:textId="4AC9784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0746E5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A7437F" w14:textId="2E18DF9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1D552C0" w14:textId="0B457CF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7A516E"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Person.KommunaleForhold.virkningfraMindreEndEllerLigMed - </w:t>
            </w:r>
          </w:p>
          <w:p w14:paraId="7FD47400" w14:textId="03D8E269"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473258E" w14:textId="32728A3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75B970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B8AF9B" w14:textId="6F2D696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1359E29" w14:textId="3C314CD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5EF99F"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Person.KommunaleForhold.virkningfraStoerreEnd - </w:t>
            </w:r>
          </w:p>
          <w:p w14:paraId="21013DFF" w14:textId="4A5DA567"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7B434D4" w14:textId="059F3D5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07B3B9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BD1A71" w14:textId="4900A25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54AC3E69" w14:textId="3860FA3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DA9F85"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Person.KommunaleForhold.virkningfraStoerreEndEllerLigMed - </w:t>
            </w:r>
          </w:p>
          <w:p w14:paraId="6EE3286B" w14:textId="7B6BC733"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B928EC1" w14:textId="70C5EAB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CA7A81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A9A92E" w14:textId="73CA134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komfor.virkningfraum.eq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1CC32AF" w14:textId="2A521F1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1C14FD9" w14:textId="2B7FE49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020FD71" w14:textId="64722F6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F2F288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E7BA71" w14:textId="0B91707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42E85D4A" w14:textId="65953EB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74FAA5C" w14:textId="299465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Person.KontaktAdresse.simpelAdresseIndeholder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76477A63" w14:textId="3CFA2FA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3D44C4" w:rsidRPr="00050FD3" w14:paraId="4FBD0758"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332AA6" w14:textId="6502543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28F7E717" w14:textId="256566D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9692D74" w14:textId="05DD7E1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3019BA5" w14:textId="1D39D75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4A4528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CFA538" w14:textId="4F0739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36021E8D" w14:textId="632CA79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5ACC76" w14:textId="4325328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862780C" w14:textId="0511330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501D204"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FDF927" w14:textId="7FDE506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konadr.startmyndighedskode.eq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304C224A" w14:textId="0EC0661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3CC318B" w14:textId="0619BAB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B959854" w14:textId="241C5B4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51BCC99" w14:textId="77777777" w:rsidTr="7C543CD7">
        <w:trPr>
          <w:trHeight w:val="28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E2B4E7" w14:textId="6EE60B4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1142C668" w14:textId="0A4C93B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9C23802" w14:textId="36CCA2C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3AEB6F5B" w14:textId="638DCCC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E273545"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8501EB" w14:textId="51F63E1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77A7636B" w14:textId="6EB8067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B9DF1E9" w14:textId="24DCD97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556632B" w14:textId="478FD37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F0784DC"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33914D" w14:textId="73B16F1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725A0CEA" w14:textId="7900FD1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3AE53F7" w14:textId="77E1027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1D7CE05" w14:textId="0E28C44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27C89E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80CD1B" w14:textId="4CFDEBD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E494ED6" w14:textId="444CBAF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45BE4C"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Person.Kontaktadresse.virkningfraForskelligFra - </w:t>
            </w:r>
          </w:p>
          <w:p w14:paraId="0D625345" w14:textId="4EAC9FB8"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021245C" w14:textId="4F782C7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A44B3A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C44541" w14:textId="504E83C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AA1A7A1" w14:textId="6F2366F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36E0BC"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Person.Kontaktadresse.virkningfraLigMed - </w:t>
            </w:r>
          </w:p>
          <w:p w14:paraId="16A89D3D" w14:textId="3C32694D"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DA4E727" w14:textId="74FE78C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42DB59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AC4057" w14:textId="616C40E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32D386C" w14:textId="1103039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D39999"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Person.Kontaktadresse.virkningfraMindreEnd - </w:t>
            </w:r>
          </w:p>
          <w:p w14:paraId="58DA79E0" w14:textId="3BAD5C45"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0825CC4" w14:textId="04B9A78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993968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9CAC16" w14:textId="615D6F9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D82AB5A" w14:textId="588EC38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40096F"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Person.Kontaktadresse.virkningfraMindreEndEllerLigMed - </w:t>
            </w:r>
          </w:p>
          <w:p w14:paraId="68F449A0" w14:textId="77EF08E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EB96639" w14:textId="2836368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0821B1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01F888" w14:textId="42D5B4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CA8442F" w14:textId="1B7D50B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5246E6"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Person.Kontaktadresse.virkningfraStoerreEnd - </w:t>
            </w:r>
          </w:p>
          <w:p w14:paraId="6E4CA38D" w14:textId="318DF969"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D2B4852" w14:textId="2EA5F9D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B1AD9A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5584F7" w14:textId="306DF4D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DDAC223" w14:textId="05567FC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3418A6"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Person.Kontaktadresse.virkningfraStoerreEndEllerLigMed - </w:t>
            </w:r>
          </w:p>
          <w:p w14:paraId="3C567A5A" w14:textId="6270941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CA0AD07" w14:textId="13EE02E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47CD6E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1DD6E1" w14:textId="2CF356B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3C95A71" w14:textId="0E52F77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20D2E5"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Person.Kontaktadresse.virkningtilForskelligFra - </w:t>
            </w:r>
          </w:p>
          <w:p w14:paraId="1E9F7FB0" w14:textId="1FED28B0"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7F24639" w14:textId="683EBD3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DDCD93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4CCF08" w14:textId="49ED68D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1AF3675" w14:textId="33DC61C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35AE0C"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Person.Kontaktadresse.virkningtilLigMed - </w:t>
            </w:r>
          </w:p>
          <w:p w14:paraId="59C8E418" w14:textId="28A0601F"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AE35266" w14:textId="2B9441A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872C01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84E0E1" w14:textId="71A78CF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0B3D46F" w14:textId="43D6DB4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0E97AD"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Person.Kontaktadresse.virkningtilMindreEnd - </w:t>
            </w:r>
          </w:p>
          <w:p w14:paraId="0DE95EC0" w14:textId="24A6476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CE4969C" w14:textId="1A0EC8E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98F8D6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410E2C" w14:textId="443E61D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BC98EB8" w14:textId="283C751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E38B3F"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Person.Kontaktadresse.virkningtilMindreEndEllerLigMed - </w:t>
            </w:r>
          </w:p>
          <w:p w14:paraId="4E74EF6D" w14:textId="326489C3"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712067B" w14:textId="5605BD3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920CD8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2F7CE8" w14:textId="35394D8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FD7B2BD" w14:textId="7260571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211D66"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Person.Kontaktadresse.virkningtilStoerreEnd - </w:t>
            </w:r>
          </w:p>
          <w:p w14:paraId="00F0CA11" w14:textId="74F9CA6B"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08493A4" w14:textId="2DD76C9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B841FB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7975F2" w14:textId="3C6D071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10AE820F" w14:textId="3DB4CB7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11166E"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Person.Kontaktadresse.virkningtilStoerreEndEllerLigMed - </w:t>
            </w:r>
          </w:p>
          <w:p w14:paraId="11C03552" w14:textId="5BEED8E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5CA434A" w14:textId="750481C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lastRenderedPageBreak/>
              <w:t> </w:t>
            </w:r>
          </w:p>
        </w:tc>
      </w:tr>
      <w:tr w:rsidR="003D44C4" w:rsidRPr="00050FD3" w14:paraId="5EECA73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C15AF0" w14:textId="48F41B1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22CA9084" w14:textId="57C0332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16DDEF" w14:textId="2C102E2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Person.Navn.adresseringsnavnErIndeholdtI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184D0CB1" w14:textId="03C7147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5B5A77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D886D5" w14:textId="0768D69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08B971A6" w14:textId="5BFD7C5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D499FBB" w14:textId="2698818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Person.Navn.adresseringsnavnIndeholder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1C81AC24" w14:textId="43AEFDE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ABCA0E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E53CAC" w14:textId="2B4F4E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395542D0" w14:textId="1C76E43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6F10579" w14:textId="181E2A5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Person.Navn.adresseringsnavnLigMed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376BB99E" w14:textId="5849FD1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CFBA0A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751109" w14:textId="297FB79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navn.efternavn.wi</w:t>
            </w:r>
          </w:p>
        </w:tc>
        <w:tc>
          <w:tcPr>
            <w:tcW w:w="1607" w:type="dxa"/>
            <w:tcBorders>
              <w:top w:val="nil"/>
              <w:left w:val="nil"/>
              <w:bottom w:val="single" w:sz="4" w:space="0" w:color="auto"/>
              <w:right w:val="single" w:sz="4" w:space="0" w:color="auto"/>
            </w:tcBorders>
            <w:shd w:val="clear" w:color="auto" w:fill="auto"/>
            <w:noWrap/>
            <w:vAlign w:val="bottom"/>
            <w:hideMark/>
          </w:tcPr>
          <w:p w14:paraId="331B67AD" w14:textId="23B22FD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D6536C8" w14:textId="05E0F4E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Person.Navn.efternavnErIndeholdtI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6EF375D0" w14:textId="221F766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C5D56F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4E01E7" w14:textId="2C0DB09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navn.efternavn.cont</w:t>
            </w:r>
          </w:p>
        </w:tc>
        <w:tc>
          <w:tcPr>
            <w:tcW w:w="1607" w:type="dxa"/>
            <w:tcBorders>
              <w:top w:val="nil"/>
              <w:left w:val="nil"/>
              <w:bottom w:val="single" w:sz="4" w:space="0" w:color="auto"/>
              <w:right w:val="single" w:sz="4" w:space="0" w:color="auto"/>
            </w:tcBorders>
            <w:shd w:val="clear" w:color="auto" w:fill="auto"/>
            <w:noWrap/>
            <w:vAlign w:val="bottom"/>
            <w:hideMark/>
          </w:tcPr>
          <w:p w14:paraId="47ABC459" w14:textId="243BAD8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986479" w14:textId="207BE6E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Person.Navn.efternavnIndeholder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28533D24" w14:textId="4C554EB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A98ACB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DED145" w14:textId="7FB9511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navn.efternavn.eq</w:t>
            </w:r>
          </w:p>
        </w:tc>
        <w:tc>
          <w:tcPr>
            <w:tcW w:w="1607" w:type="dxa"/>
            <w:tcBorders>
              <w:top w:val="nil"/>
              <w:left w:val="nil"/>
              <w:bottom w:val="single" w:sz="4" w:space="0" w:color="auto"/>
              <w:right w:val="single" w:sz="4" w:space="0" w:color="auto"/>
            </w:tcBorders>
            <w:shd w:val="clear" w:color="auto" w:fill="auto"/>
            <w:noWrap/>
            <w:vAlign w:val="bottom"/>
            <w:hideMark/>
          </w:tcPr>
          <w:p w14:paraId="560F2818" w14:textId="0368C94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E820D5E" w14:textId="65FF892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Person.Navn.efternavnLigMed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7E479128" w14:textId="173E8D5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A573B9F"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267B49" w14:textId="55C218F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55549010" w14:textId="12441F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827890F" w14:textId="15B9A52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Person.Navn.efternavnsmarkeringErIndeholdtI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0FC1D6B9" w14:textId="0E01874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FA5CD9E"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96F005" w14:textId="6BAFC53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7C82BE90" w14:textId="512EF7E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ED596D8" w14:textId="11E90FB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Person.Navn.efternavnsmarkeringLigMed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2308B21D" w14:textId="350BCAA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A4DFD4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CDDA06" w14:textId="206B0C5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navn.fornavne.wi</w:t>
            </w:r>
          </w:p>
        </w:tc>
        <w:tc>
          <w:tcPr>
            <w:tcW w:w="1607" w:type="dxa"/>
            <w:tcBorders>
              <w:top w:val="nil"/>
              <w:left w:val="nil"/>
              <w:bottom w:val="single" w:sz="4" w:space="0" w:color="auto"/>
              <w:right w:val="single" w:sz="4" w:space="0" w:color="auto"/>
            </w:tcBorders>
            <w:shd w:val="clear" w:color="auto" w:fill="auto"/>
            <w:noWrap/>
            <w:vAlign w:val="bottom"/>
            <w:hideMark/>
          </w:tcPr>
          <w:p w14:paraId="1231F7CB" w14:textId="45C62A7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1FBD188" w14:textId="1A701A6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Person.Navn.fornavneErIndeholdtI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54A21D61" w14:textId="59B154E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65C0FB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FBAF31" w14:textId="0313155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navn.fornavne.cont</w:t>
            </w:r>
          </w:p>
        </w:tc>
        <w:tc>
          <w:tcPr>
            <w:tcW w:w="1607" w:type="dxa"/>
            <w:tcBorders>
              <w:top w:val="nil"/>
              <w:left w:val="nil"/>
              <w:bottom w:val="single" w:sz="4" w:space="0" w:color="auto"/>
              <w:right w:val="single" w:sz="4" w:space="0" w:color="auto"/>
            </w:tcBorders>
            <w:shd w:val="clear" w:color="auto" w:fill="auto"/>
            <w:noWrap/>
            <w:vAlign w:val="bottom"/>
            <w:hideMark/>
          </w:tcPr>
          <w:p w14:paraId="6E7CCF6D" w14:textId="0E25470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52E86A1" w14:textId="47237EE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Person.Navn.fornavneIndeholder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24EF960C" w14:textId="37C8A28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3DB92E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D4CD81" w14:textId="27103F3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navn.fornavne.eq</w:t>
            </w:r>
          </w:p>
        </w:tc>
        <w:tc>
          <w:tcPr>
            <w:tcW w:w="1607" w:type="dxa"/>
            <w:tcBorders>
              <w:top w:val="nil"/>
              <w:left w:val="nil"/>
              <w:bottom w:val="single" w:sz="4" w:space="0" w:color="auto"/>
              <w:right w:val="single" w:sz="4" w:space="0" w:color="auto"/>
            </w:tcBorders>
            <w:shd w:val="clear" w:color="auto" w:fill="auto"/>
            <w:noWrap/>
            <w:vAlign w:val="bottom"/>
            <w:hideMark/>
          </w:tcPr>
          <w:p w14:paraId="52DCB3C4" w14:textId="35559B2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E9413D" w14:textId="302D611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Person.Navn.fornavneLigMed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4A78B599" w14:textId="57F34F6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51D27E4"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9FD6CC" w14:textId="2C391EC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34004E5D" w14:textId="265E3FF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CB221A" w14:textId="6D9AA18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Person.Navn.fornavnsmarkeringErIndeholdtI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2DE7EA88" w14:textId="6032F7D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8617026"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90306B" w14:textId="1E5A66B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489E4380" w14:textId="0D2461F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A905C0A" w14:textId="47CFEE0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Person.Navn.fornavnsmarkeringLigMed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0F27E3F9" w14:textId="0EEAF7C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9CEA5B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18071F" w14:textId="672F7AF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navn.mellemnavn.wi</w:t>
            </w:r>
          </w:p>
        </w:tc>
        <w:tc>
          <w:tcPr>
            <w:tcW w:w="1607" w:type="dxa"/>
            <w:tcBorders>
              <w:top w:val="nil"/>
              <w:left w:val="nil"/>
              <w:bottom w:val="single" w:sz="4" w:space="0" w:color="auto"/>
              <w:right w:val="single" w:sz="4" w:space="0" w:color="auto"/>
            </w:tcBorders>
            <w:shd w:val="clear" w:color="auto" w:fill="auto"/>
            <w:noWrap/>
            <w:vAlign w:val="bottom"/>
            <w:hideMark/>
          </w:tcPr>
          <w:p w14:paraId="3DD5F545" w14:textId="238CECA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2F3D12" w14:textId="705FD93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Person.Navn.mellemnavnErIndeholdtI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3346AFAF" w14:textId="281C502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E55832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B92358" w14:textId="613B746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navn.mellemnavn.cont</w:t>
            </w:r>
          </w:p>
        </w:tc>
        <w:tc>
          <w:tcPr>
            <w:tcW w:w="1607" w:type="dxa"/>
            <w:tcBorders>
              <w:top w:val="nil"/>
              <w:left w:val="nil"/>
              <w:bottom w:val="single" w:sz="4" w:space="0" w:color="auto"/>
              <w:right w:val="single" w:sz="4" w:space="0" w:color="auto"/>
            </w:tcBorders>
            <w:shd w:val="clear" w:color="auto" w:fill="auto"/>
            <w:noWrap/>
            <w:vAlign w:val="bottom"/>
            <w:hideMark/>
          </w:tcPr>
          <w:p w14:paraId="248DBF16" w14:textId="40EC9E6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E879D8" w14:textId="5084D3B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Person.Navn.mellemnavnIndeholder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2D973EEB" w14:textId="12BB039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F4A8F1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9466F3" w14:textId="2B84EE0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navn.mellemnavn.eq</w:t>
            </w:r>
          </w:p>
        </w:tc>
        <w:tc>
          <w:tcPr>
            <w:tcW w:w="1607" w:type="dxa"/>
            <w:tcBorders>
              <w:top w:val="nil"/>
              <w:left w:val="nil"/>
              <w:bottom w:val="single" w:sz="4" w:space="0" w:color="auto"/>
              <w:right w:val="single" w:sz="4" w:space="0" w:color="auto"/>
            </w:tcBorders>
            <w:shd w:val="clear" w:color="auto" w:fill="auto"/>
            <w:noWrap/>
            <w:vAlign w:val="bottom"/>
            <w:hideMark/>
          </w:tcPr>
          <w:p w14:paraId="453E4993" w14:textId="25AD45C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1996951" w14:textId="035AFA6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Person.Navn.mellemnavnLigMed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756A04E4" w14:textId="5445E93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4A9031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5F8EA9" w14:textId="1911812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6EF0E39A" w14:textId="4F93C32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A586E9A" w14:textId="72B1914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Person.Navn.mellemnavnsmarkeringErIndeholdtI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1D97D3E7" w14:textId="211FCEF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EF9762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E919DF" w14:textId="5C531EE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03924B8B" w14:textId="7BD5BA4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E68CA92" w14:textId="5158AD6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Person.Navn.mellemnavnsmarkeringLigMed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353009EC" w14:textId="52023B3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E5FC33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35B033" w14:textId="43B44EA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navn.status.wi</w:t>
            </w:r>
          </w:p>
        </w:tc>
        <w:tc>
          <w:tcPr>
            <w:tcW w:w="1607" w:type="dxa"/>
            <w:tcBorders>
              <w:top w:val="nil"/>
              <w:left w:val="nil"/>
              <w:bottom w:val="single" w:sz="4" w:space="0" w:color="auto"/>
              <w:right w:val="single" w:sz="4" w:space="0" w:color="auto"/>
            </w:tcBorders>
            <w:shd w:val="clear" w:color="auto" w:fill="auto"/>
            <w:noWrap/>
            <w:vAlign w:val="bottom"/>
            <w:hideMark/>
          </w:tcPr>
          <w:p w14:paraId="0DB550B3" w14:textId="773B4F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FE59108" w14:textId="395CA65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24F9CDFA" w14:textId="3265375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BA5488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D0F530" w14:textId="7008A3C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navn.status.eq</w:t>
            </w:r>
          </w:p>
        </w:tc>
        <w:tc>
          <w:tcPr>
            <w:tcW w:w="1607" w:type="dxa"/>
            <w:tcBorders>
              <w:top w:val="nil"/>
              <w:left w:val="nil"/>
              <w:bottom w:val="single" w:sz="4" w:space="0" w:color="auto"/>
              <w:right w:val="single" w:sz="4" w:space="0" w:color="auto"/>
            </w:tcBorders>
            <w:shd w:val="clear" w:color="auto" w:fill="auto"/>
            <w:noWrap/>
            <w:vAlign w:val="bottom"/>
            <w:hideMark/>
          </w:tcPr>
          <w:p w14:paraId="1D5B14F8" w14:textId="167FD25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404276" w14:textId="40B57E1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1E4296F0" w14:textId="0DB234E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1BCD5D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DB7C78" w14:textId="08A577B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542C7F6" w14:textId="4EEF490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6008F2" w14:textId="656A0816" w:rsidR="00C9220E" w:rsidRDefault="003D44C4" w:rsidP="00C9220E">
            <w:pPr>
              <w:spacing w:after="0" w:line="240" w:lineRule="auto"/>
              <w:rPr>
                <w:rFonts w:ascii="Verdana" w:hAnsi="Verdana"/>
                <w:sz w:val="20"/>
                <w:szCs w:val="20"/>
              </w:rPr>
            </w:pPr>
            <w:r>
              <w:rPr>
                <w:rFonts w:ascii="Verdana" w:hAnsi="Verdana"/>
                <w:sz w:val="20"/>
                <w:szCs w:val="20"/>
              </w:rPr>
              <w:t>Person.Navn.virkningfraForskelligFra -</w:t>
            </w:r>
            <w:r w:rsidR="00C9220E">
              <w:rPr>
                <w:rFonts w:ascii="Verdana" w:hAnsi="Verdana"/>
                <w:sz w:val="20"/>
                <w:szCs w:val="20"/>
              </w:rPr>
              <w:t xml:space="preserve"> </w:t>
            </w:r>
          </w:p>
          <w:p w14:paraId="3DFDDCF8" w14:textId="4CD07FCF" w:rsidR="003D44C4" w:rsidRPr="00050FD3" w:rsidRDefault="003D44C4" w:rsidP="00C9220E">
            <w:pPr>
              <w:spacing w:after="0" w:line="240" w:lineRule="auto"/>
              <w:rPr>
                <w:rFonts w:ascii="Verdana" w:eastAsia="Times New Roman" w:hAnsi="Verdana" w:cs="Times New Roman"/>
                <w:sz w:val="20"/>
                <w:szCs w:val="20"/>
                <w:lang w:eastAsia="da-DK"/>
              </w:rPr>
            </w:pPr>
            <w:r>
              <w:rPr>
                <w:rFonts w:ascii="Verdana" w:hAnsi="Verdana"/>
                <w:sz w:val="20"/>
                <w:szCs w:val="20"/>
              </w:rPr>
              <w:t xml:space="preserve"> </w:t>
            </w:r>
          </w:p>
        </w:tc>
        <w:tc>
          <w:tcPr>
            <w:tcW w:w="1607" w:type="dxa"/>
            <w:tcBorders>
              <w:top w:val="nil"/>
              <w:left w:val="nil"/>
              <w:bottom w:val="single" w:sz="4" w:space="0" w:color="auto"/>
              <w:right w:val="single" w:sz="4" w:space="0" w:color="auto"/>
            </w:tcBorders>
            <w:shd w:val="clear" w:color="auto" w:fill="auto"/>
            <w:noWrap/>
            <w:vAlign w:val="bottom"/>
            <w:hideMark/>
          </w:tcPr>
          <w:p w14:paraId="4F12DD33" w14:textId="75C3F6D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085FFF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63F9DC" w14:textId="79E2BE9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A755093" w14:textId="0AB5E71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2F92CF" w14:textId="7F6F4786"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Person.Navn.virkningfraLigMed - </w:t>
            </w:r>
          </w:p>
          <w:p w14:paraId="31A10792" w14:textId="675B477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9AC42A9" w14:textId="6B17EEA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3D564A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B9BE3D" w14:textId="102AF94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3C3E847" w14:textId="5BAAABD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5087AC" w14:textId="3D8FC2D5"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Person.Navn.virkningfraMindreEnd - </w:t>
            </w:r>
          </w:p>
          <w:p w14:paraId="7DB2B585" w14:textId="1EBED144"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BEAA554" w14:textId="4F3229C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5D36A2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832C0B" w14:textId="5279FE0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F3D5F83" w14:textId="2D123B1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23D30F"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Person.Navn.virkningfraMindreEndEllerLigMed - </w:t>
            </w:r>
          </w:p>
          <w:p w14:paraId="3086034D" w14:textId="2F729DB4"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0396B3B" w14:textId="5B18D7E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26CE69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9B80EE" w14:textId="631EDC9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AADF77D" w14:textId="3202088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CA4B541" w14:textId="130E74FF"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Person.Navn.virkningfraStoerreEnd - </w:t>
            </w:r>
          </w:p>
          <w:p w14:paraId="6EFC45C2" w14:textId="13AC7DFE"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F0D0B07" w14:textId="2CAB0C7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3E6E12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D6B033" w14:textId="390A030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5329F12" w14:textId="5023F10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3172D40"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Person.Navn.virkningfraStoerreEndEllerLigMed - </w:t>
            </w:r>
          </w:p>
          <w:p w14:paraId="220D49D6" w14:textId="0DE345B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2D6577A" w14:textId="62F5FD4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AAC4E3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576190" w14:textId="120191E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246C275" w14:textId="614775A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2FD9D6C"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Person.Navn.virkningfrausikkerhedsmarkeringLigMed - </w:t>
            </w:r>
          </w:p>
          <w:p w14:paraId="3F9EC0C5" w14:textId="0D7A6C7B"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8561D3B" w14:textId="2CA05D1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57494B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40FEB4" w14:textId="1F20DE6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6B7802C0" w14:textId="4AFFF59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631B5B" w14:textId="587DB790"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Person.Navn.virkningtilForskelligFra - </w:t>
            </w:r>
          </w:p>
          <w:p w14:paraId="760E64E6" w14:textId="4137998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141D427" w14:textId="69F7E60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CAA82C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7AF5D2" w14:textId="663F944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C354724" w14:textId="3028081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A11AE4" w14:textId="0ACB18D9"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Person.Navn.virkningtilLigMed - </w:t>
            </w:r>
          </w:p>
          <w:p w14:paraId="32F6FF5A" w14:textId="02A2A42F"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8AF0047" w14:textId="2C85030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86D94C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68D89A" w14:textId="05D2780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354A559A" w14:textId="7653F69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6A200A" w14:textId="0E26F7D7"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Person.Navn.virkningtilMindreEnd - </w:t>
            </w:r>
          </w:p>
          <w:p w14:paraId="7FC2BD9F" w14:textId="0515D6E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CF1844E" w14:textId="07FE9A9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23C95E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F26F09" w14:textId="4D7D887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59AA20E" w14:textId="63EA2A5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D8BE6D"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Person.Navn.virkningtilMindreEndEllerLigMed - </w:t>
            </w:r>
          </w:p>
          <w:p w14:paraId="7847E19A" w14:textId="2967C412"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8A6CE13" w14:textId="0CD9A64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FE4EBC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509C02" w14:textId="14CDC7E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47DDCAF" w14:textId="357B441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45AB53" w14:textId="54EFBEEE"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Person.Navn.virkningtilStoerreEnd - </w:t>
            </w:r>
          </w:p>
          <w:p w14:paraId="6B87E4E3" w14:textId="109DF211"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764C4F6" w14:textId="0C7CA07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73CB85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3720E5" w14:textId="2425575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9F5A99E" w14:textId="47956BF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4A6F9A"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Person.Navn.virkningtilStoerreEndEllerLigMed - </w:t>
            </w:r>
          </w:p>
          <w:p w14:paraId="3078BD42" w14:textId="4A5BD31F"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30162EC" w14:textId="3FBF37C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0E0BA7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7811A8" w14:textId="25CBE69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navn.virkningtilum.eq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7C4A3B23" w14:textId="1A5A477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6CB9724" w14:textId="147539F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B720970" w14:textId="703D6B0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4485E36"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5F6571" w14:textId="7F3F00F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notat.notatlinie.wi</w:t>
            </w:r>
          </w:p>
        </w:tc>
        <w:tc>
          <w:tcPr>
            <w:tcW w:w="1607" w:type="dxa"/>
            <w:tcBorders>
              <w:top w:val="nil"/>
              <w:left w:val="nil"/>
              <w:bottom w:val="single" w:sz="4" w:space="0" w:color="auto"/>
              <w:right w:val="single" w:sz="4" w:space="0" w:color="auto"/>
            </w:tcBorders>
            <w:shd w:val="clear" w:color="auto" w:fill="auto"/>
            <w:noWrap/>
            <w:vAlign w:val="bottom"/>
            <w:hideMark/>
          </w:tcPr>
          <w:p w14:paraId="3EC36895" w14:textId="2F16056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98FEF5F" w14:textId="7AD97D3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Person.Notat.notatlinieErIndeholdtI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51DF0825" w14:textId="04A536B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649314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53379A" w14:textId="5130EA0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notat.notatlinie.cont</w:t>
            </w:r>
          </w:p>
        </w:tc>
        <w:tc>
          <w:tcPr>
            <w:tcW w:w="1607" w:type="dxa"/>
            <w:tcBorders>
              <w:top w:val="nil"/>
              <w:left w:val="nil"/>
              <w:bottom w:val="single" w:sz="4" w:space="0" w:color="auto"/>
              <w:right w:val="single" w:sz="4" w:space="0" w:color="auto"/>
            </w:tcBorders>
            <w:shd w:val="clear" w:color="auto" w:fill="auto"/>
            <w:noWrap/>
            <w:vAlign w:val="bottom"/>
            <w:hideMark/>
          </w:tcPr>
          <w:p w14:paraId="6E88DDB1" w14:textId="5C8E65A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3ADCBD6" w14:textId="5DDDCAF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Person.Notat.notatlinieIndeholder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0D718006" w14:textId="20BF909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BE4691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F38AF7" w14:textId="6F6369C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notat.notatlinie.eq</w:t>
            </w:r>
          </w:p>
        </w:tc>
        <w:tc>
          <w:tcPr>
            <w:tcW w:w="1607" w:type="dxa"/>
            <w:tcBorders>
              <w:top w:val="nil"/>
              <w:left w:val="nil"/>
              <w:bottom w:val="single" w:sz="4" w:space="0" w:color="auto"/>
              <w:right w:val="single" w:sz="4" w:space="0" w:color="auto"/>
            </w:tcBorders>
            <w:shd w:val="clear" w:color="auto" w:fill="auto"/>
            <w:noWrap/>
            <w:vAlign w:val="bottom"/>
            <w:hideMark/>
          </w:tcPr>
          <w:p w14:paraId="2A270557" w14:textId="53DF002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604ABC1" w14:textId="2D154C1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Person.Notat.notatlinieLigMed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6C3DDA16" w14:textId="2515784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A88A50C"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9F7A62" w14:textId="43B43F2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notat.notatnummer.wi</w:t>
            </w:r>
          </w:p>
        </w:tc>
        <w:tc>
          <w:tcPr>
            <w:tcW w:w="1607" w:type="dxa"/>
            <w:tcBorders>
              <w:top w:val="nil"/>
              <w:left w:val="nil"/>
              <w:bottom w:val="single" w:sz="4" w:space="0" w:color="auto"/>
              <w:right w:val="single" w:sz="4" w:space="0" w:color="auto"/>
            </w:tcBorders>
            <w:shd w:val="clear" w:color="auto" w:fill="auto"/>
            <w:noWrap/>
            <w:vAlign w:val="bottom"/>
            <w:hideMark/>
          </w:tcPr>
          <w:p w14:paraId="1526C6D7" w14:textId="74E731E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BA6D34A" w14:textId="6943C82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Person.Notat.notatnummerErIndeholdtI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1A0485AB" w14:textId="6863183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2204416"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730927B" w14:textId="3CA6280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notat.notatnummer.ne</w:t>
            </w:r>
          </w:p>
        </w:tc>
        <w:tc>
          <w:tcPr>
            <w:tcW w:w="1607" w:type="dxa"/>
            <w:tcBorders>
              <w:top w:val="nil"/>
              <w:left w:val="nil"/>
              <w:bottom w:val="single" w:sz="4" w:space="0" w:color="auto"/>
              <w:right w:val="single" w:sz="4" w:space="0" w:color="auto"/>
            </w:tcBorders>
            <w:shd w:val="clear" w:color="auto" w:fill="auto"/>
            <w:noWrap/>
            <w:vAlign w:val="bottom"/>
            <w:hideMark/>
          </w:tcPr>
          <w:p w14:paraId="0D70395A" w14:textId="4D5AEAD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554DBCF" w14:textId="194E9E3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Person.Notat.notatnummerForskelligFra - Angiver en notatlinies nummer, </w:t>
            </w:r>
            <w:r>
              <w:rPr>
                <w:rFonts w:ascii="Verdana" w:hAnsi="Verdana"/>
                <w:sz w:val="20"/>
                <w:szCs w:val="20"/>
              </w:rPr>
              <w:lastRenderedPageBreak/>
              <w:t>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43814AD2" w14:textId="7818544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lastRenderedPageBreak/>
              <w:t> </w:t>
            </w:r>
          </w:p>
        </w:tc>
      </w:tr>
      <w:tr w:rsidR="003D44C4" w:rsidRPr="00050FD3" w14:paraId="17F81EA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E0EC1D" w14:textId="58673A9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notat.notatnummer.eq</w:t>
            </w:r>
          </w:p>
        </w:tc>
        <w:tc>
          <w:tcPr>
            <w:tcW w:w="1607" w:type="dxa"/>
            <w:tcBorders>
              <w:top w:val="nil"/>
              <w:left w:val="nil"/>
              <w:bottom w:val="single" w:sz="4" w:space="0" w:color="auto"/>
              <w:right w:val="single" w:sz="4" w:space="0" w:color="auto"/>
            </w:tcBorders>
            <w:shd w:val="clear" w:color="auto" w:fill="auto"/>
            <w:noWrap/>
            <w:vAlign w:val="bottom"/>
            <w:hideMark/>
          </w:tcPr>
          <w:p w14:paraId="61CEF27E" w14:textId="0B40395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39C36F" w14:textId="022072B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520B563C" w14:textId="31DDDE4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5A50DAE"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BBD05F" w14:textId="27A41C3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notat.notatnummer.lt</w:t>
            </w:r>
          </w:p>
        </w:tc>
        <w:tc>
          <w:tcPr>
            <w:tcW w:w="1607" w:type="dxa"/>
            <w:tcBorders>
              <w:top w:val="nil"/>
              <w:left w:val="nil"/>
              <w:bottom w:val="single" w:sz="4" w:space="0" w:color="auto"/>
              <w:right w:val="single" w:sz="4" w:space="0" w:color="auto"/>
            </w:tcBorders>
            <w:shd w:val="clear" w:color="auto" w:fill="auto"/>
            <w:noWrap/>
            <w:vAlign w:val="bottom"/>
            <w:hideMark/>
          </w:tcPr>
          <w:p w14:paraId="543583BC" w14:textId="5DDA2D3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40B981E" w14:textId="160641C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6BD7820D" w14:textId="0916F14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90C2B0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80AA7D9" w14:textId="5032CCD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notat.notatnummer.le</w:t>
            </w:r>
          </w:p>
        </w:tc>
        <w:tc>
          <w:tcPr>
            <w:tcW w:w="1607" w:type="dxa"/>
            <w:tcBorders>
              <w:top w:val="nil"/>
              <w:left w:val="nil"/>
              <w:bottom w:val="single" w:sz="4" w:space="0" w:color="auto"/>
              <w:right w:val="single" w:sz="4" w:space="0" w:color="auto"/>
            </w:tcBorders>
            <w:shd w:val="clear" w:color="auto" w:fill="auto"/>
            <w:noWrap/>
            <w:vAlign w:val="bottom"/>
            <w:hideMark/>
          </w:tcPr>
          <w:p w14:paraId="7BD60F4A" w14:textId="47E8453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E157375" w14:textId="34B4404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Person.Notat.notatnummerMindreEndEllerLigMed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77FB26CB" w14:textId="0212897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A345CC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2DBEAAF" w14:textId="1C311B8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notat.notatnummer.gt</w:t>
            </w:r>
          </w:p>
        </w:tc>
        <w:tc>
          <w:tcPr>
            <w:tcW w:w="1607" w:type="dxa"/>
            <w:tcBorders>
              <w:top w:val="nil"/>
              <w:left w:val="nil"/>
              <w:bottom w:val="single" w:sz="4" w:space="0" w:color="auto"/>
              <w:right w:val="single" w:sz="4" w:space="0" w:color="auto"/>
            </w:tcBorders>
            <w:shd w:val="clear" w:color="auto" w:fill="auto"/>
            <w:noWrap/>
            <w:vAlign w:val="bottom"/>
            <w:hideMark/>
          </w:tcPr>
          <w:p w14:paraId="29C72380" w14:textId="22FA272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7A9BCDE" w14:textId="71BD89A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25BF628C" w14:textId="0F563D6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A636E14"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5D8999D" w14:textId="7A7F91A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notat.notatnummer.ge</w:t>
            </w:r>
          </w:p>
        </w:tc>
        <w:tc>
          <w:tcPr>
            <w:tcW w:w="1607" w:type="dxa"/>
            <w:tcBorders>
              <w:top w:val="nil"/>
              <w:left w:val="nil"/>
              <w:bottom w:val="single" w:sz="4" w:space="0" w:color="auto"/>
              <w:right w:val="single" w:sz="4" w:space="0" w:color="auto"/>
            </w:tcBorders>
            <w:shd w:val="clear" w:color="auto" w:fill="auto"/>
            <w:noWrap/>
            <w:vAlign w:val="bottom"/>
            <w:hideMark/>
          </w:tcPr>
          <w:p w14:paraId="6189C28C" w14:textId="0B04AF8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CF95CA2" w14:textId="4DCFB16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Person.Notat.notatnummerStoerreEndEllerLigMed-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0563A2A6" w14:textId="33D6907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79082CA" w14:textId="77777777" w:rsidTr="7C543CD7">
        <w:trPr>
          <w:trHeight w:val="27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82E2D0" w14:textId="497023D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F440E78" w14:textId="6E1B619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92B9C7"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Person.Notat.virkningfraForskelligFra - </w:t>
            </w:r>
          </w:p>
          <w:p w14:paraId="30EBE152" w14:textId="2B7CCFEE"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42FC474" w14:textId="6E4195B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42D8E0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F64166" w14:textId="651A109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B379A82" w14:textId="33FB027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BE4FF9" w14:textId="3F9A5D02"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Person.Notat.virkningfraLigMed - </w:t>
            </w:r>
          </w:p>
          <w:p w14:paraId="6F2F2665" w14:textId="7E298C42"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EE0E13B" w14:textId="1FEEDE0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1FA26F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AF0E58" w14:textId="29C8BD9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0C6115A" w14:textId="151EE84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35A208" w14:textId="5DC2E1FC"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Person.Notat.virkningfraMindreEnd - </w:t>
            </w:r>
          </w:p>
          <w:p w14:paraId="499452D5" w14:textId="3E57492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A3A8481" w14:textId="18645EB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C872B5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B5FDB1" w14:textId="5D93122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4D243F9" w14:textId="6E2B99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13D27A"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Person.Notat.virkningfraMindreEndEllerLigMed - </w:t>
            </w:r>
          </w:p>
          <w:p w14:paraId="618664AC" w14:textId="19A3834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BD103AE" w14:textId="30F0BA1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31C0B6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9574B5" w14:textId="1E1F3EF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8AAF2A8" w14:textId="2FBFA8A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3F3A3A" w14:textId="66B5F278"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Person.Notat.virkningfraStoerreEnd - </w:t>
            </w:r>
          </w:p>
          <w:p w14:paraId="012C0C00" w14:textId="46A6A5D2"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1D4FDDF" w14:textId="6D23E3B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D1E9EF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ED9CDC" w14:textId="14E3186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7A7757C" w14:textId="672C014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299F74"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Person.Notat.virkningfraStoerreEndEllerLigMed - </w:t>
            </w:r>
          </w:p>
          <w:p w14:paraId="0E52D1D8" w14:textId="1E3912A7"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A48FD00" w14:textId="0E8D43B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B035A1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C4A1BA" w14:textId="5C6AD1E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47D2122" w14:textId="0902E39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2328D0" w14:textId="4EE1971B"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Person.Notat.virkningtilForskelligFra - </w:t>
            </w:r>
          </w:p>
          <w:p w14:paraId="4F6CD08B" w14:textId="2335FDF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C89515F" w14:textId="3F6EC7B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124A5E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A30CA1" w14:textId="17EFA5D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C2836C8" w14:textId="5FB93EE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72913F" w14:textId="60B021E7"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Person.Notat.virkningtilLigMed - </w:t>
            </w:r>
          </w:p>
          <w:p w14:paraId="3DCA7CA2" w14:textId="7DE03A7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C1C34DC" w14:textId="601174E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F53034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FC66ED" w14:textId="18BEC7E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F058928" w14:textId="6A0746F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187F6E" w14:textId="343AB3CC"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Person.Notat.virkningtilMindreEnd - </w:t>
            </w:r>
          </w:p>
          <w:p w14:paraId="426BC109" w14:textId="4ED4F5A2"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AD959B3" w14:textId="4B105DD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50EAEB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B210DC" w14:textId="4DEC0A6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03DC61A" w14:textId="73588F7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32F5B5C" w14:textId="2785F92B"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Person.Notat.virkningtilMindreEndEllerLigMed - </w:t>
            </w:r>
          </w:p>
          <w:p w14:paraId="1CE5A8CB" w14:textId="0F3F968B"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18922F4" w14:textId="59B4AE2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714640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52D9DC" w14:textId="038AE0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87CAC28" w14:textId="01C3DA3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80EDB6" w14:textId="5196BC6E"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Person.Notat.virkningtilStoerreEnd - </w:t>
            </w:r>
          </w:p>
          <w:p w14:paraId="21E54F34" w14:textId="06D3B8C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51C3B1B" w14:textId="1EC7A30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212AE6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4D7B77" w14:textId="6BC51C1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notat.virkningtil.ge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B865CCB" w14:textId="03D3066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09C94B"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Person.Notat.virkningtilStoerreEndEllerLigMed - </w:t>
            </w:r>
          </w:p>
          <w:p w14:paraId="1CA2CC69" w14:textId="51A88C48"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C88AAF1" w14:textId="4A1A863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8A36F1F"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B87602" w14:textId="769BC09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person.cprfoedselsregstedskode.wi</w:t>
            </w:r>
          </w:p>
        </w:tc>
        <w:tc>
          <w:tcPr>
            <w:tcW w:w="1607" w:type="dxa"/>
            <w:tcBorders>
              <w:top w:val="nil"/>
              <w:left w:val="nil"/>
              <w:bottom w:val="single" w:sz="4" w:space="0" w:color="auto"/>
              <w:right w:val="single" w:sz="4" w:space="0" w:color="auto"/>
            </w:tcBorders>
            <w:shd w:val="clear" w:color="auto" w:fill="auto"/>
            <w:noWrap/>
            <w:vAlign w:val="bottom"/>
            <w:hideMark/>
          </w:tcPr>
          <w:p w14:paraId="4C942276" w14:textId="5037A40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69FAECE5" w14:textId="56FC3A8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Person.Person.cprfoedselsregistreringsstedskodeErIndeholdtI - Angiver </w:t>
            </w:r>
            <w:r>
              <w:rPr>
                <w:rFonts w:ascii="Verdana" w:hAnsi="Verdana"/>
                <w:sz w:val="20"/>
                <w:szCs w:val="20"/>
              </w:rPr>
              <w:lastRenderedPageBreak/>
              <w:t>myndighed for fødselsregistrerings stedet</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5A5EF9D6" w14:textId="255D6951"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lastRenderedPageBreak/>
              <w:t> </w:t>
            </w:r>
          </w:p>
        </w:tc>
      </w:tr>
      <w:tr w:rsidR="003D44C4" w:rsidRPr="00050FD3" w14:paraId="31064B03"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EAACB7" w14:textId="0B9E106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person.cprfoedselsregstedskode.ne</w:t>
            </w:r>
          </w:p>
        </w:tc>
        <w:tc>
          <w:tcPr>
            <w:tcW w:w="1607" w:type="dxa"/>
            <w:tcBorders>
              <w:top w:val="nil"/>
              <w:left w:val="nil"/>
              <w:bottom w:val="single" w:sz="4" w:space="0" w:color="auto"/>
              <w:right w:val="single" w:sz="4" w:space="0" w:color="auto"/>
            </w:tcBorders>
            <w:shd w:val="clear" w:color="auto" w:fill="auto"/>
            <w:noWrap/>
            <w:vAlign w:val="bottom"/>
            <w:hideMark/>
          </w:tcPr>
          <w:p w14:paraId="45F0A1A7" w14:textId="49E93B2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3B764DD9" w14:textId="138F364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Person.Person.cprfoedselsregistreringsstedskodeForskelligFra - Angiver myndighed for fødselsregistrerings stedet</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44955C64" w14:textId="782276AB"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1C216184"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786E08" w14:textId="5D2F6A6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person.cprfoedselsregstedskode.eq</w:t>
            </w:r>
          </w:p>
        </w:tc>
        <w:tc>
          <w:tcPr>
            <w:tcW w:w="1607" w:type="dxa"/>
            <w:tcBorders>
              <w:top w:val="nil"/>
              <w:left w:val="nil"/>
              <w:bottom w:val="single" w:sz="4" w:space="0" w:color="auto"/>
              <w:right w:val="single" w:sz="4" w:space="0" w:color="auto"/>
            </w:tcBorders>
            <w:shd w:val="clear" w:color="auto" w:fill="auto"/>
            <w:noWrap/>
            <w:vAlign w:val="bottom"/>
            <w:hideMark/>
          </w:tcPr>
          <w:p w14:paraId="7C220EBB" w14:textId="7F116A4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419C165E" w14:textId="5A27DBF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Person.Person.cprfoedselsregistreringsstedskodeLigMed - Angiver myndighed for fødselsregistrerings stedet</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1C12E67F" w14:textId="462F9F2D"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775FC681"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A6D474" w14:textId="2BFA5D8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person.cprfoedselsregstedskode.lt</w:t>
            </w:r>
          </w:p>
        </w:tc>
        <w:tc>
          <w:tcPr>
            <w:tcW w:w="1607" w:type="dxa"/>
            <w:tcBorders>
              <w:top w:val="nil"/>
              <w:left w:val="nil"/>
              <w:bottom w:val="single" w:sz="4" w:space="0" w:color="auto"/>
              <w:right w:val="single" w:sz="4" w:space="0" w:color="auto"/>
            </w:tcBorders>
            <w:shd w:val="clear" w:color="auto" w:fill="auto"/>
            <w:noWrap/>
            <w:vAlign w:val="bottom"/>
            <w:hideMark/>
          </w:tcPr>
          <w:p w14:paraId="66313543" w14:textId="3EE22E1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08D5445A" w14:textId="060F68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 - Angiver myndighed for fødselsregistrerings stedet</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78ABF195" w14:textId="181C39D3"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524B93C3"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4F39ED" w14:textId="5E1BBA8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person.cprfoedselsregstedskode.le</w:t>
            </w:r>
          </w:p>
        </w:tc>
        <w:tc>
          <w:tcPr>
            <w:tcW w:w="1607" w:type="dxa"/>
            <w:tcBorders>
              <w:top w:val="nil"/>
              <w:left w:val="nil"/>
              <w:bottom w:val="single" w:sz="4" w:space="0" w:color="auto"/>
              <w:right w:val="single" w:sz="4" w:space="0" w:color="auto"/>
            </w:tcBorders>
            <w:shd w:val="clear" w:color="auto" w:fill="auto"/>
            <w:noWrap/>
            <w:vAlign w:val="bottom"/>
            <w:hideMark/>
          </w:tcPr>
          <w:p w14:paraId="6A6E04B3" w14:textId="68D034B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19B72B6F" w14:textId="4A5E715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Person.Person.cprfoedselsregistreringsstedskodeMindreEndEllerLigMed - Angiver myndighed for fødselsregistrerings stedet</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230A0416" w14:textId="242F1DDA"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4DBC9FC6"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707C87" w14:textId="3E9908B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person.cprfoedselsregstedskode.gt</w:t>
            </w:r>
          </w:p>
        </w:tc>
        <w:tc>
          <w:tcPr>
            <w:tcW w:w="1607" w:type="dxa"/>
            <w:tcBorders>
              <w:top w:val="nil"/>
              <w:left w:val="nil"/>
              <w:bottom w:val="single" w:sz="4" w:space="0" w:color="auto"/>
              <w:right w:val="single" w:sz="4" w:space="0" w:color="auto"/>
            </w:tcBorders>
            <w:shd w:val="clear" w:color="auto" w:fill="auto"/>
            <w:noWrap/>
            <w:vAlign w:val="bottom"/>
            <w:hideMark/>
          </w:tcPr>
          <w:p w14:paraId="4E6614F8" w14:textId="0FF02A2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3D3F4456" w14:textId="0B8CD8B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 - Angiver myndighed for fødselsregistrerings stedet</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3F2D73B4" w14:textId="35624B61"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12E368B5"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4A5189" w14:textId="16F2A7D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person.cprfoedselsregstedskode.ge</w:t>
            </w:r>
          </w:p>
        </w:tc>
        <w:tc>
          <w:tcPr>
            <w:tcW w:w="1607" w:type="dxa"/>
            <w:tcBorders>
              <w:top w:val="nil"/>
              <w:left w:val="nil"/>
              <w:bottom w:val="single" w:sz="4" w:space="0" w:color="auto"/>
              <w:right w:val="single" w:sz="4" w:space="0" w:color="auto"/>
            </w:tcBorders>
            <w:shd w:val="clear" w:color="auto" w:fill="auto"/>
            <w:noWrap/>
            <w:vAlign w:val="bottom"/>
            <w:hideMark/>
          </w:tcPr>
          <w:p w14:paraId="3626D01C" w14:textId="761E00F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0A0A85C3" w14:textId="78186C2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Person.Person.cprfoedselsregistreringsstedskodeStoerreEndEllerLigMed - Angiver myndighed for fødselsregistrerings stedet</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50BA372C" w14:textId="5BFA25C1"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5A44487D"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349370" w14:textId="2687344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person.cprfoedselsregstedsnavn.wi</w:t>
            </w:r>
          </w:p>
        </w:tc>
        <w:tc>
          <w:tcPr>
            <w:tcW w:w="1607" w:type="dxa"/>
            <w:tcBorders>
              <w:top w:val="nil"/>
              <w:left w:val="nil"/>
              <w:bottom w:val="single" w:sz="4" w:space="0" w:color="auto"/>
              <w:right w:val="single" w:sz="4" w:space="0" w:color="auto"/>
            </w:tcBorders>
            <w:shd w:val="clear" w:color="auto" w:fill="auto"/>
            <w:noWrap/>
            <w:vAlign w:val="bottom"/>
            <w:hideMark/>
          </w:tcPr>
          <w:p w14:paraId="3109058E" w14:textId="2BEC84F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4226F892" w14:textId="7E20A71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Person.Person.cprfoedselsregistreringsstedsnavnErIndeholdtI - Registreringssted for fødsel</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6C1AC6AA" w14:textId="45B60E9E"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0917EE6A"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9DD06F" w14:textId="745B9C5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2951F0D1" w14:textId="7989806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47904822" w14:textId="7C87F32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Person.Person.cprfoedselsregistreringsstedsnavnIndeholder - Registreringssted for fødsel</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052C21C3" w14:textId="0688D3BA"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2754A086"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22114D" w14:textId="4A2F3A0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person.cprfoedselsregstedsnavn.eq</w:t>
            </w:r>
          </w:p>
        </w:tc>
        <w:tc>
          <w:tcPr>
            <w:tcW w:w="1607" w:type="dxa"/>
            <w:tcBorders>
              <w:top w:val="nil"/>
              <w:left w:val="nil"/>
              <w:bottom w:val="single" w:sz="4" w:space="0" w:color="auto"/>
              <w:right w:val="single" w:sz="4" w:space="0" w:color="auto"/>
            </w:tcBorders>
            <w:shd w:val="clear" w:color="auto" w:fill="auto"/>
            <w:noWrap/>
            <w:vAlign w:val="bottom"/>
            <w:hideMark/>
          </w:tcPr>
          <w:p w14:paraId="13FEAB0A" w14:textId="10D2B00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FFFFFF" w:themeFill="background1"/>
            <w:vAlign w:val="center"/>
            <w:hideMark/>
          </w:tcPr>
          <w:p w14:paraId="2BF4600C" w14:textId="1656BDD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Person.Person.cprfoedselsregistreringsstedsnavnLigMed - Registreringssted for fødsel</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591575CA" w14:textId="18BD867F"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5BFB9B4A"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9EFBDC" w14:textId="39DD821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12311632" w14:textId="01D5736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2D259B" w14:textId="10E465FA" w:rsidR="003D44C4" w:rsidRPr="00AD696C" w:rsidRDefault="003D44C4" w:rsidP="00C9220E">
            <w:pPr>
              <w:spacing w:after="0" w:line="240" w:lineRule="auto"/>
              <w:rPr>
                <w:rFonts w:ascii="Verdana" w:hAnsi="Verdana"/>
                <w:sz w:val="20"/>
                <w:szCs w:val="20"/>
              </w:rPr>
            </w:pPr>
            <w:r>
              <w:rPr>
                <w:rFonts w:ascii="Verdana" w:hAnsi="Verdana"/>
                <w:sz w:val="20"/>
                <w:szCs w:val="20"/>
              </w:rPr>
              <w:t>Person.Person.foedselsdatoForskelligFra -Angiver hvilken dato fødslen har fundet sted</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5F084994" w14:textId="2528E38A"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13C5B50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815D04" w14:textId="2CADF60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23DA5B51" w14:textId="28C5578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EDE561" w14:textId="35BB5A6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Person.Person.foedselsdatoLigMed -Angiver hvilken dato fødslen har fundet sted</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6385817E" w14:textId="6F877655"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0E7B77C4"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BDFFB2" w14:textId="3AD38A1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6E070DB4" w14:textId="6064C3A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A59B84" w14:textId="14B2EC2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 -Angiver hvilken dato fødslen har fundet sted</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2F4BEACD" w14:textId="2F1B8CFC"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64DD6FB6"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AE6402" w14:textId="4EFC651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0A3F7759" w14:textId="43BE9FA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D243E9" w14:textId="0300DA3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Person.Person.foedselsdatoMindreEndEllerLigMed -Angiver hvilken dato fødslen har fundet sted</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00840C6D" w14:textId="52C10B95"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7BCE6733"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138937" w14:textId="52E6408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6E83B7BA" w14:textId="66464D0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2C55FA" w14:textId="3205615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 -Angiver hvilken dato fødslen har fundet sted</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15EB37F5" w14:textId="13749DCD"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470C8EED"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5A0E62" w14:textId="7BD68EB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71E68D01" w14:textId="712E337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BC638A" w14:textId="1479113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Person.Person.foedselsdatoStoerreEndEllerLigMed -Angiver hvilken dato fødslen har fundet sted</w:t>
            </w:r>
          </w:p>
        </w:tc>
        <w:tc>
          <w:tcPr>
            <w:tcW w:w="1607" w:type="dxa"/>
            <w:tcBorders>
              <w:top w:val="nil"/>
              <w:left w:val="nil"/>
              <w:bottom w:val="single" w:sz="4" w:space="0" w:color="auto"/>
              <w:right w:val="single" w:sz="4" w:space="0" w:color="auto"/>
            </w:tcBorders>
            <w:shd w:val="clear" w:color="auto" w:fill="FFFFFF" w:themeFill="background1"/>
            <w:noWrap/>
            <w:vAlign w:val="center"/>
            <w:hideMark/>
          </w:tcPr>
          <w:p w14:paraId="3A43687E" w14:textId="0395E1EB" w:rsidR="003D44C4" w:rsidRPr="00050FD3" w:rsidRDefault="4F940368" w:rsidP="4F940368">
            <w:pPr>
              <w:spacing w:after="0" w:line="240" w:lineRule="auto"/>
              <w:rPr>
                <w:rFonts w:ascii="Verdana" w:eastAsia="Times New Roman" w:hAnsi="Verdana" w:cs="Times New Roman"/>
                <w:b/>
                <w:bCs/>
                <w:color w:val="808080" w:themeColor="text1" w:themeTint="7F"/>
                <w:sz w:val="20"/>
                <w:szCs w:val="20"/>
                <w:lang w:eastAsia="da-DK"/>
              </w:rPr>
            </w:pPr>
            <w:r w:rsidRPr="4F940368">
              <w:rPr>
                <w:rFonts w:ascii="Verdana" w:hAnsi="Verdana"/>
                <w:b/>
                <w:bCs/>
                <w:color w:val="808080" w:themeColor="text1" w:themeTint="7F"/>
                <w:sz w:val="20"/>
                <w:szCs w:val="20"/>
              </w:rPr>
              <w:t> </w:t>
            </w:r>
          </w:p>
        </w:tc>
      </w:tr>
      <w:tr w:rsidR="003D44C4" w:rsidRPr="00050FD3" w14:paraId="5AA0903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D3FC2E" w14:textId="2808A8A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person.foedselsdatoum.eq</w:t>
            </w:r>
          </w:p>
        </w:tc>
        <w:tc>
          <w:tcPr>
            <w:tcW w:w="1607" w:type="dxa"/>
            <w:tcBorders>
              <w:top w:val="nil"/>
              <w:left w:val="nil"/>
              <w:bottom w:val="single" w:sz="4" w:space="0" w:color="auto"/>
              <w:right w:val="single" w:sz="4" w:space="0" w:color="auto"/>
            </w:tcBorders>
            <w:shd w:val="clear" w:color="auto" w:fill="auto"/>
            <w:noWrap/>
            <w:vAlign w:val="bottom"/>
            <w:hideMark/>
          </w:tcPr>
          <w:p w14:paraId="2A7E41A3" w14:textId="6F3BA01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8A8C449" w14:textId="5D79180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Person.Person.foedselsdatousikkerhedsmarkeringLigMed - Angiver usikkerhed omkring fødslesdato</w:t>
            </w:r>
          </w:p>
        </w:tc>
        <w:tc>
          <w:tcPr>
            <w:tcW w:w="1607" w:type="dxa"/>
            <w:tcBorders>
              <w:top w:val="nil"/>
              <w:left w:val="nil"/>
              <w:bottom w:val="single" w:sz="4" w:space="0" w:color="auto"/>
              <w:right w:val="single" w:sz="4" w:space="0" w:color="auto"/>
            </w:tcBorders>
            <w:shd w:val="clear" w:color="auto" w:fill="auto"/>
            <w:noWrap/>
            <w:vAlign w:val="bottom"/>
            <w:hideMark/>
          </w:tcPr>
          <w:p w14:paraId="0D7EF598" w14:textId="099C7D1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134CD2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C9C9E6" w14:textId="5376E6E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44536BAC" w14:textId="138594E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F568DA2" w14:textId="06ACFE2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46846C1F" w14:textId="359E575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2854C1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AF66F3" w14:textId="168A4BA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010D55F1" w14:textId="5285EAD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A6B3F9" w14:textId="768FF0E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15344DA" w14:textId="0B19DF3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999BD0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C3FF18" w14:textId="7A94AF8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501E0A2C" w14:textId="351E752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B790B48" w14:textId="6C81527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5DB2A611" w14:textId="3845EF1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F81E97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F4BF9C" w14:textId="6DF1CDA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0D677AE6" w14:textId="706C1F8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E27802" w14:textId="7F02EC3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C22D63E" w14:textId="2E2DCAC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E4153F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E6EF53" w14:textId="2DC946C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0777FC40" w14:textId="1DAD1E4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114E677" w14:textId="156E74E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DA1416" w14:textId="4987EB8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F5DAAE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3E87D1" w14:textId="7E64896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18ED1E31" w14:textId="71F897B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ABF94B" w14:textId="68E27E7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F8794A0" w14:textId="541B3DE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08D280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72EFB0" w14:textId="3421AA9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5F61DF25" w14:textId="0A9B4CF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BA6EB9" w14:textId="02E5345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33698B5" w14:textId="2E16C54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AAD0AB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447672" w14:textId="3A9BFBE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person.koen.wi</w:t>
            </w:r>
          </w:p>
        </w:tc>
        <w:tc>
          <w:tcPr>
            <w:tcW w:w="1607" w:type="dxa"/>
            <w:tcBorders>
              <w:top w:val="nil"/>
              <w:left w:val="nil"/>
              <w:bottom w:val="single" w:sz="4" w:space="0" w:color="auto"/>
              <w:right w:val="single" w:sz="4" w:space="0" w:color="auto"/>
            </w:tcBorders>
            <w:shd w:val="clear" w:color="auto" w:fill="auto"/>
            <w:noWrap/>
            <w:vAlign w:val="bottom"/>
            <w:hideMark/>
          </w:tcPr>
          <w:p w14:paraId="2780C337" w14:textId="0D1CCBF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11CDD99E" w14:textId="24C918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Person.Person.koenErIndeholdtI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21224490" w14:textId="51AE435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D33696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804C52" w14:textId="255AF6D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person.koen.eq</w:t>
            </w:r>
          </w:p>
        </w:tc>
        <w:tc>
          <w:tcPr>
            <w:tcW w:w="1607" w:type="dxa"/>
            <w:tcBorders>
              <w:top w:val="nil"/>
              <w:left w:val="nil"/>
              <w:bottom w:val="single" w:sz="4" w:space="0" w:color="auto"/>
              <w:right w:val="single" w:sz="4" w:space="0" w:color="auto"/>
            </w:tcBorders>
            <w:shd w:val="clear" w:color="auto" w:fill="auto"/>
            <w:noWrap/>
            <w:vAlign w:val="bottom"/>
            <w:hideMark/>
          </w:tcPr>
          <w:p w14:paraId="23FCB0B8" w14:textId="2DBB73F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30144EE6" w14:textId="0B5C7B8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Person.Person.koenLigMed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16238F0B" w14:textId="75FB0D9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F717EE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5F1DB5" w14:textId="3B44E16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person.registreringfra.ne</w:t>
            </w:r>
          </w:p>
        </w:tc>
        <w:tc>
          <w:tcPr>
            <w:tcW w:w="1607" w:type="dxa"/>
            <w:tcBorders>
              <w:top w:val="nil"/>
              <w:left w:val="nil"/>
              <w:bottom w:val="single" w:sz="4" w:space="0" w:color="auto"/>
              <w:right w:val="single" w:sz="4" w:space="0" w:color="auto"/>
            </w:tcBorders>
            <w:shd w:val="clear" w:color="auto" w:fill="auto"/>
            <w:noWrap/>
            <w:vAlign w:val="bottom"/>
            <w:hideMark/>
          </w:tcPr>
          <w:p w14:paraId="240396AD" w14:textId="5C88D36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CCA3B9" w14:textId="77777777" w:rsidR="00C9220E" w:rsidRDefault="003D44C4" w:rsidP="00050FD3">
            <w:pPr>
              <w:spacing w:after="0" w:line="240" w:lineRule="auto"/>
              <w:rPr>
                <w:rFonts w:ascii="Verdana" w:hAnsi="Verdana"/>
                <w:sz w:val="20"/>
                <w:szCs w:val="20"/>
              </w:rPr>
            </w:pPr>
            <w:r>
              <w:rPr>
                <w:rFonts w:ascii="Verdana" w:hAnsi="Verdana"/>
                <w:sz w:val="20"/>
                <w:szCs w:val="20"/>
              </w:rPr>
              <w:t xml:space="preserve">Person.Person.registreringfraForskelligFra </w:t>
            </w:r>
            <w:r w:rsidR="00C9220E">
              <w:rPr>
                <w:rFonts w:ascii="Verdana" w:hAnsi="Verdana"/>
                <w:sz w:val="20"/>
                <w:szCs w:val="20"/>
              </w:rPr>
              <w:t>–</w:t>
            </w:r>
            <w:r>
              <w:rPr>
                <w:rFonts w:ascii="Verdana" w:hAnsi="Verdana"/>
                <w:sz w:val="20"/>
                <w:szCs w:val="20"/>
              </w:rPr>
              <w:t xml:space="preserve"> </w:t>
            </w:r>
          </w:p>
          <w:p w14:paraId="38B8303B" w14:textId="0823418F" w:rsidR="003D44C4" w:rsidRPr="00AD696C" w:rsidRDefault="003D44C4" w:rsidP="00050FD3">
            <w:pPr>
              <w:spacing w:after="0" w:line="240" w:lineRule="auto"/>
              <w:rPr>
                <w:rFonts w:ascii="Verdana" w:hAnsi="Verdana"/>
                <w:sz w:val="20"/>
                <w:szCs w:val="20"/>
              </w:rPr>
            </w:pPr>
          </w:p>
        </w:tc>
        <w:tc>
          <w:tcPr>
            <w:tcW w:w="1607" w:type="dxa"/>
            <w:tcBorders>
              <w:top w:val="nil"/>
              <w:left w:val="nil"/>
              <w:bottom w:val="single" w:sz="4" w:space="0" w:color="auto"/>
              <w:right w:val="single" w:sz="4" w:space="0" w:color="auto"/>
            </w:tcBorders>
            <w:shd w:val="clear" w:color="auto" w:fill="auto"/>
            <w:noWrap/>
            <w:vAlign w:val="bottom"/>
            <w:hideMark/>
          </w:tcPr>
          <w:p w14:paraId="0D1F28EB" w14:textId="4B96B95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DDAC7C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1E8BAF" w14:textId="7050B61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person.registreringfra.eq</w:t>
            </w:r>
          </w:p>
        </w:tc>
        <w:tc>
          <w:tcPr>
            <w:tcW w:w="1607" w:type="dxa"/>
            <w:tcBorders>
              <w:top w:val="nil"/>
              <w:left w:val="nil"/>
              <w:bottom w:val="single" w:sz="4" w:space="0" w:color="auto"/>
              <w:right w:val="single" w:sz="4" w:space="0" w:color="auto"/>
            </w:tcBorders>
            <w:shd w:val="clear" w:color="auto" w:fill="auto"/>
            <w:noWrap/>
            <w:vAlign w:val="bottom"/>
            <w:hideMark/>
          </w:tcPr>
          <w:p w14:paraId="6EE186B9" w14:textId="636568E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BED19F3" w14:textId="198D5E04" w:rsidR="00C9220E" w:rsidRDefault="003D44C4" w:rsidP="00C9220E">
            <w:pPr>
              <w:spacing w:after="0" w:line="240" w:lineRule="auto"/>
              <w:rPr>
                <w:rFonts w:ascii="Verdana" w:hAnsi="Verdana"/>
                <w:sz w:val="20"/>
                <w:szCs w:val="20"/>
              </w:rPr>
            </w:pPr>
            <w:r>
              <w:rPr>
                <w:rFonts w:ascii="Verdana" w:hAnsi="Verdana"/>
                <w:sz w:val="20"/>
                <w:szCs w:val="20"/>
              </w:rPr>
              <w:t>Person.Person.registreringfraLigMed -</w:t>
            </w:r>
            <w:r w:rsidR="00C9220E">
              <w:rPr>
                <w:rFonts w:ascii="Verdana" w:hAnsi="Verdana"/>
                <w:sz w:val="20"/>
                <w:szCs w:val="20"/>
              </w:rPr>
              <w:t xml:space="preserve"> </w:t>
            </w:r>
          </w:p>
          <w:p w14:paraId="5CFA525A" w14:textId="4475CE04" w:rsidR="003D44C4" w:rsidRPr="00050FD3" w:rsidRDefault="003D44C4" w:rsidP="00C9220E">
            <w:pPr>
              <w:spacing w:after="0" w:line="240" w:lineRule="auto"/>
              <w:rPr>
                <w:rFonts w:ascii="Verdana" w:eastAsia="Times New Roman" w:hAnsi="Verdana" w:cs="Times New Roman"/>
                <w:sz w:val="20"/>
                <w:szCs w:val="20"/>
                <w:lang w:eastAsia="da-DK"/>
              </w:rPr>
            </w:pPr>
            <w:r>
              <w:rPr>
                <w:rFonts w:ascii="Verdana" w:hAnsi="Verdana"/>
                <w:sz w:val="20"/>
                <w:szCs w:val="20"/>
              </w:rPr>
              <w:t xml:space="preserve"> </w:t>
            </w:r>
          </w:p>
        </w:tc>
        <w:tc>
          <w:tcPr>
            <w:tcW w:w="1607" w:type="dxa"/>
            <w:tcBorders>
              <w:top w:val="nil"/>
              <w:left w:val="nil"/>
              <w:bottom w:val="single" w:sz="4" w:space="0" w:color="auto"/>
              <w:right w:val="single" w:sz="4" w:space="0" w:color="auto"/>
            </w:tcBorders>
            <w:shd w:val="clear" w:color="auto" w:fill="auto"/>
            <w:noWrap/>
            <w:vAlign w:val="bottom"/>
            <w:hideMark/>
          </w:tcPr>
          <w:p w14:paraId="0A363D4F" w14:textId="766D4B7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7D8D7F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2F1375" w14:textId="59F4F02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person.registreringfra.lt</w:t>
            </w:r>
          </w:p>
        </w:tc>
        <w:tc>
          <w:tcPr>
            <w:tcW w:w="1607" w:type="dxa"/>
            <w:tcBorders>
              <w:top w:val="nil"/>
              <w:left w:val="nil"/>
              <w:bottom w:val="single" w:sz="4" w:space="0" w:color="auto"/>
              <w:right w:val="single" w:sz="4" w:space="0" w:color="auto"/>
            </w:tcBorders>
            <w:shd w:val="clear" w:color="auto" w:fill="auto"/>
            <w:noWrap/>
            <w:vAlign w:val="bottom"/>
            <w:hideMark/>
          </w:tcPr>
          <w:p w14:paraId="020A3424" w14:textId="24AE76A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D22174"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Person.Person.registreringfraMindreEnd - </w:t>
            </w:r>
          </w:p>
          <w:p w14:paraId="5C7F0B3D" w14:textId="540B37D1"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0DF0BEA" w14:textId="4D69218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FED584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E0FA6A" w14:textId="5537C7E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person.registreringfra.le</w:t>
            </w:r>
          </w:p>
        </w:tc>
        <w:tc>
          <w:tcPr>
            <w:tcW w:w="1607" w:type="dxa"/>
            <w:tcBorders>
              <w:top w:val="nil"/>
              <w:left w:val="nil"/>
              <w:bottom w:val="single" w:sz="4" w:space="0" w:color="auto"/>
              <w:right w:val="single" w:sz="4" w:space="0" w:color="auto"/>
            </w:tcBorders>
            <w:shd w:val="clear" w:color="auto" w:fill="auto"/>
            <w:noWrap/>
            <w:vAlign w:val="bottom"/>
            <w:hideMark/>
          </w:tcPr>
          <w:p w14:paraId="35F38163" w14:textId="57FDBC6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F57881"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Person.Person.registreringfraMindreEndEllerLigMed - </w:t>
            </w:r>
          </w:p>
          <w:p w14:paraId="59B77460" w14:textId="3C322F3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DF876AA" w14:textId="6C4AECE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1AFA8F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5FC998" w14:textId="116E7D0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person.registreringfra.gt</w:t>
            </w:r>
          </w:p>
        </w:tc>
        <w:tc>
          <w:tcPr>
            <w:tcW w:w="1607" w:type="dxa"/>
            <w:tcBorders>
              <w:top w:val="nil"/>
              <w:left w:val="nil"/>
              <w:bottom w:val="single" w:sz="4" w:space="0" w:color="auto"/>
              <w:right w:val="single" w:sz="4" w:space="0" w:color="auto"/>
            </w:tcBorders>
            <w:shd w:val="clear" w:color="auto" w:fill="auto"/>
            <w:noWrap/>
            <w:vAlign w:val="bottom"/>
            <w:hideMark/>
          </w:tcPr>
          <w:p w14:paraId="18C5C289" w14:textId="56BE86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D9265E"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Person.Person.registreringfraStoerreEnd - </w:t>
            </w:r>
          </w:p>
          <w:p w14:paraId="75C4AE0D" w14:textId="663D8EDD"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5560FFA" w14:textId="629EAFD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6B6738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F2AA1B" w14:textId="7CCCB9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person.registreringfra.ge</w:t>
            </w:r>
          </w:p>
        </w:tc>
        <w:tc>
          <w:tcPr>
            <w:tcW w:w="1607" w:type="dxa"/>
            <w:tcBorders>
              <w:top w:val="nil"/>
              <w:left w:val="nil"/>
              <w:bottom w:val="single" w:sz="4" w:space="0" w:color="auto"/>
              <w:right w:val="single" w:sz="4" w:space="0" w:color="auto"/>
            </w:tcBorders>
            <w:shd w:val="clear" w:color="auto" w:fill="auto"/>
            <w:noWrap/>
            <w:vAlign w:val="bottom"/>
            <w:hideMark/>
          </w:tcPr>
          <w:p w14:paraId="7A74B07C" w14:textId="54E5E6C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5C0ED4"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Person.Person.registreringfraStoerreEndEllerLigMed - </w:t>
            </w:r>
          </w:p>
          <w:p w14:paraId="69A38DCA" w14:textId="12D3FD8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2836B41" w14:textId="69B2AAB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2889D0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7AF6DB" w14:textId="064D0E6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person.registreringtil.ne</w:t>
            </w:r>
          </w:p>
        </w:tc>
        <w:tc>
          <w:tcPr>
            <w:tcW w:w="1607" w:type="dxa"/>
            <w:tcBorders>
              <w:top w:val="nil"/>
              <w:left w:val="nil"/>
              <w:bottom w:val="single" w:sz="4" w:space="0" w:color="auto"/>
              <w:right w:val="single" w:sz="4" w:space="0" w:color="auto"/>
            </w:tcBorders>
            <w:shd w:val="clear" w:color="auto" w:fill="auto"/>
            <w:noWrap/>
            <w:vAlign w:val="bottom"/>
            <w:hideMark/>
          </w:tcPr>
          <w:p w14:paraId="685D1037" w14:textId="552EFF1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8523DC"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Person.Person.registreringtilForskelligFra - </w:t>
            </w:r>
          </w:p>
          <w:p w14:paraId="5543F3F5" w14:textId="06FC84CD"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AF2E003" w14:textId="207F5A7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7F76D2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FD938E" w14:textId="50BEE86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person.registreringtil.eq</w:t>
            </w:r>
          </w:p>
        </w:tc>
        <w:tc>
          <w:tcPr>
            <w:tcW w:w="1607" w:type="dxa"/>
            <w:tcBorders>
              <w:top w:val="nil"/>
              <w:left w:val="nil"/>
              <w:bottom w:val="single" w:sz="4" w:space="0" w:color="auto"/>
              <w:right w:val="single" w:sz="4" w:space="0" w:color="auto"/>
            </w:tcBorders>
            <w:shd w:val="clear" w:color="auto" w:fill="auto"/>
            <w:noWrap/>
            <w:vAlign w:val="bottom"/>
            <w:hideMark/>
          </w:tcPr>
          <w:p w14:paraId="541258EB" w14:textId="46E617A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B66305" w14:textId="0426148C" w:rsidR="00C9220E" w:rsidRDefault="003D44C4" w:rsidP="00C9220E">
            <w:pPr>
              <w:spacing w:after="0" w:line="240" w:lineRule="auto"/>
              <w:rPr>
                <w:rFonts w:ascii="Verdana" w:hAnsi="Verdana"/>
                <w:sz w:val="20"/>
                <w:szCs w:val="20"/>
              </w:rPr>
            </w:pPr>
            <w:r>
              <w:rPr>
                <w:rFonts w:ascii="Verdana" w:hAnsi="Verdana"/>
                <w:sz w:val="20"/>
                <w:szCs w:val="20"/>
              </w:rPr>
              <w:t xml:space="preserve">Person.Person.registreringtilLigMed - </w:t>
            </w:r>
          </w:p>
          <w:p w14:paraId="5EEA2143" w14:textId="0BE34EB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70AE4C6" w14:textId="43EEFF2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BA26D2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242ABE" w14:textId="42BF28C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person.registreringtil.lt</w:t>
            </w:r>
          </w:p>
        </w:tc>
        <w:tc>
          <w:tcPr>
            <w:tcW w:w="1607" w:type="dxa"/>
            <w:tcBorders>
              <w:top w:val="nil"/>
              <w:left w:val="nil"/>
              <w:bottom w:val="single" w:sz="4" w:space="0" w:color="auto"/>
              <w:right w:val="single" w:sz="4" w:space="0" w:color="auto"/>
            </w:tcBorders>
            <w:shd w:val="clear" w:color="auto" w:fill="auto"/>
            <w:noWrap/>
            <w:vAlign w:val="bottom"/>
            <w:hideMark/>
          </w:tcPr>
          <w:p w14:paraId="68889B3B" w14:textId="3A8D0BB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9E013D"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Person.Person.registreringtilMindreEnd - </w:t>
            </w:r>
          </w:p>
          <w:p w14:paraId="5BB808F7" w14:textId="5006B9F4"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E3CC01A" w14:textId="2D189D0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438283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42447D" w14:textId="244C27A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person.registreringtil.le</w:t>
            </w:r>
          </w:p>
        </w:tc>
        <w:tc>
          <w:tcPr>
            <w:tcW w:w="1607" w:type="dxa"/>
            <w:tcBorders>
              <w:top w:val="nil"/>
              <w:left w:val="nil"/>
              <w:bottom w:val="single" w:sz="4" w:space="0" w:color="auto"/>
              <w:right w:val="single" w:sz="4" w:space="0" w:color="auto"/>
            </w:tcBorders>
            <w:shd w:val="clear" w:color="auto" w:fill="auto"/>
            <w:noWrap/>
            <w:vAlign w:val="bottom"/>
            <w:hideMark/>
          </w:tcPr>
          <w:p w14:paraId="464A48A6" w14:textId="1898ED0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853F7D"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Person.Person.registreringtilMindreEndEllerLigMed - </w:t>
            </w:r>
          </w:p>
          <w:p w14:paraId="2AD1EEF5" w14:textId="3DCB1A50"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2C900FF" w14:textId="33BD3BF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1767B1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6C20FE" w14:textId="7DB14DF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person.registreringtil.gt</w:t>
            </w:r>
          </w:p>
        </w:tc>
        <w:tc>
          <w:tcPr>
            <w:tcW w:w="1607" w:type="dxa"/>
            <w:tcBorders>
              <w:top w:val="nil"/>
              <w:left w:val="nil"/>
              <w:bottom w:val="single" w:sz="4" w:space="0" w:color="auto"/>
              <w:right w:val="single" w:sz="4" w:space="0" w:color="auto"/>
            </w:tcBorders>
            <w:shd w:val="clear" w:color="auto" w:fill="auto"/>
            <w:noWrap/>
            <w:vAlign w:val="bottom"/>
            <w:hideMark/>
          </w:tcPr>
          <w:p w14:paraId="443AAE01" w14:textId="1608C62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A38601C"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Person.Person.registreringtilStoerreEnd - </w:t>
            </w:r>
          </w:p>
          <w:p w14:paraId="1A322E6A" w14:textId="69A6ED08"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22B4804" w14:textId="43E0397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E6A6BA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5C5587" w14:textId="0C08E00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person.registreringtil.ge</w:t>
            </w:r>
          </w:p>
        </w:tc>
        <w:tc>
          <w:tcPr>
            <w:tcW w:w="1607" w:type="dxa"/>
            <w:tcBorders>
              <w:top w:val="nil"/>
              <w:left w:val="nil"/>
              <w:bottom w:val="single" w:sz="4" w:space="0" w:color="auto"/>
              <w:right w:val="single" w:sz="4" w:space="0" w:color="auto"/>
            </w:tcBorders>
            <w:shd w:val="clear" w:color="auto" w:fill="auto"/>
            <w:noWrap/>
            <w:vAlign w:val="bottom"/>
            <w:hideMark/>
          </w:tcPr>
          <w:p w14:paraId="4649FCC6" w14:textId="4B87FC1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C8CDBA"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Person.Person.registreringtilStoerreEndEllerLigMed - </w:t>
            </w:r>
          </w:p>
          <w:p w14:paraId="1F7324E1" w14:textId="3ADE95A9"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F5A8343" w14:textId="08203AA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845FD2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B16028" w14:textId="5777E73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person.statusdato.ne</w:t>
            </w:r>
          </w:p>
        </w:tc>
        <w:tc>
          <w:tcPr>
            <w:tcW w:w="1607" w:type="dxa"/>
            <w:tcBorders>
              <w:top w:val="nil"/>
              <w:left w:val="nil"/>
              <w:bottom w:val="single" w:sz="4" w:space="0" w:color="auto"/>
              <w:right w:val="single" w:sz="4" w:space="0" w:color="auto"/>
            </w:tcBorders>
            <w:shd w:val="clear" w:color="auto" w:fill="auto"/>
            <w:noWrap/>
            <w:vAlign w:val="bottom"/>
            <w:hideMark/>
          </w:tcPr>
          <w:p w14:paraId="46C29AB3" w14:textId="2DEE508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92860D"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Person.Person.statusdatoForskelligFra - </w:t>
            </w:r>
          </w:p>
          <w:p w14:paraId="32B59966" w14:textId="2A93DDD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BCAA5C2" w14:textId="05B2BE6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464683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0DE723" w14:textId="353E3BF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person.statusdato.eq</w:t>
            </w:r>
          </w:p>
        </w:tc>
        <w:tc>
          <w:tcPr>
            <w:tcW w:w="1607" w:type="dxa"/>
            <w:tcBorders>
              <w:top w:val="nil"/>
              <w:left w:val="nil"/>
              <w:bottom w:val="single" w:sz="4" w:space="0" w:color="auto"/>
              <w:right w:val="single" w:sz="4" w:space="0" w:color="auto"/>
            </w:tcBorders>
            <w:shd w:val="clear" w:color="auto" w:fill="auto"/>
            <w:noWrap/>
            <w:vAlign w:val="bottom"/>
            <w:hideMark/>
          </w:tcPr>
          <w:p w14:paraId="5068EA01" w14:textId="2F8F83C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77FC3B" w14:textId="2FBFCF66" w:rsidR="00C9220E" w:rsidRDefault="003D44C4" w:rsidP="00C9220E">
            <w:pPr>
              <w:spacing w:after="0" w:line="240" w:lineRule="auto"/>
              <w:rPr>
                <w:rFonts w:ascii="Verdana" w:hAnsi="Verdana"/>
                <w:sz w:val="20"/>
                <w:szCs w:val="20"/>
              </w:rPr>
            </w:pPr>
            <w:r>
              <w:rPr>
                <w:rFonts w:ascii="Verdana" w:hAnsi="Verdana"/>
                <w:sz w:val="20"/>
                <w:szCs w:val="20"/>
              </w:rPr>
              <w:t xml:space="preserve">Person.Person.statusdatoLigMed - </w:t>
            </w:r>
          </w:p>
          <w:p w14:paraId="63E5FC5B" w14:textId="2197F81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90F20A7" w14:textId="6C844EE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5B5B7A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FF76CD" w14:textId="2AD4AFE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person.statusdato.lt</w:t>
            </w:r>
          </w:p>
        </w:tc>
        <w:tc>
          <w:tcPr>
            <w:tcW w:w="1607" w:type="dxa"/>
            <w:tcBorders>
              <w:top w:val="nil"/>
              <w:left w:val="nil"/>
              <w:bottom w:val="single" w:sz="4" w:space="0" w:color="auto"/>
              <w:right w:val="single" w:sz="4" w:space="0" w:color="auto"/>
            </w:tcBorders>
            <w:shd w:val="clear" w:color="auto" w:fill="auto"/>
            <w:noWrap/>
            <w:vAlign w:val="bottom"/>
            <w:hideMark/>
          </w:tcPr>
          <w:p w14:paraId="757D685E" w14:textId="3C6C96E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5D85B6" w14:textId="2CE68E16" w:rsidR="00C9220E" w:rsidRDefault="003D44C4" w:rsidP="00C9220E">
            <w:pPr>
              <w:spacing w:after="0" w:line="240" w:lineRule="auto"/>
              <w:rPr>
                <w:rFonts w:ascii="Verdana" w:hAnsi="Verdana"/>
                <w:sz w:val="20"/>
                <w:szCs w:val="20"/>
              </w:rPr>
            </w:pPr>
            <w:r>
              <w:rPr>
                <w:rFonts w:ascii="Verdana" w:hAnsi="Verdana"/>
                <w:sz w:val="20"/>
                <w:szCs w:val="20"/>
              </w:rPr>
              <w:t xml:space="preserve">Person.Person.statusdatoMindreEnd - </w:t>
            </w:r>
          </w:p>
          <w:p w14:paraId="6719CC71" w14:textId="75B2B55B"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3C4F346" w14:textId="23E5BE3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E0DA00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5402E5" w14:textId="3FBFA7E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person.statusdato.le</w:t>
            </w:r>
          </w:p>
        </w:tc>
        <w:tc>
          <w:tcPr>
            <w:tcW w:w="1607" w:type="dxa"/>
            <w:tcBorders>
              <w:top w:val="nil"/>
              <w:left w:val="nil"/>
              <w:bottom w:val="single" w:sz="4" w:space="0" w:color="auto"/>
              <w:right w:val="single" w:sz="4" w:space="0" w:color="auto"/>
            </w:tcBorders>
            <w:shd w:val="clear" w:color="auto" w:fill="auto"/>
            <w:noWrap/>
            <w:vAlign w:val="bottom"/>
            <w:hideMark/>
          </w:tcPr>
          <w:p w14:paraId="6CFFFAFB" w14:textId="3699849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C996BF"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Person.Person.statusdatoMindreEndEllerLigMed - </w:t>
            </w:r>
          </w:p>
          <w:p w14:paraId="334C6FB0" w14:textId="3A815540"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6657A32" w14:textId="0EB0466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968518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C16B3B" w14:textId="1B89A23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person.statusdato.gt</w:t>
            </w:r>
          </w:p>
        </w:tc>
        <w:tc>
          <w:tcPr>
            <w:tcW w:w="1607" w:type="dxa"/>
            <w:tcBorders>
              <w:top w:val="nil"/>
              <w:left w:val="nil"/>
              <w:bottom w:val="single" w:sz="4" w:space="0" w:color="auto"/>
              <w:right w:val="single" w:sz="4" w:space="0" w:color="auto"/>
            </w:tcBorders>
            <w:shd w:val="clear" w:color="auto" w:fill="auto"/>
            <w:noWrap/>
            <w:vAlign w:val="bottom"/>
            <w:hideMark/>
          </w:tcPr>
          <w:p w14:paraId="463BC133" w14:textId="0A2074F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3989865" w14:textId="1A34EE6C" w:rsidR="00C9220E" w:rsidRDefault="003D44C4" w:rsidP="00C9220E">
            <w:pPr>
              <w:spacing w:after="0" w:line="240" w:lineRule="auto"/>
              <w:rPr>
                <w:rFonts w:ascii="Verdana" w:hAnsi="Verdana"/>
                <w:sz w:val="20"/>
                <w:szCs w:val="20"/>
              </w:rPr>
            </w:pPr>
            <w:r>
              <w:rPr>
                <w:rFonts w:ascii="Verdana" w:hAnsi="Verdana"/>
                <w:sz w:val="20"/>
                <w:szCs w:val="20"/>
              </w:rPr>
              <w:t xml:space="preserve">Person.Person.statusdatoStoerreEnd - </w:t>
            </w:r>
          </w:p>
          <w:p w14:paraId="7D6FAAA6" w14:textId="54EFF0FF"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FF29C70" w14:textId="7BAB56E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354403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0C5D8B" w14:textId="773212E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person.statusdato.ge</w:t>
            </w:r>
          </w:p>
        </w:tc>
        <w:tc>
          <w:tcPr>
            <w:tcW w:w="1607" w:type="dxa"/>
            <w:tcBorders>
              <w:top w:val="nil"/>
              <w:left w:val="nil"/>
              <w:bottom w:val="single" w:sz="4" w:space="0" w:color="auto"/>
              <w:right w:val="single" w:sz="4" w:space="0" w:color="auto"/>
            </w:tcBorders>
            <w:shd w:val="clear" w:color="auto" w:fill="auto"/>
            <w:noWrap/>
            <w:vAlign w:val="bottom"/>
            <w:hideMark/>
          </w:tcPr>
          <w:p w14:paraId="7F6D6B7E" w14:textId="570BA48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7CB9F9"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Person.Person.statusdatoStoerreEndEllerLigMed - </w:t>
            </w:r>
          </w:p>
          <w:p w14:paraId="23C1C459" w14:textId="74B4621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B9662AC" w14:textId="4724781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C266D5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31699C" w14:textId="5D1F823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person.statusdatoum.eq</w:t>
            </w:r>
          </w:p>
        </w:tc>
        <w:tc>
          <w:tcPr>
            <w:tcW w:w="1607" w:type="dxa"/>
            <w:tcBorders>
              <w:top w:val="nil"/>
              <w:left w:val="nil"/>
              <w:bottom w:val="single" w:sz="4" w:space="0" w:color="auto"/>
              <w:right w:val="single" w:sz="4" w:space="0" w:color="auto"/>
            </w:tcBorders>
            <w:shd w:val="clear" w:color="auto" w:fill="auto"/>
            <w:noWrap/>
            <w:vAlign w:val="bottom"/>
            <w:hideMark/>
          </w:tcPr>
          <w:p w14:paraId="7CAD4C67" w14:textId="1CD24CF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F58F73E" w14:textId="4AE0992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311C7B0" w14:textId="255FF75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7C13784"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93CE071" w14:textId="6DA152D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person.status.wi</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2F7B4058" w14:textId="60F515A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26603C06" w14:textId="354D274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Person.Person.statusErIndeholdtI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54EB73AB" w14:textId="6BE78BD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0221C4C"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7BBF55" w14:textId="2CEC2C1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person.status.eq</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78680DCC" w14:textId="7B6453B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4AE636EE" w14:textId="6E87D94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Person.Person.statusLigMed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7CD630FC" w14:textId="6CA7F3C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C50726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A4670C" w14:textId="0240EC7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person.stilling.wi</w:t>
            </w:r>
          </w:p>
        </w:tc>
        <w:tc>
          <w:tcPr>
            <w:tcW w:w="1607" w:type="dxa"/>
            <w:tcBorders>
              <w:top w:val="nil"/>
              <w:left w:val="nil"/>
              <w:bottom w:val="single" w:sz="4" w:space="0" w:color="auto"/>
              <w:right w:val="single" w:sz="4" w:space="0" w:color="auto"/>
            </w:tcBorders>
            <w:shd w:val="clear" w:color="auto" w:fill="auto"/>
            <w:noWrap/>
            <w:vAlign w:val="bottom"/>
            <w:hideMark/>
          </w:tcPr>
          <w:p w14:paraId="79123696" w14:textId="0FBD82B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C502D1" w14:textId="744C009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Person.Person.stillingErIndeholdtI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0309DC2E" w14:textId="22BEAEF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B71D2D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42B5C4" w14:textId="084B0FF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person.stilling.cont</w:t>
            </w:r>
          </w:p>
        </w:tc>
        <w:tc>
          <w:tcPr>
            <w:tcW w:w="1607" w:type="dxa"/>
            <w:tcBorders>
              <w:top w:val="nil"/>
              <w:left w:val="nil"/>
              <w:bottom w:val="single" w:sz="4" w:space="0" w:color="auto"/>
              <w:right w:val="single" w:sz="4" w:space="0" w:color="auto"/>
            </w:tcBorders>
            <w:shd w:val="clear" w:color="auto" w:fill="auto"/>
            <w:noWrap/>
            <w:vAlign w:val="bottom"/>
            <w:hideMark/>
          </w:tcPr>
          <w:p w14:paraId="0B43D57B" w14:textId="42B09FE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46188C7" w14:textId="0CF3D9C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Person.Person.stillingIndeholder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6CC923DD" w14:textId="01F5A3B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3D34FF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B3529B" w14:textId="4796A52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person.stilling.eq</w:t>
            </w:r>
          </w:p>
        </w:tc>
        <w:tc>
          <w:tcPr>
            <w:tcW w:w="1607" w:type="dxa"/>
            <w:tcBorders>
              <w:top w:val="nil"/>
              <w:left w:val="nil"/>
              <w:bottom w:val="single" w:sz="4" w:space="0" w:color="auto"/>
              <w:right w:val="single" w:sz="4" w:space="0" w:color="auto"/>
            </w:tcBorders>
            <w:shd w:val="clear" w:color="auto" w:fill="auto"/>
            <w:noWrap/>
            <w:vAlign w:val="bottom"/>
            <w:hideMark/>
          </w:tcPr>
          <w:p w14:paraId="7274FAEB" w14:textId="794BBFA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CCAF7D2" w14:textId="6A04A11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Person.Person.stillingLigMed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6191DCDF" w14:textId="4EA4E25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BB2BCFF"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AED732" w14:textId="268D296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person.supplfoedselsregsted.wi</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6A8282A9" w14:textId="10796A6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2BDB8402" w14:textId="1CF37DB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Person.Person.supplerendefoedselsregistreringsstedErIndeholdtI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1F6408CF" w14:textId="442A5A8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794F5B0"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3096DA2" w14:textId="27DEC0D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person.supplfoedselsregsted.cont</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4BBFC860" w14:textId="2799820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1776F3B4" w14:textId="471E12A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Person.Person.supplerendefoedselsregistreringsstedIndeholder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496FF849" w14:textId="67BF18F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604820A"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8A253BA" w14:textId="292CA1D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person.supplfoedselsregsted.eq</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6672EAE6" w14:textId="3049186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61AA5BB6" w14:textId="7F3A38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Person.Person.supplerendefoedselsregistreringsstedLigMed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5F8D2D02" w14:textId="778A13D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7F12A2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FD8B15" w14:textId="072875A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ACD691D" w14:textId="3635567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992D8A"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Person.Person.virkningfraForskelligFra - </w:t>
            </w:r>
          </w:p>
          <w:p w14:paraId="15465820" w14:textId="3742D6D1"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6AF8E41" w14:textId="1A37E3A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C48B98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EB1280" w14:textId="6D24207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A31ADC4" w14:textId="1DFEE0B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7452A4" w14:textId="56003BE0"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Person.Person.virkningfraLigMed - </w:t>
            </w:r>
          </w:p>
          <w:p w14:paraId="4EE3F5F2" w14:textId="5475D132"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A5F122B" w14:textId="6205E75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8C0BF2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01B1C8" w14:textId="17884B0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50DFB4E" w14:textId="62B2DFE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2FF8D6" w14:textId="03454A2A"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Person.Person.virkningfraMindreEnd - </w:t>
            </w:r>
          </w:p>
          <w:p w14:paraId="646EBB45" w14:textId="4B83D00B"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7134167" w14:textId="143AD02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3612AF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71C728" w14:textId="2F511A8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8F225C4" w14:textId="557479A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2A62A5"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Person.Person.virkningfraMindreEndEllerLigMed - </w:t>
            </w:r>
          </w:p>
          <w:p w14:paraId="5C9FC10B" w14:textId="706BBAC1"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7BDB1F6" w14:textId="6FE87C1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8415D0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B95412" w14:textId="44EC7F0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DDAD4F6" w14:textId="3FD2FEB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D91F9F"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Person.Person.virkningfraStoerreEnd - </w:t>
            </w:r>
          </w:p>
          <w:p w14:paraId="0F28B179" w14:textId="1C81DEDD"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72D19BE" w14:textId="3D4F82D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D7C630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998DB5" w14:textId="2E5BB25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3DE483F" w14:textId="0ED6C3C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45F7F6B"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Person.Person.virkningfraStoerreEndEllerLigMed - </w:t>
            </w:r>
          </w:p>
          <w:p w14:paraId="31867D84" w14:textId="6022486B"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F8A08B3" w14:textId="1E410C8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24501B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F05052" w14:textId="4089B6A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094643E4" w14:textId="7E32412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7A73D18" w14:textId="68FA260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5DFB590" w14:textId="5F91782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5BF48B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60CB35" w14:textId="6ABACD4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860B3C0" w14:textId="1B60F7B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7823BB"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Person.Person.virkningtilForskelligFra - </w:t>
            </w:r>
          </w:p>
          <w:p w14:paraId="10DCC490" w14:textId="720C6E7D"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06D8CCD" w14:textId="61F79C0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F6312B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54C5A9" w14:textId="7329CB0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D2FA012" w14:textId="255EA98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CFACE1" w14:textId="3B998B50"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Person.Person.virkningtilLigMed - </w:t>
            </w:r>
          </w:p>
          <w:p w14:paraId="371CAB89" w14:textId="0716D7F4"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1ED8062" w14:textId="0C82408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AE9B76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D275B0" w14:textId="7BF3157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2F9AE31" w14:textId="378AA76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15FBCE" w14:textId="5D451752"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Person.Person.virkningtilMindreEnd - </w:t>
            </w:r>
          </w:p>
          <w:p w14:paraId="0F9C4BB2" w14:textId="1B947783"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A10A07C" w14:textId="3E9C9D2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135A5B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2E862C" w14:textId="1944A38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ADE1B07" w14:textId="79422FC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A31427"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Person.Person.virkningtilMindreEndEllerLigMed - </w:t>
            </w:r>
          </w:p>
          <w:p w14:paraId="45BFBB9A" w14:textId="7B2FFF44"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78CD78A" w14:textId="7B60DE6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4B85D0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245759" w14:textId="4E40AAE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737A555" w14:textId="21E9FEA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A27546" w14:textId="28DBC548"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Person.Person.virkningtilStoerreEnd - </w:t>
            </w:r>
          </w:p>
          <w:p w14:paraId="5CCE89F7" w14:textId="4C4ABE41"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A8FABA2" w14:textId="122C28D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C8682C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D7085A" w14:textId="4328414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76840EE" w14:textId="7A5C69C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801E30" w14:textId="4653BBBB" w:rsidR="00C9220E" w:rsidRDefault="003D44C4" w:rsidP="00C9220E">
            <w:pPr>
              <w:spacing w:after="0" w:line="240" w:lineRule="auto"/>
              <w:rPr>
                <w:rFonts w:ascii="Verdana" w:hAnsi="Verdana"/>
                <w:sz w:val="20"/>
                <w:szCs w:val="20"/>
              </w:rPr>
            </w:pPr>
            <w:r>
              <w:rPr>
                <w:rFonts w:ascii="Verdana" w:hAnsi="Verdana"/>
                <w:sz w:val="20"/>
                <w:szCs w:val="20"/>
              </w:rPr>
              <w:t xml:space="preserve">Person.Person.virkningtilStoerreEndEllerLigMed - </w:t>
            </w:r>
          </w:p>
          <w:p w14:paraId="558FDB4D" w14:textId="7FBBCC44"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ADD07F2" w14:textId="1555E24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B9B6A1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53675B" w14:textId="1AD5B1F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DB0D2D8" w14:textId="13199FE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3957890" w14:textId="59186A2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83F332F" w14:textId="18AE844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8F46EE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42C4C8" w14:textId="7A15BDF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20841C3A" w14:textId="2F2641B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73BA24F" w14:textId="5AAB224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15CE5DE2" w14:textId="724DF0D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2F153A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4EAE64" w14:textId="331DC1D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19850773" w14:textId="17A275F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F7B8771" w14:textId="3E22333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6107CA86" w14:textId="4114368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C8322A3"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238A8E" w14:textId="3F7D8A1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118755B7" w14:textId="4E26E65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FEFF5B8" w14:textId="455FD04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03B25C14" w14:textId="07C7105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A1B9455"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DD4A9F8" w14:textId="7ACB72F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pnr.status.wi</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62897884" w14:textId="6A06238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EE14FAC" w14:textId="454052D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Person.Personnummer.statusErIndeholdtI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34BA4CA8" w14:textId="4FB6D3B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9A0CD9A"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F166FC6" w14:textId="33E472D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pnr.status.eq</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5ACAD22C" w14:textId="5E1567E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1EDDA9F" w14:textId="153FB2A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Person.Personnummer.statusLigMed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0CE8CA2D" w14:textId="47B68C6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611521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FC8210" w14:textId="413571C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A164F9E" w14:textId="3A5A029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9F4C99"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Person.Personnummer.virkningfraForskelligFra </w:t>
            </w:r>
            <w:r w:rsidR="00C9220E">
              <w:rPr>
                <w:rFonts w:ascii="Verdana" w:hAnsi="Verdana"/>
                <w:sz w:val="20"/>
                <w:szCs w:val="20"/>
              </w:rPr>
              <w:t>–</w:t>
            </w:r>
            <w:r>
              <w:rPr>
                <w:rFonts w:ascii="Verdana" w:hAnsi="Verdana"/>
                <w:sz w:val="20"/>
                <w:szCs w:val="20"/>
              </w:rPr>
              <w:t xml:space="preserve"> </w:t>
            </w:r>
          </w:p>
          <w:p w14:paraId="24F935E5" w14:textId="2A22DA10" w:rsidR="003D44C4" w:rsidRPr="00AD696C" w:rsidRDefault="003D44C4" w:rsidP="00C9220E">
            <w:pPr>
              <w:spacing w:after="0" w:line="240" w:lineRule="auto"/>
              <w:rPr>
                <w:rFonts w:ascii="Verdana" w:hAnsi="Verdana"/>
                <w:sz w:val="20"/>
                <w:szCs w:val="20"/>
              </w:rPr>
            </w:pPr>
          </w:p>
        </w:tc>
        <w:tc>
          <w:tcPr>
            <w:tcW w:w="1607" w:type="dxa"/>
            <w:tcBorders>
              <w:top w:val="nil"/>
              <w:left w:val="nil"/>
              <w:bottom w:val="single" w:sz="4" w:space="0" w:color="auto"/>
              <w:right w:val="single" w:sz="4" w:space="0" w:color="auto"/>
            </w:tcBorders>
            <w:shd w:val="clear" w:color="auto" w:fill="auto"/>
            <w:noWrap/>
            <w:vAlign w:val="bottom"/>
            <w:hideMark/>
          </w:tcPr>
          <w:p w14:paraId="07954F56" w14:textId="161464E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D4D99D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87DB08" w14:textId="27703B5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3EA9A19" w14:textId="17A0C29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768A27"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Person.Personnummer.virkningfraLigMed - </w:t>
            </w:r>
          </w:p>
          <w:p w14:paraId="4A2682E7" w14:textId="0D55A965"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278BF3F" w14:textId="2A50444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66B1FF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14CC84" w14:textId="6459628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pnr.virkningfra.lt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9F6A8E3" w14:textId="5425374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FDC24B"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Person.Personnummer.virkningfraMindreEnd - </w:t>
            </w:r>
          </w:p>
          <w:p w14:paraId="66B9EA7F" w14:textId="32C7342E"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56608C5" w14:textId="1F298CD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5B5B73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B7367A" w14:textId="180C326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DB1D30A" w14:textId="26F6524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B30AB5"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Person.Personnummer.virkningfraMindreEndEllerLigMed - </w:t>
            </w:r>
          </w:p>
          <w:p w14:paraId="29FA15FA" w14:textId="52BFB58D"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A29EEA9" w14:textId="1FA4C5C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9159A4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438417" w14:textId="0F4532A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42F3389" w14:textId="6CB5CB3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BE33BE"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Person.Personnummer.virkningfraStoerreEnd - </w:t>
            </w:r>
          </w:p>
          <w:p w14:paraId="71D8C5B0" w14:textId="1542224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424F69D" w14:textId="2529A5E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7FAA01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CDA829" w14:textId="49CD896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8B8F01B" w14:textId="6D1CCDA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0614C4"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Person.Personnummer.virkningfraStoerreEndEllerLigMed - </w:t>
            </w:r>
          </w:p>
          <w:p w14:paraId="79E01306" w14:textId="050AFB22"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446B781" w14:textId="1150EAF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C88368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DD409D" w14:textId="6852041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704BD32" w14:textId="2D74508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AC61347"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Person.Personnummer.virkningfrausikkerhedsmarkeringLigMed - </w:t>
            </w:r>
          </w:p>
          <w:p w14:paraId="3BDB123D" w14:textId="624156C1"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E57774A" w14:textId="7FAA078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01257B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A01741" w14:textId="38F0731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8A90662" w14:textId="7B7CA65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A79E53"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Person.Personnummer.virkningtilForskelligFra - </w:t>
            </w:r>
          </w:p>
          <w:p w14:paraId="1766BB7D" w14:textId="7806B8D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B3374BD" w14:textId="34EDEA8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EC7928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BB03C2" w14:textId="264BB9A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38BF6E1" w14:textId="421D14E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BCCD43"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Person.Personnummer.virkningtilLigMed - </w:t>
            </w:r>
          </w:p>
          <w:p w14:paraId="1B8AE191" w14:textId="70B6C8D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9FC4A9F" w14:textId="2F43B66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5D1301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4CF392" w14:textId="53BA30A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8292086" w14:textId="28E9C50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1A0A66"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Person.Personnummer.virkningtilMindreEnd - </w:t>
            </w:r>
          </w:p>
          <w:p w14:paraId="6CD19183" w14:textId="2B3833C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EC850D1" w14:textId="2627F0E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CDB742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2E340C" w14:textId="6552897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88FA6D2" w14:textId="2A6F899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C92F3A"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Person.Personnummer.virkningtilMindreEndEllerLigMed - </w:t>
            </w:r>
          </w:p>
          <w:p w14:paraId="79FFA6CB" w14:textId="13FF5CE0"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FAEB826" w14:textId="469AB51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8ABE03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02E62A" w14:textId="3823457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C449A5E" w14:textId="3C2DEDC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919ECA"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Person.Personnummer.virkningtilStoerreEnd - </w:t>
            </w:r>
          </w:p>
          <w:p w14:paraId="6EE3026E" w14:textId="4908DB6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5E12096" w14:textId="73D65AB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C92933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C6D535" w14:textId="0162AC7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AEE4A11" w14:textId="4180366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91A268"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Person.Personnummer.virkningtilStoerreEndEllerLigMed - </w:t>
            </w:r>
          </w:p>
          <w:p w14:paraId="729C32BB" w14:textId="6EB455C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D5337DA" w14:textId="174B8D5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307B89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2689EA" w14:textId="487AC2C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pnr.virkningtilum.eq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77857CD1" w14:textId="288F73F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7126193" w14:textId="226151A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73623C8" w14:textId="0A865BF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E3037EE"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A42AD77" w14:textId="5F830CF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3B0571E4" w14:textId="419436D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5AEF127D" w14:textId="6E08C645" w:rsidR="003D44C4" w:rsidRPr="00AD696C" w:rsidRDefault="003D44C4" w:rsidP="00C9220E">
            <w:pPr>
              <w:spacing w:after="0" w:line="240" w:lineRule="auto"/>
              <w:rPr>
                <w:rFonts w:ascii="Verdana" w:hAnsi="Verdana"/>
                <w:sz w:val="20"/>
                <w:szCs w:val="20"/>
              </w:rPr>
            </w:pPr>
            <w:r>
              <w:rPr>
                <w:rFonts w:ascii="Verdana" w:hAnsi="Verdana"/>
                <w:sz w:val="20"/>
                <w:szCs w:val="20"/>
              </w:rPr>
              <w:t>Person.PersonUdenCpr.foedselsdatoForskelligFra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20A53D5F" w14:textId="61AB420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B7923C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ADE9E2C" w14:textId="791917B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6966C96F" w14:textId="52B1053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274AA428" w14:textId="6C22892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75885D88" w14:textId="03F4FD3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D840EE3"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15EE01D" w14:textId="68A291E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6FC8894E" w14:textId="3FC5095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7B486E31" w14:textId="05050D9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24B84D8E" w14:textId="2DE6A39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9A23866"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E3BED2F" w14:textId="041F5E0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3C07124B" w14:textId="426721E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7655A880" w14:textId="098BD82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4F2E2DDC" w14:textId="54F0567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C28103F"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F5A74FA" w14:textId="2330F3B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6C465F14" w14:textId="28024B9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62BA6E4F" w14:textId="7B1B65E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2526CA35" w14:textId="65204A2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C30B53F"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804152F" w14:textId="22C94C6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pucpr.foedselsdato.ge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1FAD6CD1" w14:textId="1F83DE0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5B343F01" w14:textId="20E9CCF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7E61E23A" w14:textId="44692DC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C938DAF"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3A5F433" w14:textId="120EAD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pucpr.foedselsdatoum.eq</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509618DA" w14:textId="5825984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FFFFFF" w:themeFill="background1"/>
            <w:vAlign w:val="bottom"/>
            <w:hideMark/>
          </w:tcPr>
          <w:p w14:paraId="2944323F" w14:textId="355088C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Person.PersonUdenCpr.foedselsdatousikkerhedsmarkeringLigMed - En person uden cpr-nr. navn</w:t>
            </w:r>
          </w:p>
        </w:tc>
        <w:tc>
          <w:tcPr>
            <w:tcW w:w="1607" w:type="dxa"/>
            <w:tcBorders>
              <w:top w:val="nil"/>
              <w:left w:val="nil"/>
              <w:bottom w:val="single" w:sz="4" w:space="0" w:color="auto"/>
              <w:right w:val="single" w:sz="4" w:space="0" w:color="auto"/>
            </w:tcBorders>
            <w:shd w:val="clear" w:color="auto" w:fill="auto"/>
            <w:noWrap/>
            <w:vAlign w:val="bottom"/>
            <w:hideMark/>
          </w:tcPr>
          <w:p w14:paraId="38486691" w14:textId="6D9C2D1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80DB13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AF5794" w14:textId="1B7A62F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pucpr.navnemarkering.wi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08BF9CEA" w14:textId="4133333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9F36FCF" w14:textId="644163A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Person.PersonUdenCpr.navnemarkeringErIndeholdtI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4B1537E2" w14:textId="3B98FC3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1119745"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547C33" w14:textId="7710E88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pucpr.navnemarkering.eq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142D759D" w14:textId="5EB56A5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F05CDA5" w14:textId="57F0A88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Person.PersonUdenCpr.navnemarkeringLigMed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0CAF02F8" w14:textId="467D6A8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B97738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AE50E3B" w14:textId="546D8F9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pucpr.navn.wi</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105FB0F2" w14:textId="0A29A08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21400A4" w14:textId="08D68F0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Person.PersonUdenCpr.navnErIndeholdtI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14696D6C" w14:textId="2A38A4F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F9CA7B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C3874E2" w14:textId="5A1DEA9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pucpr.navn.cont</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4CE8F6B1" w14:textId="48BD0ED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04CB00E" w14:textId="5B3E7AE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Person.PersonUdenCpr.navnIndeholder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390AD510" w14:textId="06FE71D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565E4D0"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7DA2C2E" w14:textId="6A61671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pucpr.navn.eq</w:t>
            </w:r>
          </w:p>
        </w:tc>
        <w:tc>
          <w:tcPr>
            <w:tcW w:w="1607" w:type="dxa"/>
            <w:tcBorders>
              <w:top w:val="nil"/>
              <w:left w:val="nil"/>
              <w:bottom w:val="single" w:sz="4" w:space="0" w:color="auto"/>
              <w:right w:val="single" w:sz="4" w:space="0" w:color="auto"/>
            </w:tcBorders>
            <w:shd w:val="clear" w:color="auto" w:fill="FFFFFF" w:themeFill="background1"/>
            <w:noWrap/>
            <w:vAlign w:val="bottom"/>
            <w:hideMark/>
          </w:tcPr>
          <w:p w14:paraId="37DDDCB8" w14:textId="35BBF8F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6949EC" w14:textId="4E3214B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Person.PersonUdenCpr.navnLigMed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4345BCB9" w14:textId="72526CC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96542C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07F714" w14:textId="5F22F6A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sep.status.wi</w:t>
            </w:r>
          </w:p>
        </w:tc>
        <w:tc>
          <w:tcPr>
            <w:tcW w:w="1607" w:type="dxa"/>
            <w:tcBorders>
              <w:top w:val="nil"/>
              <w:left w:val="nil"/>
              <w:bottom w:val="single" w:sz="4" w:space="0" w:color="auto"/>
              <w:right w:val="single" w:sz="4" w:space="0" w:color="auto"/>
            </w:tcBorders>
            <w:shd w:val="clear" w:color="auto" w:fill="auto"/>
            <w:noWrap/>
            <w:vAlign w:val="bottom"/>
            <w:hideMark/>
          </w:tcPr>
          <w:p w14:paraId="799E62E0" w14:textId="5B5CB2D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C441672" w14:textId="0E45C3F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6B1E02FB" w14:textId="257B96C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217009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BFC634" w14:textId="11530A3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sep.status.eq</w:t>
            </w:r>
          </w:p>
        </w:tc>
        <w:tc>
          <w:tcPr>
            <w:tcW w:w="1607" w:type="dxa"/>
            <w:tcBorders>
              <w:top w:val="nil"/>
              <w:left w:val="nil"/>
              <w:bottom w:val="single" w:sz="4" w:space="0" w:color="auto"/>
              <w:right w:val="single" w:sz="4" w:space="0" w:color="auto"/>
            </w:tcBorders>
            <w:shd w:val="clear" w:color="auto" w:fill="auto"/>
            <w:noWrap/>
            <w:vAlign w:val="bottom"/>
            <w:hideMark/>
          </w:tcPr>
          <w:p w14:paraId="242380C0" w14:textId="39BA7D0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10F00A6" w14:textId="425B21C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37988AF1" w14:textId="3D2AA30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18A85E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7E7945" w14:textId="27BD536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9FF32CB" w14:textId="25358D0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DA2F9C" w14:textId="291D7A9E" w:rsidR="00C9220E" w:rsidRDefault="003D44C4" w:rsidP="00050FD3">
            <w:pPr>
              <w:spacing w:after="0" w:line="240" w:lineRule="auto"/>
              <w:rPr>
                <w:rFonts w:ascii="Verdana" w:hAnsi="Verdana"/>
                <w:sz w:val="20"/>
                <w:szCs w:val="20"/>
              </w:rPr>
            </w:pPr>
            <w:r>
              <w:rPr>
                <w:rFonts w:ascii="Verdana" w:hAnsi="Verdana"/>
                <w:sz w:val="20"/>
                <w:szCs w:val="20"/>
              </w:rPr>
              <w:t xml:space="preserve">Person.Separation.virkningfraForskelligFra </w:t>
            </w:r>
            <w:r w:rsidR="00C9220E">
              <w:rPr>
                <w:rFonts w:ascii="Verdana" w:hAnsi="Verdana"/>
                <w:sz w:val="20"/>
                <w:szCs w:val="20"/>
              </w:rPr>
              <w:t>–</w:t>
            </w:r>
            <w:r>
              <w:rPr>
                <w:rFonts w:ascii="Verdana" w:hAnsi="Verdana"/>
                <w:sz w:val="20"/>
                <w:szCs w:val="20"/>
              </w:rPr>
              <w:t xml:space="preserve"> </w:t>
            </w:r>
          </w:p>
          <w:p w14:paraId="5E4C70C8" w14:textId="127033FE" w:rsidR="003D44C4" w:rsidRPr="00050FD3" w:rsidRDefault="003D44C4" w:rsidP="00050FD3">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58F9D19" w14:textId="758740B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E9F6D7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3F9CC7" w14:textId="60CA4AC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56E3811" w14:textId="4BA2904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D7AE09" w14:textId="5992BED9" w:rsidR="00C9220E" w:rsidRDefault="003D44C4" w:rsidP="00C9220E">
            <w:pPr>
              <w:spacing w:after="0" w:line="240" w:lineRule="auto"/>
              <w:rPr>
                <w:rFonts w:ascii="Verdana" w:hAnsi="Verdana"/>
                <w:sz w:val="20"/>
                <w:szCs w:val="20"/>
              </w:rPr>
            </w:pPr>
            <w:r>
              <w:rPr>
                <w:rFonts w:ascii="Verdana" w:hAnsi="Verdana"/>
                <w:sz w:val="20"/>
                <w:szCs w:val="20"/>
              </w:rPr>
              <w:t>Person.Separation.virkningfraLigMed -</w:t>
            </w:r>
          </w:p>
          <w:p w14:paraId="40699960" w14:textId="3685B62E" w:rsidR="003D44C4" w:rsidRPr="00050FD3" w:rsidRDefault="003D44C4" w:rsidP="00C9220E">
            <w:pPr>
              <w:spacing w:after="0" w:line="240" w:lineRule="auto"/>
              <w:rPr>
                <w:rFonts w:ascii="Verdana" w:eastAsia="Times New Roman" w:hAnsi="Verdana" w:cs="Times New Roman"/>
                <w:sz w:val="20"/>
                <w:szCs w:val="20"/>
                <w:lang w:eastAsia="da-DK"/>
              </w:rPr>
            </w:pPr>
            <w:r>
              <w:rPr>
                <w:rFonts w:ascii="Verdana" w:hAnsi="Verdana"/>
                <w:sz w:val="20"/>
                <w:szCs w:val="20"/>
              </w:rPr>
              <w:t xml:space="preserve"> </w:t>
            </w:r>
          </w:p>
        </w:tc>
        <w:tc>
          <w:tcPr>
            <w:tcW w:w="1607" w:type="dxa"/>
            <w:tcBorders>
              <w:top w:val="nil"/>
              <w:left w:val="nil"/>
              <w:bottom w:val="single" w:sz="4" w:space="0" w:color="auto"/>
              <w:right w:val="single" w:sz="4" w:space="0" w:color="auto"/>
            </w:tcBorders>
            <w:shd w:val="clear" w:color="auto" w:fill="auto"/>
            <w:noWrap/>
            <w:vAlign w:val="bottom"/>
            <w:hideMark/>
          </w:tcPr>
          <w:p w14:paraId="2E2DD05E" w14:textId="42AADA0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94EB05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37DE87" w14:textId="2F7A234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B60A886" w14:textId="7BA8C04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0B593D"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Person.Separation.virkningfraMindreEnd - </w:t>
            </w:r>
          </w:p>
          <w:p w14:paraId="062E0176" w14:textId="13E60B77"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DFACB1C" w14:textId="7B527E6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939102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CFB1CE" w14:textId="26C88C7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CE4E826" w14:textId="76C170B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38E9FE"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Person.Separation.virkningfraMindreEndEllerLigMed - </w:t>
            </w:r>
          </w:p>
          <w:p w14:paraId="74AB0279" w14:textId="760D30BB"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F8AC1C8" w14:textId="73136EA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C6EE4C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2DF46C" w14:textId="4B887B6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706B2EA" w14:textId="4DF2A83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2BF5A2"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Person.Separation.virkningfraStoerreEnd - </w:t>
            </w:r>
          </w:p>
          <w:p w14:paraId="570AB97C" w14:textId="712CD7C4"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17ABB43" w14:textId="605E6F7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1C4439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4BDEFD" w14:textId="21E70C6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AB6865E" w14:textId="37D3EC5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88B0F1"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Person.Separation.virkningfraStoerreEndEllerLigMed - </w:t>
            </w:r>
          </w:p>
          <w:p w14:paraId="474DCB18" w14:textId="581F8BEB"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E7536CE" w14:textId="4D4791E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8809A0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60FD80" w14:textId="4DB6565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0E9D997" w14:textId="671A28C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64D3146" w14:textId="719A715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A6825D8" w14:textId="4CFA1E4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A03663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A1A7C0" w14:textId="326821F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CAD6D35" w14:textId="5FED00D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6FDAE5"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Person.Separation.virkningtilForskelligFra - </w:t>
            </w:r>
          </w:p>
          <w:p w14:paraId="444358C7" w14:textId="224508D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6B1B1EB" w14:textId="4D714C2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D1BCC2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75A173" w14:textId="0E82DCB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5EBFA592" w14:textId="4D5A37F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E5578E" w14:textId="1920DBC4" w:rsidR="00C9220E" w:rsidRDefault="003D44C4" w:rsidP="00C9220E">
            <w:pPr>
              <w:spacing w:after="0" w:line="240" w:lineRule="auto"/>
              <w:rPr>
                <w:rFonts w:ascii="Verdana" w:hAnsi="Verdana"/>
                <w:sz w:val="20"/>
                <w:szCs w:val="20"/>
              </w:rPr>
            </w:pPr>
            <w:r>
              <w:rPr>
                <w:rFonts w:ascii="Verdana" w:hAnsi="Verdana"/>
                <w:sz w:val="20"/>
                <w:szCs w:val="20"/>
              </w:rPr>
              <w:t xml:space="preserve">Person.Separation.virkningtilLigMed - </w:t>
            </w:r>
          </w:p>
          <w:p w14:paraId="793FC859" w14:textId="23C5C97F"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EF5F745" w14:textId="1C9B9F0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7C4EA7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732BCA" w14:textId="1931C66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363AC63" w14:textId="25957A5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3CA6F8"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Person.Separation.virkningtilMindreEnd - </w:t>
            </w:r>
          </w:p>
          <w:p w14:paraId="51D94128" w14:textId="72825CE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6A58AA7" w14:textId="0E32DDD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lastRenderedPageBreak/>
              <w:t> </w:t>
            </w:r>
          </w:p>
        </w:tc>
      </w:tr>
      <w:tr w:rsidR="003D44C4" w:rsidRPr="00050FD3" w14:paraId="0AB8DA6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63506A" w14:textId="5075455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510B80A" w14:textId="3DF2ECD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8CB04B"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Person.Separation.virkningtilMindreEndEllerLigMed - </w:t>
            </w:r>
          </w:p>
          <w:p w14:paraId="4D71470D" w14:textId="2B747E5F"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DBF9B63" w14:textId="2F20D7E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FE6873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9EF55C" w14:textId="1A08A20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1D37ABC2" w14:textId="583B99F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226E80F"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Person.Separation.virkningtilStoerreEnd - </w:t>
            </w:r>
          </w:p>
          <w:p w14:paraId="7BC4E327" w14:textId="018F5D6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B4B396A" w14:textId="73FEC76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912911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DE8F3D" w14:textId="1034A0D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1A2A08D4" w14:textId="4E0B6F8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DC8B04"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Person.Separation.virkningtilStoerreEndEllerLigMed - </w:t>
            </w:r>
          </w:p>
          <w:p w14:paraId="59A1758C" w14:textId="27C2B848"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22274F1B" w14:textId="7424700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228C92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54970A" w14:textId="34E9CC0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sep.virkningtilum.eq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0332E41" w14:textId="0843FCB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682425C" w14:textId="33437EE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E38BFF4" w14:textId="3F675BA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4E9D39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B900DC" w14:textId="7B32D37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stat.cprlandekode.wi</w:t>
            </w:r>
          </w:p>
        </w:tc>
        <w:tc>
          <w:tcPr>
            <w:tcW w:w="1607" w:type="dxa"/>
            <w:tcBorders>
              <w:top w:val="nil"/>
              <w:left w:val="nil"/>
              <w:bottom w:val="single" w:sz="4" w:space="0" w:color="auto"/>
              <w:right w:val="single" w:sz="4" w:space="0" w:color="auto"/>
            </w:tcBorders>
            <w:shd w:val="clear" w:color="auto" w:fill="auto"/>
            <w:noWrap/>
            <w:vAlign w:val="bottom"/>
            <w:hideMark/>
          </w:tcPr>
          <w:p w14:paraId="3162B3CA" w14:textId="67E6EA2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2982B3F" w14:textId="20B27C8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Person.Statsborgerskab.cprlandekodeErIndeholdtI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12BFD8B8" w14:textId="7A5FA85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EFA023D"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677CBB" w14:textId="3DA3AE5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stat.cprlandekode.ne</w:t>
            </w:r>
          </w:p>
        </w:tc>
        <w:tc>
          <w:tcPr>
            <w:tcW w:w="1607" w:type="dxa"/>
            <w:tcBorders>
              <w:top w:val="nil"/>
              <w:left w:val="nil"/>
              <w:bottom w:val="single" w:sz="4" w:space="0" w:color="auto"/>
              <w:right w:val="single" w:sz="4" w:space="0" w:color="auto"/>
            </w:tcBorders>
            <w:shd w:val="clear" w:color="auto" w:fill="auto"/>
            <w:noWrap/>
            <w:vAlign w:val="bottom"/>
            <w:hideMark/>
          </w:tcPr>
          <w:p w14:paraId="1228FE35" w14:textId="4B6339A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9ACFCDD" w14:textId="38A6DE6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Person.Statsborgerskab.cprlandekodeForskelligFra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0C6D7A50" w14:textId="74AE29F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6E09B24"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34BA53" w14:textId="588CFD2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stat.cprlandekode.eq</w:t>
            </w:r>
          </w:p>
        </w:tc>
        <w:tc>
          <w:tcPr>
            <w:tcW w:w="1607" w:type="dxa"/>
            <w:tcBorders>
              <w:top w:val="nil"/>
              <w:left w:val="nil"/>
              <w:bottom w:val="single" w:sz="4" w:space="0" w:color="auto"/>
              <w:right w:val="single" w:sz="4" w:space="0" w:color="auto"/>
            </w:tcBorders>
            <w:shd w:val="clear" w:color="auto" w:fill="auto"/>
            <w:noWrap/>
            <w:vAlign w:val="bottom"/>
            <w:hideMark/>
          </w:tcPr>
          <w:p w14:paraId="59DCC5A9" w14:textId="33D907A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597D77D" w14:textId="280771E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D3289E3" w14:textId="40A880E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CBCCF4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AC671A" w14:textId="1B6618A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stat.cprlandekode.lt</w:t>
            </w:r>
          </w:p>
        </w:tc>
        <w:tc>
          <w:tcPr>
            <w:tcW w:w="1607" w:type="dxa"/>
            <w:tcBorders>
              <w:top w:val="nil"/>
              <w:left w:val="nil"/>
              <w:bottom w:val="single" w:sz="4" w:space="0" w:color="auto"/>
              <w:right w:val="single" w:sz="4" w:space="0" w:color="auto"/>
            </w:tcBorders>
            <w:shd w:val="clear" w:color="auto" w:fill="auto"/>
            <w:noWrap/>
            <w:vAlign w:val="bottom"/>
            <w:hideMark/>
          </w:tcPr>
          <w:p w14:paraId="7DFC4508" w14:textId="36CC866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1F13605" w14:textId="5F4BE43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DB2503C" w14:textId="7D7E2B6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C540A2F"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68F3EA" w14:textId="6C53F51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stat.cprlandekode.le</w:t>
            </w:r>
          </w:p>
        </w:tc>
        <w:tc>
          <w:tcPr>
            <w:tcW w:w="1607" w:type="dxa"/>
            <w:tcBorders>
              <w:top w:val="nil"/>
              <w:left w:val="nil"/>
              <w:bottom w:val="single" w:sz="4" w:space="0" w:color="auto"/>
              <w:right w:val="single" w:sz="4" w:space="0" w:color="auto"/>
            </w:tcBorders>
            <w:shd w:val="clear" w:color="auto" w:fill="auto"/>
            <w:noWrap/>
            <w:vAlign w:val="bottom"/>
            <w:hideMark/>
          </w:tcPr>
          <w:p w14:paraId="6F625463" w14:textId="6BED87A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A4C47E3" w14:textId="127B1DD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4B6E94EC" w14:textId="18339B4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C4060D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178EDA" w14:textId="0ED940D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stat.cprlandekode.gt</w:t>
            </w:r>
          </w:p>
        </w:tc>
        <w:tc>
          <w:tcPr>
            <w:tcW w:w="1607" w:type="dxa"/>
            <w:tcBorders>
              <w:top w:val="nil"/>
              <w:left w:val="nil"/>
              <w:bottom w:val="single" w:sz="4" w:space="0" w:color="auto"/>
              <w:right w:val="single" w:sz="4" w:space="0" w:color="auto"/>
            </w:tcBorders>
            <w:shd w:val="clear" w:color="auto" w:fill="auto"/>
            <w:noWrap/>
            <w:vAlign w:val="bottom"/>
            <w:hideMark/>
          </w:tcPr>
          <w:p w14:paraId="75D0430B" w14:textId="3F998BF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1A8F4F5" w14:textId="009A5E7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59CA2D80" w14:textId="3D27B54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1CB0213"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CEF930" w14:textId="3761624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stat.cprlandekode.ge</w:t>
            </w:r>
          </w:p>
        </w:tc>
        <w:tc>
          <w:tcPr>
            <w:tcW w:w="1607" w:type="dxa"/>
            <w:tcBorders>
              <w:top w:val="nil"/>
              <w:left w:val="nil"/>
              <w:bottom w:val="single" w:sz="4" w:space="0" w:color="auto"/>
              <w:right w:val="single" w:sz="4" w:space="0" w:color="auto"/>
            </w:tcBorders>
            <w:shd w:val="clear" w:color="auto" w:fill="auto"/>
            <w:noWrap/>
            <w:vAlign w:val="bottom"/>
            <w:hideMark/>
          </w:tcPr>
          <w:p w14:paraId="7B3A4FF2" w14:textId="2E03C65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719E8E2" w14:textId="67ECE9B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0807E439" w14:textId="06CE55C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4C61DA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1B628D" w14:textId="34BCFC9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stat.cprlandenavn.wi</w:t>
            </w:r>
          </w:p>
        </w:tc>
        <w:tc>
          <w:tcPr>
            <w:tcW w:w="1607" w:type="dxa"/>
            <w:tcBorders>
              <w:top w:val="nil"/>
              <w:left w:val="nil"/>
              <w:bottom w:val="single" w:sz="4" w:space="0" w:color="auto"/>
              <w:right w:val="single" w:sz="4" w:space="0" w:color="auto"/>
            </w:tcBorders>
            <w:shd w:val="clear" w:color="auto" w:fill="auto"/>
            <w:noWrap/>
            <w:vAlign w:val="bottom"/>
            <w:hideMark/>
          </w:tcPr>
          <w:p w14:paraId="39A09849" w14:textId="51333C7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FEF2EC" w14:textId="0521362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Person.Statsborgerskab.cprlandenavnErIndeholdtI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FBA2FBC" w14:textId="66265EA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3F89CCC"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6B9DA1" w14:textId="690A6EF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stat.cprlandenavn.cont</w:t>
            </w:r>
          </w:p>
        </w:tc>
        <w:tc>
          <w:tcPr>
            <w:tcW w:w="1607" w:type="dxa"/>
            <w:tcBorders>
              <w:top w:val="nil"/>
              <w:left w:val="nil"/>
              <w:bottom w:val="single" w:sz="4" w:space="0" w:color="auto"/>
              <w:right w:val="single" w:sz="4" w:space="0" w:color="auto"/>
            </w:tcBorders>
            <w:shd w:val="clear" w:color="auto" w:fill="auto"/>
            <w:noWrap/>
            <w:vAlign w:val="bottom"/>
            <w:hideMark/>
          </w:tcPr>
          <w:p w14:paraId="2E8AF1CC" w14:textId="504F869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6ADD74" w14:textId="2327A6C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Person.Statsborgerskab.cprlandenavnIndeholder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55BE6369" w14:textId="4336AD3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D938F6F"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A3F5EE" w14:textId="239FC6F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stat.cprlandenavn.eq</w:t>
            </w:r>
          </w:p>
        </w:tc>
        <w:tc>
          <w:tcPr>
            <w:tcW w:w="1607" w:type="dxa"/>
            <w:tcBorders>
              <w:top w:val="nil"/>
              <w:left w:val="nil"/>
              <w:bottom w:val="single" w:sz="4" w:space="0" w:color="auto"/>
              <w:right w:val="single" w:sz="4" w:space="0" w:color="auto"/>
            </w:tcBorders>
            <w:shd w:val="clear" w:color="auto" w:fill="auto"/>
            <w:noWrap/>
            <w:vAlign w:val="bottom"/>
            <w:hideMark/>
          </w:tcPr>
          <w:p w14:paraId="741E91A9" w14:textId="439FA24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C6F74E" w14:textId="5E2072E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Person.Statsborgerskab.cprlandenavnLigMed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130A4F5E" w14:textId="1DE3DE5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F6F6EA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F25755" w14:textId="49D620E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stat.status.wi</w:t>
            </w:r>
          </w:p>
        </w:tc>
        <w:tc>
          <w:tcPr>
            <w:tcW w:w="1607" w:type="dxa"/>
            <w:tcBorders>
              <w:top w:val="nil"/>
              <w:left w:val="nil"/>
              <w:bottom w:val="single" w:sz="4" w:space="0" w:color="auto"/>
              <w:right w:val="single" w:sz="4" w:space="0" w:color="auto"/>
            </w:tcBorders>
            <w:shd w:val="clear" w:color="auto" w:fill="auto"/>
            <w:noWrap/>
            <w:vAlign w:val="bottom"/>
            <w:hideMark/>
          </w:tcPr>
          <w:p w14:paraId="1C0D590F" w14:textId="36B806B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1E4D9F" w14:textId="4CE6966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09496F0" w14:textId="4525249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2667B7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F49AB7" w14:textId="3CFA9F8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stat.status.eq</w:t>
            </w:r>
          </w:p>
        </w:tc>
        <w:tc>
          <w:tcPr>
            <w:tcW w:w="1607" w:type="dxa"/>
            <w:tcBorders>
              <w:top w:val="nil"/>
              <w:left w:val="nil"/>
              <w:bottom w:val="single" w:sz="4" w:space="0" w:color="auto"/>
              <w:right w:val="single" w:sz="4" w:space="0" w:color="auto"/>
            </w:tcBorders>
            <w:shd w:val="clear" w:color="auto" w:fill="auto"/>
            <w:noWrap/>
            <w:vAlign w:val="bottom"/>
            <w:hideMark/>
          </w:tcPr>
          <w:p w14:paraId="02E0321B" w14:textId="75C61D7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EEDE31" w14:textId="4C650C8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7FCEFA55" w14:textId="5B9EC77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AA3153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9ACC42" w14:textId="75584A4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D9AE5E0" w14:textId="572631E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292EA4"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Person.Statsborgerskab.virkningfraForskelligFra - </w:t>
            </w:r>
          </w:p>
          <w:p w14:paraId="3A71C3C7" w14:textId="6F562A7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9707772" w14:textId="57A8CBA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A605E7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7115A0" w14:textId="0198F7F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6577BA3" w14:textId="646DB11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247BCA"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Person.Statsborgerskab.virkningfraLigMed - </w:t>
            </w:r>
          </w:p>
          <w:p w14:paraId="652ECDE4" w14:textId="5F2EE06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F9D8E13" w14:textId="24646F3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0E69FC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150D32" w14:textId="3C0B84F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8A7E458" w14:textId="20F8FED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20BE7F"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Person.Statsborgerskab.virkningfraMindreEnd - </w:t>
            </w:r>
          </w:p>
          <w:p w14:paraId="3BEFF21D" w14:textId="0B54D19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F281CD2" w14:textId="4FF9B87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E284E8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8C2F97" w14:textId="3A269DE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F0AAAB2" w14:textId="768547C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28F0DF"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Person.Statsborgerskab.virkningfraMindreEndEllerLigMed - </w:t>
            </w:r>
          </w:p>
          <w:p w14:paraId="77432549" w14:textId="721F0CA8"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65FA4B51" w14:textId="2C357CF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ED3DF0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5A2ED1" w14:textId="1B0729C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DC2FF96" w14:textId="7CD9A2C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9FCFA2"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Person.Statsborgerskab.virkningfraStoerreEnd - </w:t>
            </w:r>
          </w:p>
          <w:p w14:paraId="4CD3FA7A" w14:textId="4446D269"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B3D041E" w14:textId="6C02D47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2A638B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1FA0DA" w14:textId="439CEC2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56AA389" w14:textId="761BC29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E83EF0"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Person.Statsborgerskab.virkningfraStoerreEndEllerLigMed - </w:t>
            </w:r>
          </w:p>
          <w:p w14:paraId="27109E88" w14:textId="22043C4C"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39E8021" w14:textId="178A00C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13B332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DAD6AB" w14:textId="244BE17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F6A2035" w14:textId="0E14E3D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5627309" w14:textId="5275EB5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CE3FBAF" w14:textId="10D1B3C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0D641F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25488F" w14:textId="57EAD75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6C5D9267" w14:textId="6753528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B3C15B"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Person.Statsborgerskab.virkningtilForskelligFra - </w:t>
            </w:r>
          </w:p>
          <w:p w14:paraId="5CC66E61" w14:textId="029315C3"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43856DE8" w14:textId="5FB69D3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F71F65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AE3F2E" w14:textId="7BB992A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5BAB16F" w14:textId="193D164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B3BC82"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Person.Statsborgerskab.virkningtilLigMed - </w:t>
            </w:r>
          </w:p>
          <w:p w14:paraId="2635D47B" w14:textId="578D2977"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A252E66" w14:textId="5D7C9B7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DF8F37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04480A" w14:textId="1065DB6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94C78C9" w14:textId="2E9F0C2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7A811A"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Person.Statsborgerskab.virkningtilMindreEnd - </w:t>
            </w:r>
          </w:p>
          <w:p w14:paraId="55C25FA1" w14:textId="26A33407"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CDB8E90" w14:textId="5E0FB8E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45F28F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A01AAE" w14:textId="1C36216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32C5CE1" w14:textId="63AC6D4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D34D1D"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Person.Statsborgerskab.virkningtilMindreEndEllerLigMed - </w:t>
            </w:r>
          </w:p>
          <w:p w14:paraId="27F3EB26" w14:textId="68E9C044"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390C840" w14:textId="6A81F1B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32F942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B3BD9D" w14:textId="1623648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77DEBE7" w14:textId="66D487D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735FF9"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Person.Statsborgerskab.virkningtilStoerreEnd - </w:t>
            </w:r>
          </w:p>
          <w:p w14:paraId="64CFDBC7" w14:textId="026BA25E"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52F507D" w14:textId="7640952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43F5AA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53F768" w14:textId="26A73BC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7473D0E" w14:textId="78AC679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BF0B49" w14:textId="77777777" w:rsidR="00C9220E" w:rsidRDefault="003D44C4" w:rsidP="00C9220E">
            <w:pPr>
              <w:spacing w:after="0" w:line="240" w:lineRule="auto"/>
              <w:rPr>
                <w:rFonts w:ascii="Verdana" w:hAnsi="Verdana"/>
                <w:sz w:val="20"/>
                <w:szCs w:val="20"/>
              </w:rPr>
            </w:pPr>
            <w:r>
              <w:rPr>
                <w:rFonts w:ascii="Verdana" w:hAnsi="Verdana"/>
                <w:sz w:val="20"/>
                <w:szCs w:val="20"/>
              </w:rPr>
              <w:t xml:space="preserve">Person.Statsborgerskab.virkningtilStoerreEndEllerLigMed - </w:t>
            </w:r>
          </w:p>
          <w:p w14:paraId="72FE079E" w14:textId="090F6EE4"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67727D2" w14:textId="301DE2B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84D701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85E827" w14:textId="058E6D2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stat.virkningtilum.eq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5527E33A" w14:textId="43FF3F2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64517B6" w14:textId="3225780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3AB93AF" w14:textId="627B8B3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9EDCFCA"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D15807" w14:textId="3898F74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udind.cprlandekodeindrejse.wi</w:t>
            </w:r>
          </w:p>
        </w:tc>
        <w:tc>
          <w:tcPr>
            <w:tcW w:w="1607" w:type="dxa"/>
            <w:tcBorders>
              <w:top w:val="nil"/>
              <w:left w:val="nil"/>
              <w:bottom w:val="single" w:sz="4" w:space="0" w:color="auto"/>
              <w:right w:val="single" w:sz="4" w:space="0" w:color="auto"/>
            </w:tcBorders>
            <w:shd w:val="clear" w:color="auto" w:fill="auto"/>
            <w:noWrap/>
            <w:vAlign w:val="bottom"/>
            <w:hideMark/>
          </w:tcPr>
          <w:p w14:paraId="732AD730" w14:textId="5F52418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D8E33B0" w14:textId="62B972A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Person.UdrejseIndrejse.cprlandekodeindrejseErIndeholdtI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361CC77" w14:textId="7F70AA1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908A3C7"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495B10" w14:textId="203B09E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udind.cprlandekodeindrejse.ne</w:t>
            </w:r>
          </w:p>
        </w:tc>
        <w:tc>
          <w:tcPr>
            <w:tcW w:w="1607" w:type="dxa"/>
            <w:tcBorders>
              <w:top w:val="nil"/>
              <w:left w:val="nil"/>
              <w:bottom w:val="single" w:sz="4" w:space="0" w:color="auto"/>
              <w:right w:val="single" w:sz="4" w:space="0" w:color="auto"/>
            </w:tcBorders>
            <w:shd w:val="clear" w:color="auto" w:fill="auto"/>
            <w:noWrap/>
            <w:vAlign w:val="bottom"/>
            <w:hideMark/>
          </w:tcPr>
          <w:p w14:paraId="6037571E" w14:textId="13F6D39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615FFBA" w14:textId="7F1FC29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Person.UdrejseIndrejse.cprlandekodeindrejseForskelligFra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550056A4" w14:textId="0079BF7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D40929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7FC6BC" w14:textId="59B2847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udind.cprlandekodeindrejse.eq</w:t>
            </w:r>
          </w:p>
        </w:tc>
        <w:tc>
          <w:tcPr>
            <w:tcW w:w="1607" w:type="dxa"/>
            <w:tcBorders>
              <w:top w:val="nil"/>
              <w:left w:val="nil"/>
              <w:bottom w:val="single" w:sz="4" w:space="0" w:color="auto"/>
              <w:right w:val="single" w:sz="4" w:space="0" w:color="auto"/>
            </w:tcBorders>
            <w:shd w:val="clear" w:color="auto" w:fill="auto"/>
            <w:noWrap/>
            <w:vAlign w:val="bottom"/>
            <w:hideMark/>
          </w:tcPr>
          <w:p w14:paraId="5FF7F209" w14:textId="309042A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60D3802" w14:textId="29594D1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042A7E6B" w14:textId="61F052E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547044C"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4525F0" w14:textId="5BAA8F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udind.cprlandekodeindrejse.lt</w:t>
            </w:r>
          </w:p>
        </w:tc>
        <w:tc>
          <w:tcPr>
            <w:tcW w:w="1607" w:type="dxa"/>
            <w:tcBorders>
              <w:top w:val="nil"/>
              <w:left w:val="nil"/>
              <w:bottom w:val="single" w:sz="4" w:space="0" w:color="auto"/>
              <w:right w:val="single" w:sz="4" w:space="0" w:color="auto"/>
            </w:tcBorders>
            <w:shd w:val="clear" w:color="auto" w:fill="auto"/>
            <w:noWrap/>
            <w:vAlign w:val="bottom"/>
            <w:hideMark/>
          </w:tcPr>
          <w:p w14:paraId="34CD5C1A" w14:textId="3946E18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5532B36" w14:textId="6F467F8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2AD8153" w14:textId="7E978AE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1DAE4AD"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7CCBD3" w14:textId="16B89B8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udind.cprlandekodeindrejse.le</w:t>
            </w:r>
          </w:p>
        </w:tc>
        <w:tc>
          <w:tcPr>
            <w:tcW w:w="1607" w:type="dxa"/>
            <w:tcBorders>
              <w:top w:val="nil"/>
              <w:left w:val="nil"/>
              <w:bottom w:val="single" w:sz="4" w:space="0" w:color="auto"/>
              <w:right w:val="single" w:sz="4" w:space="0" w:color="auto"/>
            </w:tcBorders>
            <w:shd w:val="clear" w:color="auto" w:fill="auto"/>
            <w:noWrap/>
            <w:vAlign w:val="bottom"/>
            <w:hideMark/>
          </w:tcPr>
          <w:p w14:paraId="0EA42D01" w14:textId="4334761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B5F408D" w14:textId="4EA44D7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Person.UdrejseIndrejse.cprlandekodeindrejseMindreEndEllerLigMed - </w:t>
            </w:r>
            <w:r>
              <w:rPr>
                <w:rFonts w:ascii="Verdana" w:hAnsi="Verdana"/>
                <w:sz w:val="20"/>
                <w:szCs w:val="20"/>
              </w:rPr>
              <w:lastRenderedPageBreak/>
              <w:t>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03C3C1D" w14:textId="103BBB2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lastRenderedPageBreak/>
              <w:t> </w:t>
            </w:r>
          </w:p>
        </w:tc>
      </w:tr>
      <w:tr w:rsidR="003D44C4" w:rsidRPr="00050FD3" w14:paraId="6C244EF8"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8386E9" w14:textId="5E87652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udind.cprlandekodeindrejse.gt</w:t>
            </w:r>
          </w:p>
        </w:tc>
        <w:tc>
          <w:tcPr>
            <w:tcW w:w="1607" w:type="dxa"/>
            <w:tcBorders>
              <w:top w:val="nil"/>
              <w:left w:val="nil"/>
              <w:bottom w:val="single" w:sz="4" w:space="0" w:color="auto"/>
              <w:right w:val="single" w:sz="4" w:space="0" w:color="auto"/>
            </w:tcBorders>
            <w:shd w:val="clear" w:color="auto" w:fill="auto"/>
            <w:noWrap/>
            <w:vAlign w:val="bottom"/>
            <w:hideMark/>
          </w:tcPr>
          <w:p w14:paraId="21DB45C1" w14:textId="0B3FE2B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40FBDEC" w14:textId="2CE9F2C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1AF60B83" w14:textId="26149EA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8B71F8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F66AA4" w14:textId="00165F8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udind.cprlandekodeindrejse.ge</w:t>
            </w:r>
          </w:p>
        </w:tc>
        <w:tc>
          <w:tcPr>
            <w:tcW w:w="1607" w:type="dxa"/>
            <w:tcBorders>
              <w:top w:val="nil"/>
              <w:left w:val="nil"/>
              <w:bottom w:val="single" w:sz="4" w:space="0" w:color="auto"/>
              <w:right w:val="single" w:sz="4" w:space="0" w:color="auto"/>
            </w:tcBorders>
            <w:shd w:val="clear" w:color="auto" w:fill="auto"/>
            <w:noWrap/>
            <w:vAlign w:val="bottom"/>
            <w:hideMark/>
          </w:tcPr>
          <w:p w14:paraId="5365FACE" w14:textId="755AA99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A5399E4" w14:textId="02D358C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44436644" w14:textId="0102666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B840FFE"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40B224" w14:textId="54200EA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udind.cprlandekodeudrejse.wi</w:t>
            </w:r>
          </w:p>
        </w:tc>
        <w:tc>
          <w:tcPr>
            <w:tcW w:w="1607" w:type="dxa"/>
            <w:tcBorders>
              <w:top w:val="nil"/>
              <w:left w:val="nil"/>
              <w:bottom w:val="single" w:sz="4" w:space="0" w:color="auto"/>
              <w:right w:val="single" w:sz="4" w:space="0" w:color="auto"/>
            </w:tcBorders>
            <w:shd w:val="clear" w:color="auto" w:fill="auto"/>
            <w:noWrap/>
            <w:vAlign w:val="bottom"/>
            <w:hideMark/>
          </w:tcPr>
          <w:p w14:paraId="50FEE8D7" w14:textId="6CE02B0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E37712C" w14:textId="39EEAFF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Person.UdrejseIndrejse.cprlandekodeudrejseErIndeholdtI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0FFD8280" w14:textId="14E15CF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937A27E"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662C2F" w14:textId="24B7449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udind.cprlandekodeudrejse.ne</w:t>
            </w:r>
          </w:p>
        </w:tc>
        <w:tc>
          <w:tcPr>
            <w:tcW w:w="1607" w:type="dxa"/>
            <w:tcBorders>
              <w:top w:val="nil"/>
              <w:left w:val="nil"/>
              <w:bottom w:val="single" w:sz="4" w:space="0" w:color="auto"/>
              <w:right w:val="single" w:sz="4" w:space="0" w:color="auto"/>
            </w:tcBorders>
            <w:shd w:val="clear" w:color="auto" w:fill="auto"/>
            <w:noWrap/>
            <w:vAlign w:val="bottom"/>
            <w:hideMark/>
          </w:tcPr>
          <w:p w14:paraId="3EB9E7A8" w14:textId="25CF5A2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CF8F709" w14:textId="1EC2695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Person.UdrejseIndrejse.cprlandekodeudrejseForskelligFra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62A20C2" w14:textId="234F893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A4D5F7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61AAE4" w14:textId="3D4FEAA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udind.cprlandekodeudrejse.eq</w:t>
            </w:r>
          </w:p>
        </w:tc>
        <w:tc>
          <w:tcPr>
            <w:tcW w:w="1607" w:type="dxa"/>
            <w:tcBorders>
              <w:top w:val="nil"/>
              <w:left w:val="nil"/>
              <w:bottom w:val="single" w:sz="4" w:space="0" w:color="auto"/>
              <w:right w:val="single" w:sz="4" w:space="0" w:color="auto"/>
            </w:tcBorders>
            <w:shd w:val="clear" w:color="auto" w:fill="auto"/>
            <w:noWrap/>
            <w:vAlign w:val="bottom"/>
            <w:hideMark/>
          </w:tcPr>
          <w:p w14:paraId="1BE5D4FB" w14:textId="3DEAFE0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B28673D" w14:textId="7B207D8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380D88FF" w14:textId="287C913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3148B03"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539D31" w14:textId="4DDBB77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udind.cprlandekodeudrejse.lt</w:t>
            </w:r>
          </w:p>
        </w:tc>
        <w:tc>
          <w:tcPr>
            <w:tcW w:w="1607" w:type="dxa"/>
            <w:tcBorders>
              <w:top w:val="nil"/>
              <w:left w:val="nil"/>
              <w:bottom w:val="single" w:sz="4" w:space="0" w:color="auto"/>
              <w:right w:val="single" w:sz="4" w:space="0" w:color="auto"/>
            </w:tcBorders>
            <w:shd w:val="clear" w:color="auto" w:fill="auto"/>
            <w:noWrap/>
            <w:vAlign w:val="bottom"/>
            <w:hideMark/>
          </w:tcPr>
          <w:p w14:paraId="73C20F2E" w14:textId="011AD4F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6CD4242" w14:textId="7D697F3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3B73C335" w14:textId="53425F9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7C7260A"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25EC3A" w14:textId="345AC80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udind.cprlandekodeudrejse.le</w:t>
            </w:r>
          </w:p>
        </w:tc>
        <w:tc>
          <w:tcPr>
            <w:tcW w:w="1607" w:type="dxa"/>
            <w:tcBorders>
              <w:top w:val="nil"/>
              <w:left w:val="nil"/>
              <w:bottom w:val="single" w:sz="4" w:space="0" w:color="auto"/>
              <w:right w:val="single" w:sz="4" w:space="0" w:color="auto"/>
            </w:tcBorders>
            <w:shd w:val="clear" w:color="auto" w:fill="auto"/>
            <w:noWrap/>
            <w:vAlign w:val="bottom"/>
            <w:hideMark/>
          </w:tcPr>
          <w:p w14:paraId="17E42365" w14:textId="19B78A2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62EA79E" w14:textId="313BF86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66E12EA4" w14:textId="64B6238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27258A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0B2D04" w14:textId="2280323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udind.cprlandekodeudrejse.gt</w:t>
            </w:r>
          </w:p>
        </w:tc>
        <w:tc>
          <w:tcPr>
            <w:tcW w:w="1607" w:type="dxa"/>
            <w:tcBorders>
              <w:top w:val="nil"/>
              <w:left w:val="nil"/>
              <w:bottom w:val="single" w:sz="4" w:space="0" w:color="auto"/>
              <w:right w:val="single" w:sz="4" w:space="0" w:color="auto"/>
            </w:tcBorders>
            <w:shd w:val="clear" w:color="auto" w:fill="auto"/>
            <w:noWrap/>
            <w:vAlign w:val="bottom"/>
            <w:hideMark/>
          </w:tcPr>
          <w:p w14:paraId="6DCAD50E" w14:textId="2B120FA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95C7BCA" w14:textId="6EEFB76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0C05B80C" w14:textId="7D5B278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F942DF6"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C01CFF" w14:textId="2D07784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udind.cprlandekodeudrejse.ge</w:t>
            </w:r>
          </w:p>
        </w:tc>
        <w:tc>
          <w:tcPr>
            <w:tcW w:w="1607" w:type="dxa"/>
            <w:tcBorders>
              <w:top w:val="nil"/>
              <w:left w:val="nil"/>
              <w:bottom w:val="single" w:sz="4" w:space="0" w:color="auto"/>
              <w:right w:val="single" w:sz="4" w:space="0" w:color="auto"/>
            </w:tcBorders>
            <w:shd w:val="clear" w:color="auto" w:fill="auto"/>
            <w:noWrap/>
            <w:vAlign w:val="bottom"/>
            <w:hideMark/>
          </w:tcPr>
          <w:p w14:paraId="70250EB1" w14:textId="129DEB6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8B19502" w14:textId="04A8D8B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2FAE5F8B" w14:textId="5C8F856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5B57F22"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B427BD" w14:textId="08FDA9D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udind.cprlandindrejse.wi</w:t>
            </w:r>
          </w:p>
        </w:tc>
        <w:tc>
          <w:tcPr>
            <w:tcW w:w="1607" w:type="dxa"/>
            <w:tcBorders>
              <w:top w:val="nil"/>
              <w:left w:val="nil"/>
              <w:bottom w:val="single" w:sz="4" w:space="0" w:color="auto"/>
              <w:right w:val="single" w:sz="4" w:space="0" w:color="auto"/>
            </w:tcBorders>
            <w:shd w:val="clear" w:color="auto" w:fill="auto"/>
            <w:noWrap/>
            <w:vAlign w:val="bottom"/>
            <w:hideMark/>
          </w:tcPr>
          <w:p w14:paraId="54652A51" w14:textId="06698CC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154928" w14:textId="0E0BF91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Person.UdrejseIndrejse.cprlandindrejseErIndeholdtI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73A46B4E" w14:textId="7C5EC95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62BF34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DAEF21" w14:textId="5B5E98A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udind.cprlandindrejse.cont</w:t>
            </w:r>
          </w:p>
        </w:tc>
        <w:tc>
          <w:tcPr>
            <w:tcW w:w="1607" w:type="dxa"/>
            <w:tcBorders>
              <w:top w:val="nil"/>
              <w:left w:val="nil"/>
              <w:bottom w:val="single" w:sz="4" w:space="0" w:color="auto"/>
              <w:right w:val="single" w:sz="4" w:space="0" w:color="auto"/>
            </w:tcBorders>
            <w:shd w:val="clear" w:color="auto" w:fill="auto"/>
            <w:noWrap/>
            <w:vAlign w:val="bottom"/>
            <w:hideMark/>
          </w:tcPr>
          <w:p w14:paraId="50148C2B" w14:textId="5712D8F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F523CE4" w14:textId="56AA01A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Person.UdrejseIndrejse.cprlandindrejseIndeholder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50F6C68D" w14:textId="530E9A3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0A48510"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1FCAE4" w14:textId="723E35E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udind.cprlandindrejse.eq</w:t>
            </w:r>
          </w:p>
        </w:tc>
        <w:tc>
          <w:tcPr>
            <w:tcW w:w="1607" w:type="dxa"/>
            <w:tcBorders>
              <w:top w:val="nil"/>
              <w:left w:val="nil"/>
              <w:bottom w:val="single" w:sz="4" w:space="0" w:color="auto"/>
              <w:right w:val="single" w:sz="4" w:space="0" w:color="auto"/>
            </w:tcBorders>
            <w:shd w:val="clear" w:color="auto" w:fill="auto"/>
            <w:noWrap/>
            <w:vAlign w:val="bottom"/>
            <w:hideMark/>
          </w:tcPr>
          <w:p w14:paraId="01B79B92" w14:textId="57A77CB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BD7E48F" w14:textId="522A3F0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Person.UdrejseIndrejse.cprlandindrejseLigMed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4684ED2" w14:textId="39C07D6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DBF8757"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91882F" w14:textId="2897C96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udind.cprlandudrejse.wi</w:t>
            </w:r>
          </w:p>
        </w:tc>
        <w:tc>
          <w:tcPr>
            <w:tcW w:w="1607" w:type="dxa"/>
            <w:tcBorders>
              <w:top w:val="nil"/>
              <w:left w:val="nil"/>
              <w:bottom w:val="single" w:sz="4" w:space="0" w:color="auto"/>
              <w:right w:val="single" w:sz="4" w:space="0" w:color="auto"/>
            </w:tcBorders>
            <w:shd w:val="clear" w:color="auto" w:fill="auto"/>
            <w:noWrap/>
            <w:vAlign w:val="bottom"/>
            <w:hideMark/>
          </w:tcPr>
          <w:p w14:paraId="342256F4" w14:textId="621697A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46EAD5A" w14:textId="23EA158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Person.UdrejseIndrejse.cprlandudrejseErIndeholdtI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44FD1FF3" w14:textId="6649599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C7CDCA5"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B7FB2E" w14:textId="26FF363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udind.cprlandudrejse.cont</w:t>
            </w:r>
          </w:p>
        </w:tc>
        <w:tc>
          <w:tcPr>
            <w:tcW w:w="1607" w:type="dxa"/>
            <w:tcBorders>
              <w:top w:val="nil"/>
              <w:left w:val="nil"/>
              <w:bottom w:val="single" w:sz="4" w:space="0" w:color="auto"/>
              <w:right w:val="single" w:sz="4" w:space="0" w:color="auto"/>
            </w:tcBorders>
            <w:shd w:val="clear" w:color="auto" w:fill="auto"/>
            <w:noWrap/>
            <w:vAlign w:val="bottom"/>
            <w:hideMark/>
          </w:tcPr>
          <w:p w14:paraId="682C0719" w14:textId="27CF006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C193FCB" w14:textId="52ECEF7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Person.UdrejseIndrejse.cprlandudrejseIndeholder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6FB1364B" w14:textId="66AB5DC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996E88C"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299A74" w14:textId="573A7CC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udind.cprlandudrejse.eq</w:t>
            </w:r>
          </w:p>
        </w:tc>
        <w:tc>
          <w:tcPr>
            <w:tcW w:w="1607" w:type="dxa"/>
            <w:tcBorders>
              <w:top w:val="nil"/>
              <w:left w:val="nil"/>
              <w:bottom w:val="single" w:sz="4" w:space="0" w:color="auto"/>
              <w:right w:val="single" w:sz="4" w:space="0" w:color="auto"/>
            </w:tcBorders>
            <w:shd w:val="clear" w:color="auto" w:fill="auto"/>
            <w:noWrap/>
            <w:vAlign w:val="bottom"/>
            <w:hideMark/>
          </w:tcPr>
          <w:p w14:paraId="20173F5E" w14:textId="79D2C3E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6E6A9DA" w14:textId="25B333D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Person.UdrejseIndrejse.cprlandudrejseLigMed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4A0EEC95" w14:textId="66D78EC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D6A8C2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640338" w14:textId="768E18F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30DC7CAC" w14:textId="4460113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5A799BE" w14:textId="348278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9C1DDE5" w14:textId="0C492B7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A75D22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8FBEEF" w14:textId="6E155B4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549CBFF3" w14:textId="445AC37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C7CA120" w14:textId="6908EFE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743E05EA" w14:textId="16E8B56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676F264"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0CDF0A" w14:textId="78832E1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udind.udenlandsadresse.cont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39D5628B" w14:textId="5B8D139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323527" w14:textId="4E3611E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color w:val="000000"/>
                <w:sz w:val="20"/>
                <w:szCs w:val="20"/>
              </w:rPr>
              <w:t xml:space="preserve">Person.UdrejseIndrejse.udenlandsadresseIndeholder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032DFE07" w14:textId="0B5A8B2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3D44C4" w:rsidRPr="00050FD3" w14:paraId="26C6BC2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3DA15F" w14:textId="2B998A7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364AF74" w14:textId="3C6210F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B68F1E" w14:textId="77777777" w:rsidR="00C9220E" w:rsidRDefault="003D44C4" w:rsidP="00C9220E">
            <w:pPr>
              <w:spacing w:after="0" w:line="240" w:lineRule="auto"/>
              <w:rPr>
                <w:rFonts w:ascii="Verdana" w:hAnsi="Verdana"/>
                <w:sz w:val="20"/>
                <w:szCs w:val="20"/>
              </w:rPr>
            </w:pPr>
            <w:r>
              <w:rPr>
                <w:rFonts w:ascii="Verdana" w:hAnsi="Verdana"/>
                <w:color w:val="000000"/>
                <w:sz w:val="20"/>
                <w:szCs w:val="20"/>
              </w:rPr>
              <w:t xml:space="preserve">Person.UdrejseIndrejse.virkningfraForskelligFra - </w:t>
            </w:r>
          </w:p>
          <w:p w14:paraId="18ABA506" w14:textId="193262E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0BE68D48" w14:textId="3D08D2B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31D580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2DECF4" w14:textId="16899DE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9E827FA" w14:textId="387BDA2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8964B4" w14:textId="77777777" w:rsidR="00C9220E" w:rsidRDefault="003D44C4" w:rsidP="00C9220E">
            <w:pPr>
              <w:spacing w:after="0" w:line="240" w:lineRule="auto"/>
              <w:rPr>
                <w:rFonts w:ascii="Verdana" w:hAnsi="Verdana"/>
                <w:sz w:val="20"/>
                <w:szCs w:val="20"/>
              </w:rPr>
            </w:pPr>
            <w:r>
              <w:rPr>
                <w:rFonts w:ascii="Verdana" w:hAnsi="Verdana"/>
                <w:color w:val="000000"/>
                <w:sz w:val="20"/>
                <w:szCs w:val="20"/>
              </w:rPr>
              <w:t xml:space="preserve">Person.UdrejseIndrejse.virkningfraLigMed - </w:t>
            </w:r>
          </w:p>
          <w:p w14:paraId="6A528BC4" w14:textId="026CA9DE"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BC8D842" w14:textId="1DBD56C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314878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C8097E" w14:textId="03B6114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0212301" w14:textId="7AC2394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52E0C0" w14:textId="1DFBED6B" w:rsidR="00C9220E" w:rsidRDefault="003D44C4" w:rsidP="00C9220E">
            <w:pPr>
              <w:spacing w:after="0" w:line="240" w:lineRule="auto"/>
              <w:rPr>
                <w:rFonts w:ascii="Verdana" w:hAnsi="Verdana"/>
                <w:sz w:val="20"/>
                <w:szCs w:val="20"/>
              </w:rPr>
            </w:pPr>
            <w:r>
              <w:rPr>
                <w:rFonts w:ascii="Verdana" w:hAnsi="Verdana"/>
                <w:color w:val="000000"/>
                <w:sz w:val="20"/>
                <w:szCs w:val="20"/>
              </w:rPr>
              <w:t xml:space="preserve">Person.UdrejseIndrejse.virkningfraMindreEnd - </w:t>
            </w:r>
          </w:p>
          <w:p w14:paraId="2248BD80" w14:textId="081CE44A"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5B9A8CB3" w14:textId="576EB00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99ABE0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9FC0A6" w14:textId="4C64629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CAE7725" w14:textId="42266D4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B6C68F" w14:textId="77777777" w:rsidR="00C9220E" w:rsidRDefault="003D44C4" w:rsidP="00C9220E">
            <w:pPr>
              <w:spacing w:after="0" w:line="240" w:lineRule="auto"/>
              <w:rPr>
                <w:rFonts w:ascii="Verdana" w:hAnsi="Verdana"/>
                <w:sz w:val="20"/>
                <w:szCs w:val="20"/>
              </w:rPr>
            </w:pPr>
            <w:r>
              <w:rPr>
                <w:rFonts w:ascii="Verdana" w:hAnsi="Verdana"/>
                <w:color w:val="000000"/>
                <w:sz w:val="20"/>
                <w:szCs w:val="20"/>
              </w:rPr>
              <w:t xml:space="preserve">Person.UdrejseIndrejse.virkningfraMindreEndEllerLigMed - </w:t>
            </w:r>
          </w:p>
          <w:p w14:paraId="7C1DB448" w14:textId="573C2340"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1A9A3973" w14:textId="392126E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0BDA8F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78F6CC" w14:textId="47DDCE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BA0CB4C" w14:textId="233863A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83F3FC" w14:textId="77777777" w:rsidR="00C9220E" w:rsidRDefault="003D44C4" w:rsidP="00C9220E">
            <w:pPr>
              <w:spacing w:after="0" w:line="240" w:lineRule="auto"/>
              <w:rPr>
                <w:rFonts w:ascii="Verdana" w:hAnsi="Verdana"/>
                <w:sz w:val="20"/>
                <w:szCs w:val="20"/>
              </w:rPr>
            </w:pPr>
            <w:r>
              <w:rPr>
                <w:rFonts w:ascii="Verdana" w:hAnsi="Verdana"/>
                <w:color w:val="000000"/>
                <w:sz w:val="20"/>
                <w:szCs w:val="20"/>
              </w:rPr>
              <w:t xml:space="preserve">Person.UdrejseIndrejse.virkningfraStoerreEnd - </w:t>
            </w:r>
          </w:p>
          <w:p w14:paraId="52A3FE9F" w14:textId="4554F8CE"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786BF5B2" w14:textId="67D9D49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ED3A558"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0917E0" w14:textId="2ABCC7C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2E5D306" w14:textId="2749A00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4BD1F1" w14:textId="77777777" w:rsidR="00C9220E" w:rsidRDefault="003D44C4" w:rsidP="00C9220E">
            <w:pPr>
              <w:spacing w:after="0" w:line="240" w:lineRule="auto"/>
              <w:rPr>
                <w:rFonts w:ascii="Verdana" w:hAnsi="Verdana"/>
                <w:sz w:val="20"/>
                <w:szCs w:val="20"/>
              </w:rPr>
            </w:pPr>
            <w:r>
              <w:rPr>
                <w:rFonts w:ascii="Verdana" w:hAnsi="Verdana"/>
                <w:color w:val="000000"/>
                <w:sz w:val="20"/>
                <w:szCs w:val="20"/>
              </w:rPr>
              <w:t xml:space="preserve">Person.UdrejseIndrejse.virkningfraStoerreEndEllerLigMed - </w:t>
            </w:r>
          </w:p>
          <w:p w14:paraId="25DD878A" w14:textId="4E8CC186" w:rsidR="003D44C4" w:rsidRPr="00050FD3" w:rsidRDefault="003D44C4" w:rsidP="00C9220E">
            <w:pPr>
              <w:spacing w:after="0" w:line="240" w:lineRule="auto"/>
              <w:rPr>
                <w:rFonts w:ascii="Verdana" w:eastAsia="Times New Roman" w:hAnsi="Verdana" w:cs="Times New Roman"/>
                <w:sz w:val="20"/>
                <w:szCs w:val="20"/>
                <w:lang w:eastAsia="da-DK"/>
              </w:rPr>
            </w:pPr>
          </w:p>
        </w:tc>
        <w:tc>
          <w:tcPr>
            <w:tcW w:w="1607" w:type="dxa"/>
            <w:tcBorders>
              <w:top w:val="nil"/>
              <w:left w:val="nil"/>
              <w:bottom w:val="single" w:sz="4" w:space="0" w:color="auto"/>
              <w:right w:val="single" w:sz="4" w:space="0" w:color="auto"/>
            </w:tcBorders>
            <w:shd w:val="clear" w:color="auto" w:fill="auto"/>
            <w:noWrap/>
            <w:vAlign w:val="bottom"/>
            <w:hideMark/>
          </w:tcPr>
          <w:p w14:paraId="3EA5845C" w14:textId="08E90621" w:rsidR="003D44C4" w:rsidRPr="00050FD3" w:rsidRDefault="00FB6BC8" w:rsidP="00050FD3">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øøø</w:t>
            </w:r>
            <w:r w:rsidR="003D44C4">
              <w:rPr>
                <w:rFonts w:ascii="Verdana" w:hAnsi="Verdana"/>
                <w:i/>
                <w:iCs/>
                <w:color w:val="0070C0"/>
                <w:sz w:val="20"/>
                <w:szCs w:val="20"/>
              </w:rPr>
              <w:t> </w:t>
            </w:r>
          </w:p>
        </w:tc>
      </w:tr>
      <w:tr w:rsidR="003D44C4" w:rsidRPr="00050FD3" w14:paraId="5E8FF4D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7B1EB3" w14:textId="6E9CC84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6558B13" w14:textId="0FBD01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AC52DC6" w14:textId="60E2CEA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color w:val="000000"/>
                <w:sz w:val="20"/>
                <w:szCs w:val="20"/>
              </w:rPr>
              <w:t xml:space="preserve">Person.UdrejseIndrejse.virkningfrausikkerhedsmarkeringLigMed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979BE8D" w14:textId="781F869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938171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B10990" w14:textId="6C7AE3C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9C8C642" w14:textId="41807D6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6AAFDD" w14:textId="79573F2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color w:val="000000"/>
                <w:sz w:val="20"/>
                <w:szCs w:val="20"/>
              </w:rPr>
              <w:t xml:space="preserve">Person.UdrejseIndrejse.virkningtilForskelligFra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5E97B9D" w14:textId="231F264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2843E6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D9C9A1" w14:textId="7D0CE4C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59191940" w14:textId="72B1CF2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EA9E71" w14:textId="2A6601B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color w:val="000000"/>
                <w:sz w:val="20"/>
                <w:szCs w:val="20"/>
              </w:rPr>
              <w:t xml:space="preserve">Person.UdrejseIndrejse.virkningtilLigMed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DCD27FE" w14:textId="265D640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C888D0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5AA419" w14:textId="67D385D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E563336" w14:textId="38C2310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F7A08A" w14:textId="0CE045B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color w:val="000000"/>
                <w:sz w:val="20"/>
                <w:szCs w:val="20"/>
              </w:rPr>
              <w:t xml:space="preserve">Person.UdrejseIndrejse.virkningtilMindreEnd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5D6CD22" w14:textId="12DF6BB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DD9AF3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984E05" w14:textId="2033934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6F5DA13" w14:textId="75A6288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BBF6F3" w14:textId="026D375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color w:val="000000"/>
                <w:sz w:val="20"/>
                <w:szCs w:val="20"/>
              </w:rPr>
              <w:t xml:space="preserve">Person.UdrejseIndrejse.virkningtilMindreEndEllerLigMed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5FD9F6B" w14:textId="32F16B0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B4787D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24185E" w14:textId="72A31A7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AC78EF6" w14:textId="763B704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C451C8" w14:textId="614ED88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color w:val="000000"/>
                <w:sz w:val="20"/>
                <w:szCs w:val="20"/>
              </w:rPr>
              <w:t xml:space="preserve">Person.UdrejseIndrejse.virkningtilStoerreEnd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A821409" w14:textId="28D5048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2D8DAB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324202" w14:textId="0F1AF72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D1AFB8D" w14:textId="1888335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312C3C" w14:textId="3C255AF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color w:val="000000"/>
                <w:sz w:val="20"/>
                <w:szCs w:val="20"/>
              </w:rPr>
              <w:t xml:space="preserve">Person.UdrejseIndrejse.virkningtilStoerreEndEllerLigMed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C7AECBD" w14:textId="00201DA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6AF869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4B5FF7" w14:textId="6B1DB08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udind.virkningtilum.eq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0AAD7D7F" w14:textId="6D09513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CB420DE" w14:textId="197D285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color w:val="000000"/>
                <w:sz w:val="20"/>
                <w:szCs w:val="20"/>
              </w:rPr>
              <w:t xml:space="preserve">Person.UdrejseIndrejse.virkningtilusikkerhedsmarkeringLigMed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55DB32C" w14:textId="71821D9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673DB35"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CBF088" w14:textId="27B7528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78D74D6C" w14:textId="3EE6B36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6C21507" w14:textId="337C670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0EADA3DC" w14:textId="4688783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3D44C4" w:rsidRPr="00050FD3" w14:paraId="01E25E6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AD4125" w14:textId="7C79A50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vaerge.vaergenavn.wi</w:t>
            </w:r>
          </w:p>
        </w:tc>
        <w:tc>
          <w:tcPr>
            <w:tcW w:w="1607" w:type="dxa"/>
            <w:tcBorders>
              <w:top w:val="nil"/>
              <w:left w:val="nil"/>
              <w:bottom w:val="single" w:sz="4" w:space="0" w:color="auto"/>
              <w:right w:val="single" w:sz="4" w:space="0" w:color="auto"/>
            </w:tcBorders>
            <w:shd w:val="clear" w:color="auto" w:fill="auto"/>
            <w:noWrap/>
            <w:vAlign w:val="bottom"/>
            <w:hideMark/>
          </w:tcPr>
          <w:p w14:paraId="32A8E775" w14:textId="61BE15A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4C44421" w14:textId="545276F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Person.Vaergemaal.vaergenavnErIndeholdtI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48766A8C" w14:textId="7AAB023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3D7544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4CF560" w14:textId="0D8147C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vaerge.vaergenavn.cont</w:t>
            </w:r>
          </w:p>
        </w:tc>
        <w:tc>
          <w:tcPr>
            <w:tcW w:w="1607" w:type="dxa"/>
            <w:tcBorders>
              <w:top w:val="nil"/>
              <w:left w:val="nil"/>
              <w:bottom w:val="single" w:sz="4" w:space="0" w:color="auto"/>
              <w:right w:val="single" w:sz="4" w:space="0" w:color="auto"/>
            </w:tcBorders>
            <w:shd w:val="clear" w:color="auto" w:fill="auto"/>
            <w:noWrap/>
            <w:vAlign w:val="bottom"/>
            <w:hideMark/>
          </w:tcPr>
          <w:p w14:paraId="776E6128" w14:textId="33AAAB7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9220FC" w14:textId="3581448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Person.Vaergemaal.vaergenavnIndeholder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61083B49" w14:textId="3B2EEDB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9AB729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C841AA" w14:textId="1263982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vaerge.vaergenavn.eq</w:t>
            </w:r>
          </w:p>
        </w:tc>
        <w:tc>
          <w:tcPr>
            <w:tcW w:w="1607" w:type="dxa"/>
            <w:tcBorders>
              <w:top w:val="nil"/>
              <w:left w:val="nil"/>
              <w:bottom w:val="single" w:sz="4" w:space="0" w:color="auto"/>
              <w:right w:val="single" w:sz="4" w:space="0" w:color="auto"/>
            </w:tcBorders>
            <w:shd w:val="clear" w:color="auto" w:fill="auto"/>
            <w:noWrap/>
            <w:vAlign w:val="bottom"/>
            <w:hideMark/>
          </w:tcPr>
          <w:p w14:paraId="0B8C00DC" w14:textId="11D0A28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509B331" w14:textId="3EB726C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Person.Vaergemaal.vaergenavnLigMed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302C2C47" w14:textId="13567C3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6FDF6C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57D9AE" w14:textId="77E7924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246C55A" w14:textId="09E4BC1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0DB8B4" w14:textId="27116F1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973B545" w14:textId="62DF94E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9C245B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F0FA8C" w14:textId="3661448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2C8A6EC" w14:textId="4C8FCA1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B89250" w14:textId="43497BC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1D1D417" w14:textId="751F22F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5345464"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F8F1F2" w14:textId="468D401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vaerge.virkningfra.lt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5668570" w14:textId="33E15F0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1A0031" w14:textId="6807FFE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5861DDC" w14:textId="15F1827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B10F8A3"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966782" w14:textId="6D26A32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C0D9E46" w14:textId="7E4E41D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7DB82C" w14:textId="1B41EA1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F0F5A87" w14:textId="4ABE6BB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D6C6D7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1F47FA" w14:textId="063732E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C191597" w14:textId="0EA7D50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5E1E8B" w14:textId="57A5427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AC6886D" w14:textId="79F3BAE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8880C1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B0BDC8" w14:textId="16560A6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E6D810A" w14:textId="7DDB07F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FC3F3E" w14:textId="56CE293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D12E280" w14:textId="3E0FCE5D"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C1A0455"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447BB0" w14:textId="7F6CA62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C49E4A8" w14:textId="062EA38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9D5D314" w14:textId="4644FE1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B0F7C23" w14:textId="5FD37B3C"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F27B2B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2524DE" w14:textId="4F2B9B5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5043961" w14:textId="56F2493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1A2B30" w14:textId="27EEC3A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CF787F5" w14:textId="0DD5ACC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656BE2B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FF37B2" w14:textId="5951009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A088A32" w14:textId="1391701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AA7488" w14:textId="4D85C8C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A45737A" w14:textId="2074F48E"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046DBE7"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E566AF" w14:textId="41D6B92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9A15078" w14:textId="65894D7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98E00A" w14:textId="5F6E326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FD7AE4F" w14:textId="218FDD7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834C8C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6EE02B" w14:textId="27305F2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D9AB4C0" w14:textId="05BFEA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3151DE3" w14:textId="2E8AC68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C287C49" w14:textId="1CF03AF6"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538FA50"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081081" w14:textId="4712AF2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C6DE8F8" w14:textId="32D574E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8F7692" w14:textId="41F3B68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DC477E8" w14:textId="3DAE8B1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D77824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E7B2A5" w14:textId="6C1A218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vaerge.virkningtil.ge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4BD26C8" w14:textId="418633A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857B09" w14:textId="547788D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6CDBA79" w14:textId="08C8B842"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04FCB46"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CCF0B3" w14:textId="175178E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valg.valgoplysningstype.wi</w:t>
            </w:r>
          </w:p>
        </w:tc>
        <w:tc>
          <w:tcPr>
            <w:tcW w:w="1607" w:type="dxa"/>
            <w:tcBorders>
              <w:top w:val="nil"/>
              <w:left w:val="nil"/>
              <w:bottom w:val="single" w:sz="4" w:space="0" w:color="auto"/>
              <w:right w:val="single" w:sz="4" w:space="0" w:color="auto"/>
            </w:tcBorders>
            <w:shd w:val="clear" w:color="auto" w:fill="auto"/>
            <w:noWrap/>
            <w:vAlign w:val="bottom"/>
            <w:hideMark/>
          </w:tcPr>
          <w:p w14:paraId="4D3ACAE2" w14:textId="2B97B68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6386215B" w14:textId="7641D12C" w:rsidR="003D44C4" w:rsidRPr="00050FD3" w:rsidRDefault="003D44C4" w:rsidP="00050FD3">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Person.Valgoplysninger.valgoplysningstypeErIndeholdtI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2BBA976C" w14:textId="5602826A"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0A973BC" w14:textId="77777777" w:rsidTr="7C543CD7">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360963" w14:textId="3951F90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valg.valgoplysningstype.eq</w:t>
            </w:r>
          </w:p>
        </w:tc>
        <w:tc>
          <w:tcPr>
            <w:tcW w:w="1607" w:type="dxa"/>
            <w:tcBorders>
              <w:top w:val="nil"/>
              <w:left w:val="nil"/>
              <w:bottom w:val="single" w:sz="4" w:space="0" w:color="auto"/>
              <w:right w:val="single" w:sz="4" w:space="0" w:color="auto"/>
            </w:tcBorders>
            <w:shd w:val="clear" w:color="auto" w:fill="auto"/>
            <w:noWrap/>
            <w:vAlign w:val="bottom"/>
            <w:hideMark/>
          </w:tcPr>
          <w:p w14:paraId="3412BCFC" w14:textId="18CC015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4DE8D4DB" w14:textId="655C91D1" w:rsidR="003D44C4" w:rsidRPr="00050FD3" w:rsidRDefault="003D44C4" w:rsidP="00050FD3">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Person.Valgoplysninger.valgoplysningstypeLigMed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783ABE75" w14:textId="2B52DAA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05952A9"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C9B60E" w14:textId="249A85A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valg.valgretdato.ne</w:t>
            </w:r>
          </w:p>
        </w:tc>
        <w:tc>
          <w:tcPr>
            <w:tcW w:w="1607" w:type="dxa"/>
            <w:tcBorders>
              <w:top w:val="nil"/>
              <w:left w:val="nil"/>
              <w:bottom w:val="single" w:sz="4" w:space="0" w:color="auto"/>
              <w:right w:val="single" w:sz="4" w:space="0" w:color="auto"/>
            </w:tcBorders>
            <w:shd w:val="clear" w:color="auto" w:fill="auto"/>
            <w:noWrap/>
            <w:vAlign w:val="bottom"/>
            <w:hideMark/>
          </w:tcPr>
          <w:p w14:paraId="785A3138" w14:textId="5705CA0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1F1992" w14:textId="14246C8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Person.Valgoplysninger.valgretdatoForskelligFra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3F24C2FE" w14:textId="54632AF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0E185588"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C4BC56" w14:textId="7B731B1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valg.valgretdato.eq</w:t>
            </w:r>
          </w:p>
        </w:tc>
        <w:tc>
          <w:tcPr>
            <w:tcW w:w="1607" w:type="dxa"/>
            <w:tcBorders>
              <w:top w:val="nil"/>
              <w:left w:val="nil"/>
              <w:bottom w:val="single" w:sz="4" w:space="0" w:color="auto"/>
              <w:right w:val="single" w:sz="4" w:space="0" w:color="auto"/>
            </w:tcBorders>
            <w:shd w:val="clear" w:color="auto" w:fill="auto"/>
            <w:noWrap/>
            <w:vAlign w:val="bottom"/>
            <w:hideMark/>
          </w:tcPr>
          <w:p w14:paraId="7F7A301E" w14:textId="09E4374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94E750" w14:textId="132854B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247A97A5" w14:textId="0D46A861"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0A750B1"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960BE9" w14:textId="6AB6580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valg.valgretdato.lt</w:t>
            </w:r>
          </w:p>
        </w:tc>
        <w:tc>
          <w:tcPr>
            <w:tcW w:w="1607" w:type="dxa"/>
            <w:tcBorders>
              <w:top w:val="nil"/>
              <w:left w:val="nil"/>
              <w:bottom w:val="single" w:sz="4" w:space="0" w:color="auto"/>
              <w:right w:val="single" w:sz="4" w:space="0" w:color="auto"/>
            </w:tcBorders>
            <w:shd w:val="clear" w:color="auto" w:fill="auto"/>
            <w:noWrap/>
            <w:vAlign w:val="bottom"/>
            <w:hideMark/>
          </w:tcPr>
          <w:p w14:paraId="5553CAC0" w14:textId="705C90C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96112D" w14:textId="2A2B535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3A1DB4A1" w14:textId="5B295F9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9F867CB"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CF65B9" w14:textId="5D43F62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valg.valgretdato.le</w:t>
            </w:r>
          </w:p>
        </w:tc>
        <w:tc>
          <w:tcPr>
            <w:tcW w:w="1607" w:type="dxa"/>
            <w:tcBorders>
              <w:top w:val="nil"/>
              <w:left w:val="nil"/>
              <w:bottom w:val="single" w:sz="4" w:space="0" w:color="auto"/>
              <w:right w:val="single" w:sz="4" w:space="0" w:color="auto"/>
            </w:tcBorders>
            <w:shd w:val="clear" w:color="auto" w:fill="auto"/>
            <w:noWrap/>
            <w:vAlign w:val="bottom"/>
            <w:hideMark/>
          </w:tcPr>
          <w:p w14:paraId="287E58BA" w14:textId="1347CE2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1EAE57" w14:textId="44BD662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3E13001F" w14:textId="310566F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283801D"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B2E256" w14:textId="374B3E4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valg.valgretdato.gt</w:t>
            </w:r>
          </w:p>
        </w:tc>
        <w:tc>
          <w:tcPr>
            <w:tcW w:w="1607" w:type="dxa"/>
            <w:tcBorders>
              <w:top w:val="nil"/>
              <w:left w:val="nil"/>
              <w:bottom w:val="single" w:sz="4" w:space="0" w:color="auto"/>
              <w:right w:val="single" w:sz="4" w:space="0" w:color="auto"/>
            </w:tcBorders>
            <w:shd w:val="clear" w:color="auto" w:fill="auto"/>
            <w:noWrap/>
            <w:vAlign w:val="bottom"/>
            <w:hideMark/>
          </w:tcPr>
          <w:p w14:paraId="6EA1E65D" w14:textId="5CA05CD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0F77EB" w14:textId="0F168F6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70784F34" w14:textId="6F88407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E0C0E6F" w14:textId="77777777" w:rsidTr="7C543CD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D6CD0D" w14:textId="591D7A6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valg.valgretdato.ge</w:t>
            </w:r>
          </w:p>
        </w:tc>
        <w:tc>
          <w:tcPr>
            <w:tcW w:w="1607" w:type="dxa"/>
            <w:tcBorders>
              <w:top w:val="nil"/>
              <w:left w:val="nil"/>
              <w:bottom w:val="single" w:sz="4" w:space="0" w:color="auto"/>
              <w:right w:val="single" w:sz="4" w:space="0" w:color="auto"/>
            </w:tcBorders>
            <w:shd w:val="clear" w:color="auto" w:fill="auto"/>
            <w:noWrap/>
            <w:vAlign w:val="bottom"/>
            <w:hideMark/>
          </w:tcPr>
          <w:p w14:paraId="60853081" w14:textId="5AEDC0B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A2BB52" w14:textId="6E0743FC"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2DF93FA9" w14:textId="27C7FF07"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5A4C6CB"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92A293" w14:textId="3E8F795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773AA9B" w14:textId="212F21F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B64E7E8" w14:textId="2836403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92182D3" w14:textId="444A6F1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11ADF81"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6B5A66" w14:textId="7695DCB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valg.virkningfra.eq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A77D040" w14:textId="6E422EC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7CEEE1" w14:textId="7C0871C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0E52074" w14:textId="6B0122F9"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72918ED"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FD17C6" w14:textId="25A7A24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E8604CE" w14:textId="2B08F5A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735908" w14:textId="11C3DCA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22B6E09" w14:textId="21F5EC15"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F67202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AE04C8" w14:textId="726EB88B"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4FA277A" w14:textId="1CAAA15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C93D59" w14:textId="58FB346E"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2436ADA" w14:textId="38174CE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B23F232"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48AA9E" w14:textId="70EE3E2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8C64964" w14:textId="7ED3C1F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FA3A92" w14:textId="1CC4685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FA5EA8C" w14:textId="35E2813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77BAC61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0F5363" w14:textId="4D8488C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FFED409" w14:textId="70810E8A"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19134B" w14:textId="2217BDD2"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305FCA9" w14:textId="03D9D42B"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35715DE"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4F6E39" w14:textId="56AD35E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29446E54" w14:textId="4DF9FFA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495C64" w14:textId="0AD101CF"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66A33EF" w14:textId="0F3F23C4"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1CE6D11A"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EEA868" w14:textId="044BC73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4BF97EB" w14:textId="6A260E2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33C8B2" w14:textId="50F9B619"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EA72296" w14:textId="16CBC54F"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59B4C186"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F0889E" w14:textId="225D349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FB5FBBF" w14:textId="6CB6D32D"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87D33C" w14:textId="3CD05524"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CBF8095" w14:textId="1F5F2038"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20355A2F"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711304" w14:textId="1F63CB87"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AF3320E" w14:textId="5283C2F3"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D4265E" w14:textId="1838480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BD0B179" w14:textId="42302130"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337ACC29"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D16DC7" w14:textId="4B7616D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26D47AE" w14:textId="0C560461"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63B6A1" w14:textId="5AF2B668"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D61FED9" w14:textId="2C4CA45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r w:rsidR="003D44C4" w:rsidRPr="00050FD3" w14:paraId="478222AC" w14:textId="77777777" w:rsidTr="7C543CD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F70828" w14:textId="1348D740"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valg.virkningtil.ge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800900C" w14:textId="6C767695"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A2C19A" w14:textId="17B02526" w:rsidR="003D44C4" w:rsidRPr="00050FD3" w:rsidRDefault="003D44C4" w:rsidP="00050FD3">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6E9EEFD" w14:textId="5B8DCF63" w:rsidR="003D44C4" w:rsidRPr="00050FD3" w:rsidRDefault="4F940368" w:rsidP="4F940368">
            <w:pPr>
              <w:spacing w:after="0" w:line="240" w:lineRule="auto"/>
              <w:jc w:val="right"/>
              <w:rPr>
                <w:rFonts w:ascii="Verdana" w:eastAsia="Times New Roman" w:hAnsi="Verdana" w:cs="Times New Roman"/>
                <w:i/>
                <w:iCs/>
                <w:color w:val="0070C0"/>
                <w:sz w:val="20"/>
                <w:szCs w:val="20"/>
                <w:lang w:eastAsia="da-DK"/>
              </w:rPr>
            </w:pPr>
            <w:r w:rsidRPr="4F940368">
              <w:rPr>
                <w:rFonts w:ascii="Verdana" w:hAnsi="Verdana"/>
                <w:i/>
                <w:iCs/>
                <w:color w:val="0070C0"/>
                <w:sz w:val="20"/>
                <w:szCs w:val="20"/>
              </w:rPr>
              <w:t> </w:t>
            </w:r>
          </w:p>
        </w:tc>
      </w:tr>
    </w:tbl>
    <w:p w14:paraId="74FE28DD" w14:textId="77777777" w:rsidR="007032B0" w:rsidRDefault="007032B0" w:rsidP="007032B0"/>
    <w:p w14:paraId="5572A224" w14:textId="4BBBD757" w:rsidR="007032B0" w:rsidRPr="00732629" w:rsidRDefault="007032B0" w:rsidP="007032B0">
      <w:pPr>
        <w:rPr>
          <w:b/>
        </w:rPr>
      </w:pPr>
      <w:r w:rsidRPr="00732629">
        <w:rPr>
          <w:b/>
        </w:rPr>
        <w:t>Output</w:t>
      </w:r>
      <w:r>
        <w:rPr>
          <w:b/>
        </w:rPr>
        <w:t>parametre</w:t>
      </w:r>
      <w:r w:rsidR="008873A6">
        <w:rPr>
          <w:b/>
        </w:rPr>
        <w:t>:</w:t>
      </w:r>
    </w:p>
    <w:tbl>
      <w:tblPr>
        <w:tblStyle w:val="Tabel-Gitter"/>
        <w:tblW w:w="0" w:type="auto"/>
        <w:tblLook w:val="04A0" w:firstRow="1" w:lastRow="0" w:firstColumn="1" w:lastColumn="0" w:noHBand="0" w:noVBand="1"/>
      </w:tblPr>
      <w:tblGrid>
        <w:gridCol w:w="4185"/>
        <w:gridCol w:w="5443"/>
      </w:tblGrid>
      <w:tr w:rsidR="007032B0" w:rsidRPr="00800787" w14:paraId="577F622C" w14:textId="77777777" w:rsidTr="00634D6F">
        <w:tc>
          <w:tcPr>
            <w:tcW w:w="4388" w:type="dxa"/>
            <w:shd w:val="clear" w:color="auto" w:fill="D6E3BC" w:themeFill="accent3" w:themeFillTint="66"/>
          </w:tcPr>
          <w:p w14:paraId="29C322A9" w14:textId="6A59E5B9" w:rsidR="007032B0" w:rsidRPr="00732629" w:rsidRDefault="00D650CD" w:rsidP="007032B0">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3E15703B" w14:textId="15CEE578" w:rsidR="007032B0" w:rsidRPr="00732629" w:rsidRDefault="00BD306A" w:rsidP="007032B0">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7032B0" w14:paraId="2BEE9467" w14:textId="77777777" w:rsidTr="00634D6F">
        <w:trPr>
          <w:trHeight w:val="70"/>
        </w:trPr>
        <w:tc>
          <w:tcPr>
            <w:tcW w:w="4388" w:type="dxa"/>
          </w:tcPr>
          <w:p w14:paraId="4CE60A8D" w14:textId="4E5CF8A6" w:rsidR="0068197F" w:rsidRPr="002C777E" w:rsidRDefault="0096078E" w:rsidP="00BA6429">
            <w:pPr>
              <w:keepNext/>
              <w:rPr>
                <w:rFonts w:eastAsia="Arial Unicode MS" w:cs="Arial Unicode MS"/>
                <w:color w:val="000000"/>
                <w:highlight w:val="yellow"/>
              </w:rPr>
            </w:pPr>
            <w:r w:rsidRPr="0096078E">
              <w:t>PersonKompletListeHent</w:t>
            </w:r>
          </w:p>
        </w:tc>
        <w:tc>
          <w:tcPr>
            <w:tcW w:w="5466" w:type="dxa"/>
          </w:tcPr>
          <w:p w14:paraId="7F4939F6" w14:textId="3D45D85A" w:rsidR="00265D7E" w:rsidRDefault="00265D7E" w:rsidP="008873A6">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PersonKompletListeHent-personkomplet.json</w:t>
            </w:r>
          </w:p>
          <w:p w14:paraId="302F9186" w14:textId="42FC6B08" w:rsidR="00BF1642" w:rsidRPr="00732629" w:rsidRDefault="007B71C7" w:rsidP="008873A6">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0C323529" w14:textId="3741872F" w:rsidR="00E0631A" w:rsidRDefault="00E0631A" w:rsidP="00E0631A"/>
    <w:p w14:paraId="18E16202" w14:textId="14587D2F" w:rsidR="0096078E" w:rsidRPr="0096078E" w:rsidRDefault="00887CE8" w:rsidP="0032519F">
      <w:pPr>
        <w:pStyle w:val="Overskrift2"/>
      </w:pPr>
      <w:r>
        <w:t xml:space="preserve"> </w:t>
      </w:r>
      <w:bookmarkStart w:id="64" w:name="_Toc507585427"/>
      <w:r w:rsidR="0096078E">
        <w:t>Rest service: CprPersonFullComplete</w:t>
      </w:r>
      <w:bookmarkEnd w:id="64"/>
    </w:p>
    <w:p w14:paraId="0DE98482" w14:textId="77777777" w:rsidR="0071100A" w:rsidRDefault="0071100A" w:rsidP="00147628">
      <w:pPr>
        <w:rPr>
          <w:b/>
        </w:rPr>
      </w:pPr>
    </w:p>
    <w:p w14:paraId="1895B839" w14:textId="75047895" w:rsidR="001060AD" w:rsidRPr="00202F13" w:rsidRDefault="00A51DE2" w:rsidP="001060AD">
      <w:pPr>
        <w:rPr>
          <w:b/>
          <w:bCs/>
        </w:rPr>
      </w:pPr>
      <w:r w:rsidRPr="00AD696C">
        <w:t>Offentlige kunders anvendelse af CPR data (aktuelle såvel som historiske). Søgning i samtlige parametre i domænemodellen, aktuelle såvel som historiske. Returnerer alle data om personen. Relationer til andre personer detaljerede oplysninger om relationen</w:t>
      </w:r>
      <w:r>
        <w:t>.</w:t>
      </w:r>
      <w:r w:rsidR="003058DA" w:rsidRPr="003058DA">
        <w:rPr>
          <w:b/>
          <w:bCs/>
        </w:rPr>
        <w:t xml:space="preserve"> </w:t>
      </w:r>
    </w:p>
    <w:tbl>
      <w:tblPr>
        <w:tblStyle w:val="Tabel-Gitter"/>
        <w:tblW w:w="0" w:type="auto"/>
        <w:tblLook w:val="04A0" w:firstRow="1" w:lastRow="0" w:firstColumn="1" w:lastColumn="0" w:noHBand="0" w:noVBand="1"/>
      </w:tblPr>
      <w:tblGrid>
        <w:gridCol w:w="2660"/>
        <w:gridCol w:w="6946"/>
      </w:tblGrid>
      <w:tr w:rsidR="001060AD" w14:paraId="22F8A16A" w14:textId="77777777" w:rsidTr="001060AD">
        <w:tc>
          <w:tcPr>
            <w:tcW w:w="2660" w:type="dxa"/>
          </w:tcPr>
          <w:p w14:paraId="42C92791" w14:textId="77777777" w:rsidR="001060AD" w:rsidRDefault="001060AD" w:rsidP="001060AD">
            <w:pPr>
              <w:rPr>
                <w:b/>
                <w:bCs/>
              </w:rPr>
            </w:pPr>
            <w:r w:rsidRPr="43C1F7C3">
              <w:rPr>
                <w:b/>
                <w:bCs/>
              </w:rPr>
              <w:t>Format</w:t>
            </w:r>
          </w:p>
        </w:tc>
        <w:tc>
          <w:tcPr>
            <w:tcW w:w="6946" w:type="dxa"/>
          </w:tcPr>
          <w:p w14:paraId="39FFBCBE" w14:textId="77777777" w:rsidR="001060AD" w:rsidRDefault="001060AD" w:rsidP="001060AD">
            <w:pPr>
              <w:rPr>
                <w:b/>
                <w:bCs/>
              </w:rPr>
            </w:pPr>
            <w:r>
              <w:t>JSON</w:t>
            </w:r>
          </w:p>
        </w:tc>
      </w:tr>
      <w:tr w:rsidR="001060AD" w14:paraId="7D6EA4CF" w14:textId="77777777" w:rsidTr="001060AD">
        <w:tc>
          <w:tcPr>
            <w:tcW w:w="2660" w:type="dxa"/>
          </w:tcPr>
          <w:p w14:paraId="37551190" w14:textId="77777777" w:rsidR="001060AD" w:rsidRDefault="001060AD" w:rsidP="001060AD">
            <w:pPr>
              <w:rPr>
                <w:b/>
                <w:bCs/>
              </w:rPr>
            </w:pPr>
            <w:r w:rsidRPr="43C1F7C3">
              <w:rPr>
                <w:b/>
                <w:bCs/>
              </w:rPr>
              <w:t>Sikkerhedszone</w:t>
            </w:r>
          </w:p>
        </w:tc>
        <w:tc>
          <w:tcPr>
            <w:tcW w:w="6946" w:type="dxa"/>
          </w:tcPr>
          <w:p w14:paraId="558F81AD" w14:textId="77777777" w:rsidR="001060AD" w:rsidRDefault="001060AD" w:rsidP="001060AD">
            <w:pPr>
              <w:rPr>
                <w:b/>
                <w:bCs/>
              </w:rPr>
            </w:pPr>
            <w:r>
              <w:t>5 - Indeholder fortrolige eller følsomme data.</w:t>
            </w:r>
          </w:p>
        </w:tc>
      </w:tr>
      <w:tr w:rsidR="001060AD" w14:paraId="14C380F4" w14:textId="77777777" w:rsidTr="001060AD">
        <w:tc>
          <w:tcPr>
            <w:tcW w:w="2660" w:type="dxa"/>
          </w:tcPr>
          <w:p w14:paraId="18B586AC" w14:textId="77777777" w:rsidR="001060AD" w:rsidRDefault="001060AD" w:rsidP="001060AD">
            <w:pPr>
              <w:rPr>
                <w:b/>
                <w:bCs/>
              </w:rPr>
            </w:pPr>
            <w:r w:rsidRPr="43C1F7C3">
              <w:rPr>
                <w:b/>
                <w:bCs/>
              </w:rPr>
              <w:t>Adgangsniveau</w:t>
            </w:r>
          </w:p>
        </w:tc>
        <w:tc>
          <w:tcPr>
            <w:tcW w:w="6946" w:type="dxa"/>
          </w:tcPr>
          <w:p w14:paraId="06FC3680" w14:textId="77777777" w:rsidR="001060AD" w:rsidRDefault="001060AD" w:rsidP="001060AD">
            <w:pPr>
              <w:rPr>
                <w:b/>
                <w:bCs/>
              </w:rPr>
            </w:pPr>
            <w:r>
              <w:t>Indgået aftale med CPR om anvendelse af data påkrævet.</w:t>
            </w:r>
          </w:p>
        </w:tc>
      </w:tr>
      <w:tr w:rsidR="001060AD" w14:paraId="7ED84FAB" w14:textId="77777777" w:rsidTr="001060AD">
        <w:tc>
          <w:tcPr>
            <w:tcW w:w="2660" w:type="dxa"/>
          </w:tcPr>
          <w:p w14:paraId="2B36C9D0" w14:textId="77777777" w:rsidR="001060AD" w:rsidRPr="43C1F7C3" w:rsidRDefault="001060AD" w:rsidP="001060AD">
            <w:pPr>
              <w:rPr>
                <w:b/>
                <w:bCs/>
              </w:rPr>
            </w:pPr>
            <w:r>
              <w:rPr>
                <w:b/>
                <w:bCs/>
              </w:rPr>
              <w:t>Anvendt udstillingsmodel</w:t>
            </w:r>
          </w:p>
        </w:tc>
        <w:tc>
          <w:tcPr>
            <w:tcW w:w="6946" w:type="dxa"/>
          </w:tcPr>
          <w:p w14:paraId="6FE8FABD" w14:textId="77777777" w:rsidR="001060AD" w:rsidRDefault="001060AD" w:rsidP="001060AD">
            <w:r>
              <w:t>Person – Udstillingsmodel forefindes:</w:t>
            </w:r>
          </w:p>
          <w:p w14:paraId="57E81E1E" w14:textId="77777777" w:rsidR="001060AD" w:rsidRPr="00E567A4" w:rsidRDefault="001060AD" w:rsidP="001060AD">
            <w:r w:rsidRPr="00C20F68">
              <w:t>http://data.gov.dk/model/diagrammer/</w:t>
            </w:r>
          </w:p>
        </w:tc>
      </w:tr>
      <w:tr w:rsidR="001060AD" w14:paraId="3C8FEB1E" w14:textId="77777777" w:rsidTr="001060AD">
        <w:tc>
          <w:tcPr>
            <w:tcW w:w="2660" w:type="dxa"/>
          </w:tcPr>
          <w:p w14:paraId="4B754D1B" w14:textId="77777777" w:rsidR="001060AD" w:rsidRDefault="001060AD" w:rsidP="001060AD">
            <w:pPr>
              <w:rPr>
                <w:b/>
                <w:bCs/>
              </w:rPr>
            </w:pPr>
            <w:r>
              <w:rPr>
                <w:b/>
                <w:bCs/>
              </w:rPr>
              <w:t>REST-regler</w:t>
            </w:r>
          </w:p>
        </w:tc>
        <w:tc>
          <w:tcPr>
            <w:tcW w:w="6946" w:type="dxa"/>
          </w:tcPr>
          <w:p w14:paraId="6E1BD38E" w14:textId="77777777" w:rsidR="001060AD" w:rsidRDefault="001060AD" w:rsidP="001060AD">
            <w:r>
              <w:t>Anvend paging. Default paging-størrelse:20</w:t>
            </w:r>
          </w:p>
        </w:tc>
      </w:tr>
    </w:tbl>
    <w:p w14:paraId="783BB363" w14:textId="77777777" w:rsidR="001060AD" w:rsidRPr="008249B1" w:rsidRDefault="001060AD" w:rsidP="001060AD"/>
    <w:p w14:paraId="655810A3" w14:textId="77777777" w:rsidR="0071100A" w:rsidRPr="003058DA" w:rsidRDefault="0071100A" w:rsidP="00147628">
      <w:pPr>
        <w:rPr>
          <w:b/>
        </w:rPr>
      </w:pPr>
    </w:p>
    <w:p w14:paraId="32842F66" w14:textId="320382C0" w:rsidR="0096078E" w:rsidRDefault="008873A6" w:rsidP="0096078E">
      <w:pPr>
        <w:rPr>
          <w:b/>
        </w:rPr>
      </w:pPr>
      <w:r>
        <w:rPr>
          <w:b/>
        </w:rPr>
        <w:t>Oversigt over metoder:</w:t>
      </w:r>
    </w:p>
    <w:tbl>
      <w:tblPr>
        <w:tblW w:w="7180" w:type="dxa"/>
        <w:tblInd w:w="75" w:type="dxa"/>
        <w:tblCellMar>
          <w:left w:w="70" w:type="dxa"/>
          <w:right w:w="70" w:type="dxa"/>
        </w:tblCellMar>
        <w:tblLook w:val="04A0" w:firstRow="1" w:lastRow="0" w:firstColumn="1" w:lastColumn="0" w:noHBand="0" w:noVBand="1"/>
      </w:tblPr>
      <w:tblGrid>
        <w:gridCol w:w="7180"/>
      </w:tblGrid>
      <w:tr w:rsidR="0096078E" w:rsidRPr="0096078E" w14:paraId="60ACE222" w14:textId="77777777" w:rsidTr="0096078E">
        <w:trPr>
          <w:trHeight w:val="255"/>
        </w:trPr>
        <w:tc>
          <w:tcPr>
            <w:tcW w:w="71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51CA8067" w14:textId="77777777" w:rsidR="0096078E" w:rsidRPr="0096078E" w:rsidRDefault="0096078E" w:rsidP="0096078E">
            <w:pPr>
              <w:spacing w:after="0" w:line="240" w:lineRule="auto"/>
              <w:rPr>
                <w:rFonts w:ascii="Verdana" w:eastAsia="Times New Roman" w:hAnsi="Verdana" w:cs="Times New Roman"/>
                <w:b/>
                <w:bCs/>
                <w:color w:val="808080"/>
                <w:sz w:val="20"/>
                <w:szCs w:val="20"/>
                <w:lang w:eastAsia="da-DK"/>
              </w:rPr>
            </w:pPr>
            <w:r w:rsidRPr="0096078E">
              <w:rPr>
                <w:rFonts w:ascii="Verdana" w:eastAsia="Times New Roman" w:hAnsi="Verdana" w:cs="Times New Roman"/>
                <w:b/>
                <w:bCs/>
                <w:color w:val="808080"/>
                <w:sz w:val="20"/>
                <w:szCs w:val="20"/>
                <w:lang w:eastAsia="da-DK"/>
              </w:rPr>
              <w:t>Metodenavn</w:t>
            </w:r>
          </w:p>
        </w:tc>
      </w:tr>
      <w:tr w:rsidR="0096078E" w:rsidRPr="0096078E" w14:paraId="43A39F65" w14:textId="77777777" w:rsidTr="0096078E">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6C0FB6" w14:textId="77777777" w:rsidR="0096078E" w:rsidRPr="0096078E" w:rsidRDefault="0096078E" w:rsidP="0096078E">
            <w:pPr>
              <w:spacing w:after="0" w:line="240" w:lineRule="auto"/>
              <w:rPr>
                <w:rFonts w:ascii="Verdana" w:eastAsia="Times New Roman" w:hAnsi="Verdana" w:cs="Times New Roman"/>
                <w:sz w:val="20"/>
                <w:szCs w:val="20"/>
                <w:lang w:eastAsia="da-DK"/>
              </w:rPr>
            </w:pPr>
            <w:r w:rsidRPr="0096078E">
              <w:rPr>
                <w:rFonts w:ascii="Verdana" w:eastAsia="Times New Roman" w:hAnsi="Verdana" w:cs="Times New Roman"/>
                <w:sz w:val="20"/>
                <w:szCs w:val="20"/>
                <w:lang w:eastAsia="da-DK"/>
              </w:rPr>
              <w:t>PersonFullCurrentListComplete</w:t>
            </w:r>
          </w:p>
        </w:tc>
      </w:tr>
      <w:tr w:rsidR="0096078E" w:rsidRPr="0096078E" w14:paraId="24357A17" w14:textId="77777777" w:rsidTr="0096078E">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26BD34" w14:textId="77777777" w:rsidR="0096078E" w:rsidRPr="0096078E" w:rsidRDefault="0096078E" w:rsidP="0096078E">
            <w:pPr>
              <w:spacing w:after="0" w:line="240" w:lineRule="auto"/>
              <w:rPr>
                <w:rFonts w:ascii="Verdana" w:eastAsia="Times New Roman" w:hAnsi="Verdana" w:cs="Times New Roman"/>
                <w:sz w:val="20"/>
                <w:szCs w:val="20"/>
                <w:lang w:eastAsia="da-DK"/>
              </w:rPr>
            </w:pPr>
            <w:r w:rsidRPr="0096078E">
              <w:rPr>
                <w:rFonts w:ascii="Verdana" w:eastAsia="Times New Roman" w:hAnsi="Verdana" w:cs="Times New Roman"/>
                <w:sz w:val="20"/>
                <w:szCs w:val="20"/>
                <w:lang w:eastAsia="da-DK"/>
              </w:rPr>
              <w:t>PersonFullListComplete</w:t>
            </w:r>
          </w:p>
        </w:tc>
      </w:tr>
    </w:tbl>
    <w:p w14:paraId="77F86668" w14:textId="77777777" w:rsidR="0096078E" w:rsidRDefault="0096078E" w:rsidP="00E0631A"/>
    <w:p w14:paraId="53A0BF79" w14:textId="3EECF160" w:rsidR="0071100A" w:rsidRDefault="00F061B6" w:rsidP="0032519F">
      <w:pPr>
        <w:pStyle w:val="Overskrift2"/>
      </w:pPr>
      <w:bookmarkStart w:id="65" w:name="_Toc507585428"/>
      <w:r w:rsidRPr="00282CAA">
        <w:t>Metode</w:t>
      </w:r>
      <w:r w:rsidRPr="00B814D1">
        <w:rPr>
          <w:b/>
        </w:rPr>
        <w:t>:</w:t>
      </w:r>
      <w:r>
        <w:t xml:space="preserve"> </w:t>
      </w:r>
      <w:r w:rsidR="0096078E" w:rsidRPr="0096078E">
        <w:t>PersonFullCurrentListComplete</w:t>
      </w:r>
      <w:bookmarkEnd w:id="65"/>
    </w:p>
    <w:p w14:paraId="0AE9A88B" w14:textId="22D18FD4" w:rsidR="00F061B6" w:rsidRPr="00AD696C" w:rsidRDefault="00F061B6" w:rsidP="00F061B6">
      <w:pPr>
        <w:rPr>
          <w:rStyle w:val="Hyperlink"/>
          <w:lang w:val="en-US"/>
        </w:rPr>
      </w:pPr>
      <w:r w:rsidRPr="00AD696C">
        <w:rPr>
          <w:b/>
          <w:lang w:val="en-US"/>
        </w:rPr>
        <w:t>URL:</w:t>
      </w:r>
      <w:r w:rsidR="00C16B03" w:rsidRPr="00AD696C">
        <w:rPr>
          <w:b/>
          <w:lang w:val="en-US"/>
        </w:rPr>
        <w:t xml:space="preserve"> </w:t>
      </w:r>
      <w:r w:rsidR="00C16B03" w:rsidRPr="00AD696C">
        <w:rPr>
          <w:lang w:val="en-US"/>
        </w:rPr>
        <w:t>&lt;endpoint&gt;/CPR/CprPersonFullComplete/1/REST/PersonFullCurrentListComplete?</w:t>
      </w:r>
    </w:p>
    <w:p w14:paraId="4BFD811C" w14:textId="77777777" w:rsidR="00C371FC" w:rsidRDefault="0055083E" w:rsidP="00F061B6">
      <w:pPr>
        <w:keepNext/>
        <w:rPr>
          <w:b/>
        </w:rPr>
      </w:pPr>
      <w:r>
        <w:rPr>
          <w:b/>
        </w:rPr>
        <w:t>Input</w:t>
      </w:r>
      <w:r w:rsidR="00F061B6" w:rsidRPr="00515295">
        <w:rPr>
          <w:b/>
        </w:rPr>
        <w:t>parametre:</w:t>
      </w:r>
    </w:p>
    <w:p w14:paraId="56B91EA7" w14:textId="26BF6C24" w:rsidR="00710157" w:rsidRPr="003075C4" w:rsidRDefault="00BA38E8" w:rsidP="00710157">
      <w:pPr>
        <w:rPr>
          <w:rFonts w:cstheme="minorHAnsi"/>
          <w:lang w:val="en-US"/>
        </w:rPr>
      </w:pPr>
      <w:r w:rsidRPr="003075C4">
        <w:rPr>
          <w:lang w:val="en-US"/>
        </w:rPr>
        <w:t xml:space="preserve">Date: </w:t>
      </w:r>
      <w:r w:rsidR="00D650CD" w:rsidRPr="003075C4">
        <w:rPr>
          <w:lang w:val="en-US"/>
        </w:rPr>
        <w:t>Datoformat følger ISO 8601</w:t>
      </w:r>
      <w:r w:rsidR="00710157" w:rsidRPr="003075C4">
        <w:rPr>
          <w:lang w:val="en-US"/>
        </w:rPr>
        <w:t xml:space="preserve"> </w:t>
      </w:r>
      <w:hyperlink r:id="rId17" w:history="1">
        <w:r w:rsidR="00710157" w:rsidRPr="003075C4">
          <w:rPr>
            <w:rStyle w:val="Hyperlink"/>
            <w:rFonts w:cstheme="minorHAnsi"/>
            <w:bCs/>
            <w:color w:val="660099"/>
            <w:lang w:val="en-US"/>
          </w:rPr>
          <w:t>Date and time format</w:t>
        </w:r>
      </w:hyperlink>
    </w:p>
    <w:p w14:paraId="43898412" w14:textId="29931E6E" w:rsidR="00F061B6" w:rsidRPr="003075C4" w:rsidRDefault="00F061B6" w:rsidP="00F061B6">
      <w:pPr>
        <w:keepNext/>
        <w:rPr>
          <w:lang w:val="en-US"/>
        </w:rPr>
      </w:pPr>
    </w:p>
    <w:tbl>
      <w:tblPr>
        <w:tblW w:w="9356" w:type="dxa"/>
        <w:tblInd w:w="6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887CE8" w:rsidRPr="00964C62" w14:paraId="5378BFA6" w14:textId="77777777" w:rsidTr="00DB3406">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03A8F810" w14:textId="7BC0DBFA"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04413C3B" w14:textId="30C3FFF4"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55B062AC" w14:textId="6A3F1079"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6AC64603" w14:textId="1067F430"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887CE8" w:rsidRPr="00964C62" w14:paraId="1A56427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5D25FC" w14:textId="7F0F7D1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adropl.conavn.wi</w:t>
            </w:r>
          </w:p>
        </w:tc>
        <w:tc>
          <w:tcPr>
            <w:tcW w:w="1607" w:type="dxa"/>
            <w:tcBorders>
              <w:top w:val="nil"/>
              <w:left w:val="nil"/>
              <w:bottom w:val="single" w:sz="4" w:space="0" w:color="auto"/>
              <w:right w:val="single" w:sz="4" w:space="0" w:color="auto"/>
            </w:tcBorders>
            <w:shd w:val="clear" w:color="auto" w:fill="auto"/>
            <w:noWrap/>
            <w:vAlign w:val="bottom"/>
            <w:hideMark/>
          </w:tcPr>
          <w:p w14:paraId="428716DA" w14:textId="103E1F1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848F06" w14:textId="3A3C73E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Person.Adresseoplysninger.conavnErIndeholdtI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1F6FAD40" w14:textId="3C36382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5D148B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3FF337" w14:textId="07144F7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adropl.conavn.cont</w:t>
            </w:r>
          </w:p>
        </w:tc>
        <w:tc>
          <w:tcPr>
            <w:tcW w:w="1607" w:type="dxa"/>
            <w:tcBorders>
              <w:top w:val="nil"/>
              <w:left w:val="nil"/>
              <w:bottom w:val="single" w:sz="4" w:space="0" w:color="auto"/>
              <w:right w:val="single" w:sz="4" w:space="0" w:color="auto"/>
            </w:tcBorders>
            <w:shd w:val="clear" w:color="auto" w:fill="auto"/>
            <w:noWrap/>
            <w:vAlign w:val="bottom"/>
            <w:hideMark/>
          </w:tcPr>
          <w:p w14:paraId="02628317" w14:textId="3138426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84BB172" w14:textId="5658EEB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Person.Adresseoplysninger.conavnIndeholder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2AE31CB6" w14:textId="2CC9E4C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03FF5D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E02D3D" w14:textId="58597B8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adropl.conavn.eq</w:t>
            </w:r>
          </w:p>
        </w:tc>
        <w:tc>
          <w:tcPr>
            <w:tcW w:w="1607" w:type="dxa"/>
            <w:tcBorders>
              <w:top w:val="nil"/>
              <w:left w:val="nil"/>
              <w:bottom w:val="single" w:sz="4" w:space="0" w:color="auto"/>
              <w:right w:val="single" w:sz="4" w:space="0" w:color="auto"/>
            </w:tcBorders>
            <w:shd w:val="clear" w:color="auto" w:fill="auto"/>
            <w:noWrap/>
            <w:vAlign w:val="bottom"/>
            <w:hideMark/>
          </w:tcPr>
          <w:p w14:paraId="3B3447F0" w14:textId="7BE4EBD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B8A6AA" w14:textId="2948AB1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Person.Adresseoplysninger.conavnLigMed - Conavn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49DEB7DA" w14:textId="63D97AF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63C7912"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C73C88" w14:textId="294EF9C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6669F7CF" w14:textId="55D0E29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center"/>
            <w:hideMark/>
          </w:tcPr>
          <w:p w14:paraId="0A54B697" w14:textId="4990B30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Person.Adresseoplysninger.fraflytningsdatokommuneForskelligFra - Hændelsesdato for flytning fra en kommune</w:t>
            </w:r>
          </w:p>
        </w:tc>
        <w:tc>
          <w:tcPr>
            <w:tcW w:w="1607" w:type="dxa"/>
            <w:tcBorders>
              <w:top w:val="nil"/>
              <w:left w:val="nil"/>
              <w:bottom w:val="single" w:sz="4" w:space="0" w:color="auto"/>
              <w:right w:val="single" w:sz="4" w:space="0" w:color="auto"/>
            </w:tcBorders>
            <w:shd w:val="clear" w:color="000000" w:fill="FFFFFF"/>
            <w:noWrap/>
            <w:vAlign w:val="center"/>
            <w:hideMark/>
          </w:tcPr>
          <w:p w14:paraId="6EED7207" w14:textId="4F3047DD"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23BE41EE"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FD6B0C" w14:textId="0A41D7F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2D009E73" w14:textId="1B06905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CB7B9F" w14:textId="65DC5E9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8522E13" w14:textId="5226239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9C7135E"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F415AF" w14:textId="1C305C6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32F0CCB1" w14:textId="0655C1A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E96E47" w14:textId="22F1C15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8387AAD" w14:textId="2F91D7A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4156174"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3ED2CB" w14:textId="0725A77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762980D2" w14:textId="4A965AA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3FF8A4" w14:textId="0521352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E328B42" w14:textId="6601DE2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1A545D7"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48905B" w14:textId="70B38F9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41D6DE95" w14:textId="3397D05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25C6C7" w14:textId="19B3551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347B987" w14:textId="0FD4F02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9AD3648"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74FBC3" w14:textId="770E185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7EEB1338" w14:textId="72C83AA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4D5211" w14:textId="38CC389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0522049" w14:textId="0DA3D89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F277F22"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0856FA" w14:textId="61B9DE1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adropl.fraflytningsdatokommuneum.eq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1BFD8F7C" w14:textId="328B11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97659A4" w14:textId="1C3E291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Person.Adresseoplysninger.fraflytningsdatokommuneusikkerhedsmarkeringLigMed - Usikkerhed ved fraflytningsdato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7C59E15C" w14:textId="17BB662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B42ABC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4506CE" w14:textId="0B4B616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7822E34D" w14:textId="65E487D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D76F256" w14:textId="0E65606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Person.Adresseoplysninger.fraflytningskommunekodeErIndeholdtI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073BC6B4" w14:textId="622FFF2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EEB6D63"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C5AB17" w14:textId="665C235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25418678" w14:textId="77C4352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DD07FC3" w14:textId="3D3787E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Person.Adresseoplysninger.fraflytningskommunekodeForskelligFra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2C23156" w14:textId="1666BE5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51A1D49"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D02AD4" w14:textId="7EA17D6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65080C3C" w14:textId="1455ACA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0CA585B" w14:textId="35CDEF8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6DAC4684" w14:textId="386A7B2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F176A8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E2249A" w14:textId="6803B66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5FA312CB" w14:textId="717A47F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E14D056" w14:textId="3E82D7D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F893DDF" w14:textId="3CA03FE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D513FF1"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5F9B8F" w14:textId="6AC176F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0EDF8BDA" w14:textId="1AFD8B9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104E7F0" w14:textId="0BE1F47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442AF71" w14:textId="766CE27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D21FAFA"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0EDBBE" w14:textId="4A3973A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5210BDAC" w14:textId="1917C2B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7494B6B" w14:textId="3F968F0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01DF4335" w14:textId="0DFA96A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C02961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A647E7" w14:textId="61724F9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452135B8" w14:textId="79646CA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616B4A7" w14:textId="04124BF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501D3838" w14:textId="4CF81A2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C973F9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457AE0" w14:textId="650FBCC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3687C0E3" w14:textId="27C9249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0FF9252" w14:textId="6A8E4F1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Person.Adresseoplysninger.fraflytningskommunenavnErIndeholdtI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379CFCB3" w14:textId="707DC83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A3F71F2"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7022AE" w14:textId="247737D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75EF5356" w14:textId="0CA69DD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5CFA42" w14:textId="6F02B77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Person.Adresseoplysninger.fraflytningskommunenavnIndeholder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EF9A517" w14:textId="5645596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4AD29CB"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031DDD" w14:textId="3D84748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359D9608" w14:textId="1D7829C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917636" w14:textId="3E58E6C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Person.Adresseoplysninger.fraflytningskommunenavnLigMed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5C70F67E" w14:textId="739B23E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C6A6B2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2951C6" w14:textId="21BD68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adropl.status.wi</w:t>
            </w:r>
          </w:p>
        </w:tc>
        <w:tc>
          <w:tcPr>
            <w:tcW w:w="1607" w:type="dxa"/>
            <w:tcBorders>
              <w:top w:val="nil"/>
              <w:left w:val="nil"/>
              <w:bottom w:val="single" w:sz="4" w:space="0" w:color="auto"/>
              <w:right w:val="single" w:sz="4" w:space="0" w:color="auto"/>
            </w:tcBorders>
            <w:shd w:val="clear" w:color="auto" w:fill="auto"/>
            <w:noWrap/>
            <w:vAlign w:val="bottom"/>
            <w:hideMark/>
          </w:tcPr>
          <w:p w14:paraId="7632EA86" w14:textId="7A5FD6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A5C0F77" w14:textId="49B826A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8CA1A93" w14:textId="38AF15A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A7DEC9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9D39F0" w14:textId="2FDE8AB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adropl.status.eq</w:t>
            </w:r>
          </w:p>
        </w:tc>
        <w:tc>
          <w:tcPr>
            <w:tcW w:w="1607" w:type="dxa"/>
            <w:tcBorders>
              <w:top w:val="nil"/>
              <w:left w:val="nil"/>
              <w:bottom w:val="single" w:sz="4" w:space="0" w:color="auto"/>
              <w:right w:val="single" w:sz="4" w:space="0" w:color="auto"/>
            </w:tcBorders>
            <w:shd w:val="clear" w:color="auto" w:fill="auto"/>
            <w:noWrap/>
            <w:vAlign w:val="bottom"/>
            <w:hideMark/>
          </w:tcPr>
          <w:p w14:paraId="1FC4A1AD" w14:textId="077CB9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7B3C7E" w14:textId="56F8167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73CC9506" w14:textId="0683DC1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FB00998"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E8FAA6" w14:textId="0B9ED23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53E47DD5" w14:textId="66F377D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FBC31D0" w14:textId="2549A0F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Person.Adresseoplysninger.SupplerendeAdresse.simpelAdresseIndeholder -</w:t>
            </w:r>
          </w:p>
        </w:tc>
        <w:tc>
          <w:tcPr>
            <w:tcW w:w="1607" w:type="dxa"/>
            <w:tcBorders>
              <w:top w:val="nil"/>
              <w:left w:val="nil"/>
              <w:bottom w:val="single" w:sz="4" w:space="0" w:color="auto"/>
              <w:right w:val="single" w:sz="4" w:space="0" w:color="auto"/>
            </w:tcBorders>
            <w:shd w:val="clear" w:color="auto" w:fill="auto"/>
            <w:vAlign w:val="bottom"/>
            <w:hideMark/>
          </w:tcPr>
          <w:p w14:paraId="71CFE5CE" w14:textId="14B0009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887CE8" w:rsidRPr="00964C62" w14:paraId="14348F38"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6CEC81" w14:textId="3F14505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adropl.suppladr.startmyndighedskode.wi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00B9D401" w14:textId="0959FFA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06D43F" w14:textId="7D00E32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5096355" w14:textId="2617990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D23828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671AEE" w14:textId="7256623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7180F027" w14:textId="77025BB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A8A043F" w14:textId="3085CBB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1BD1DD4D" w14:textId="17E4B03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E604A6A"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54422D" w14:textId="674B607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597B81DA" w14:textId="51C07FD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31694D" w14:textId="563D343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CA19865" w14:textId="05087DC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AB59EF6"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137164" w14:textId="31CE92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47F1DB99" w14:textId="5CD692A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482675B" w14:textId="2EC541A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39C3E1AE" w14:textId="6074587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72340F6"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A0198A" w14:textId="6A73B5C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5D007243" w14:textId="7411BBF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52C57D7" w14:textId="14CE7BB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132DBB3" w14:textId="506C425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145990F"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7FFC86" w14:textId="6438F16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0F0794BF" w14:textId="7792877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0E224CD" w14:textId="4B63A1C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EAA95E6" w14:textId="4842C03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50EBB9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0D9BB6" w14:textId="43D3CA4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31B3EA0" w14:textId="2F04D62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3E7217" w14:textId="6798320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1ABC0C3" w14:textId="54C4995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40848E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3FD6B8" w14:textId="153BE4D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91D072B" w14:textId="35C7E3F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A8CA8C" w14:textId="5080D02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B6F331A" w14:textId="78BEFB3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13BC85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E1CBAA" w14:textId="51B8D8B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D4F1B5D" w14:textId="3B5E5C5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D99A20" w14:textId="2E084A9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CFA8136" w14:textId="0F237C4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362FEE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807AC7" w14:textId="5F6339F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4F31CB4" w14:textId="7CB446F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A0FB55" w14:textId="2B14854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3D6D2D4" w14:textId="4D4A745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839323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D90535" w14:textId="3C5F507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BA9ABAD" w14:textId="2F9E5A3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2BFB7D" w14:textId="06BE1B2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D5BDCFA" w14:textId="4625560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73CE57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49630A" w14:textId="21622BB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B6973C4" w14:textId="4E34489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8AE6B8" w14:textId="46D2011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6C1E361" w14:textId="0181356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B28434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3BEF48" w14:textId="54E9E2D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45769F5" w14:textId="2BB1389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88BCD0" w14:textId="00EF662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0C0451D" w14:textId="7B2D978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942E22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AAABAD" w14:textId="1F1A7E2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888E96E" w14:textId="566612B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701C25" w14:textId="24E8654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2F48298" w14:textId="0281044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A4779E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EBB3D5" w14:textId="2A8D918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E5EEA43" w14:textId="1413AB7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4DFE28" w14:textId="51A5445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D1C1B13" w14:textId="4C3C07E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00928B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1B5547" w14:textId="36085FF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AA34289" w14:textId="7A567D4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3C4F06" w14:textId="6310812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8B05713" w14:textId="0B3895B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ADF5A3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6C4395" w14:textId="25DC841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6698710" w14:textId="17C4FD8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6F6C24" w14:textId="7B3F690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294A088" w14:textId="4AAD1FD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36009A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94135E" w14:textId="6EAB3CF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adropl.suppladr.virkningtil.ge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CB7E9DE" w14:textId="3A4EC2F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93D8FF" w14:textId="7A9A8C0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0F85EF7" w14:textId="15FA733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775A697"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5E9F3C" w14:textId="4421A41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570FA5A6" w14:textId="59A20F2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52BDE1" w14:textId="392B44F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Person.Adresseoplysninger.tilflytningsdatokommuneForskelligFra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174B1BC9" w14:textId="4C01D21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6578137"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84CE04" w14:textId="7CE5505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7CE03D26" w14:textId="0448C65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96E8DE" w14:textId="76EEE22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55707579" w14:textId="4567FD5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A39B958"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050826" w14:textId="416ECB8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3A168C98" w14:textId="528384A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1C878D" w14:textId="5F72876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7788E803" w14:textId="47C0FD5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E91793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88415A" w14:textId="51C3CFA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4D401879" w14:textId="60029D8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F7C0AF" w14:textId="5F6205A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71A7D489" w14:textId="4E80C28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BE6E749"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E50189" w14:textId="3CB442A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1578BF96" w14:textId="6A6D2F8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5A96A9" w14:textId="79C4E60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3252C1F0" w14:textId="11B92C7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4C1EFFB"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439FDA" w14:textId="07EB218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41586136" w14:textId="627110A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96277C" w14:textId="2698B8C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7975BC33" w14:textId="4BF46EA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E6D606E"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2048FA" w14:textId="7B469CE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649C5BA9" w14:textId="5EFEB47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D754F1D" w14:textId="50A954C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Person.Adresseoplysninger.tilflytningsdatokommuneusikkerhedsmarkeringLigMed - Usikkerhed ved tilflytningsdato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7868FAE0" w14:textId="0B2749D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7C66C6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193BF1" w14:textId="7D4973C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41D809D" w14:textId="05EAB67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DBEECF" w14:textId="1866B6B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2656AFE" w14:textId="377D63C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1C2637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39E5B1" w14:textId="606896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22D8035" w14:textId="2765F0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9C40FA" w14:textId="0CC9447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3759AD9" w14:textId="2053248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D1B8A4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6F27B3" w14:textId="30AE00F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852B27A" w14:textId="1E6842C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95E8DB" w14:textId="037D20C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D130109" w14:textId="725FE16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D948C3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941DEE" w14:textId="6356846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14D1B63" w14:textId="092263E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207C56" w14:textId="07601BE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74E9AC6" w14:textId="0D1BCF4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9B9BBB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D44EEE" w14:textId="7EEBA68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9E4F3B3" w14:textId="315FF9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6601CD" w14:textId="4A05FEE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7600557" w14:textId="6310D34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507147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631E8B" w14:textId="1785880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69783C7" w14:textId="78C07AD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A7357F" w14:textId="0B346A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2BC1890" w14:textId="74E9BB0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C3B3D3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A9165D" w14:textId="45B9FBA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40CBAE4C" w14:textId="0AF7069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0EA8282" w14:textId="41C3893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F9D9A75" w14:textId="0573169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DE7389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A74D9B" w14:textId="2B354C2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858EDD4" w14:textId="36B77D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A8B289" w14:textId="3845A32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0D60769" w14:textId="629209C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5AAE1D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72AC7B" w14:textId="178E10F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C4FCA4B" w14:textId="402E200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107065" w14:textId="4490C61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DB4A1AB" w14:textId="010CA77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A8D8B2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A67182" w14:textId="5D80654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75D6CDA" w14:textId="21BA3CB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25E539" w14:textId="00B841A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6D7A97B" w14:textId="37BC53B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5AE0C0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1F5AB6" w14:textId="4EE4E42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4E7DD46" w14:textId="3E11B2D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208225" w14:textId="4805BF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02DBCBA" w14:textId="1F7F991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B95EA5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0F5383" w14:textId="7D1FC2E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4039790" w14:textId="46849AF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DA5A62" w14:textId="683AC6F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BCA5118" w14:textId="31F07AA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9A44A2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4C3013" w14:textId="719F237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2DD1746" w14:textId="0120D6F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D2D87C" w14:textId="4D9513F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1C7D0DC" w14:textId="6B2C4AC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68F855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BDD040" w14:textId="1D3D1F1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adropl.virkningtilum.eq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32EB116D" w14:textId="4CDE7FC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F0844D5" w14:textId="0ED81D7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B458F18" w14:textId="13EFAFA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4E3A617"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AFAB9DD" w14:textId="6D328DC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3FB91EAA" w14:textId="4777068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BDA2F42" w14:textId="3431E42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Person.Beskyttelse.beskyttelsestypeErIndeholdtI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3C53C61A" w14:textId="790B9E3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1A9E691"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C67A79B" w14:textId="4DC268B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0F95CAB1" w14:textId="36383DA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08D9291" w14:textId="26A2DFB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Person.Beskyttelse.beskyttelsestypeLigMed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523C62DF" w14:textId="516DC02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0B8FFA5" w14:textId="77777777" w:rsidTr="00DB3406">
        <w:trPr>
          <w:trHeight w:val="30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DFF4103" w14:textId="7A71935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646DDEFD" w14:textId="722EAED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6107403" w14:textId="03F69BD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203F8AB5" w14:textId="26C64FD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54EA4A0" w14:textId="77777777" w:rsidTr="00DB3406">
        <w:trPr>
          <w:trHeight w:val="30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4343822" w14:textId="20F0D94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325A2600" w14:textId="52CD005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70A9F0" w14:textId="1D91F6C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48343128" w14:textId="03B3D6A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A3034E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0E407B" w14:textId="253D9EC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ECC648F" w14:textId="48010C4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3A8C6D" w14:textId="6B413E1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B2A2091" w14:textId="40F8A01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244D1B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69DCFA" w14:textId="1D22B6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64F4DF7" w14:textId="57C10B8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6EF331" w14:textId="23E4BDA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A747F4F" w14:textId="194D31B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AA2DE0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2F29E9" w14:textId="41794F9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D6798D9" w14:textId="65EE1A7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5FA86E" w14:textId="7A7AD25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2CD5783" w14:textId="54E48F3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5944C6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2BCD04" w14:textId="5F57775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C64FE94" w14:textId="398930B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872B70" w14:textId="5F1E076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19A3FF5" w14:textId="1E10274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F905B3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44FB2B" w14:textId="6CC0D07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26466FB" w14:textId="3C09A1F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CF742A" w14:textId="5896968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1A845F3" w14:textId="241AB70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53BF53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070719" w14:textId="2FEC618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8A80892" w14:textId="1A667E0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5DB59C" w14:textId="68FD309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30D0314" w14:textId="543E52E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2B0D7A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3A84B0" w14:textId="75FFEC7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80121A4" w14:textId="761E9A8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7451EB" w14:textId="0F1BAB2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F7766D4" w14:textId="3380C25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DCE0B5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4D7562" w14:textId="6DAD5E8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79D2364" w14:textId="2F10145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6397A9" w14:textId="16EA445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1BDEA31" w14:textId="344BE66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9BD983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9571D4" w14:textId="5ED253A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43CA377" w14:textId="45E133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57D0B6" w14:textId="6B8AF1B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4EED712" w14:textId="4C66DBD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D185AB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866009" w14:textId="210C4DA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31F071F" w14:textId="700AC56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60FF89" w14:textId="68439E7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C380B5A" w14:textId="05230EE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B64A94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5C9184" w14:textId="2D006FD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C4764E5" w14:textId="04CE76F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F68D44" w14:textId="7FB7045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2964F14" w14:textId="2B2DC42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913289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BDE72D" w14:textId="15CA406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besk.virkningtil.ge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35A648A" w14:textId="0B160A3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CFEF01" w14:textId="67927C1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D10D048" w14:textId="79AEE98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6330C3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09A2F6" w14:textId="4641A6D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civ.civilstandstype.wi</w:t>
            </w:r>
          </w:p>
        </w:tc>
        <w:tc>
          <w:tcPr>
            <w:tcW w:w="1607" w:type="dxa"/>
            <w:tcBorders>
              <w:top w:val="nil"/>
              <w:left w:val="nil"/>
              <w:bottom w:val="single" w:sz="4" w:space="0" w:color="auto"/>
              <w:right w:val="single" w:sz="4" w:space="0" w:color="auto"/>
            </w:tcBorders>
            <w:shd w:val="clear" w:color="auto" w:fill="auto"/>
            <w:noWrap/>
            <w:vAlign w:val="bottom"/>
            <w:hideMark/>
          </w:tcPr>
          <w:p w14:paraId="2FBDC3B6" w14:textId="5FAAC5B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E09D8D6" w14:textId="356F28F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Person.Civilstand.civilstandstypeErIndeholdtI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7AD05AA9" w14:textId="0483436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37A56C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6784F4" w14:textId="3ABD9EA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civ.civilstandstype.eq</w:t>
            </w:r>
          </w:p>
        </w:tc>
        <w:tc>
          <w:tcPr>
            <w:tcW w:w="1607" w:type="dxa"/>
            <w:tcBorders>
              <w:top w:val="nil"/>
              <w:left w:val="nil"/>
              <w:bottom w:val="single" w:sz="4" w:space="0" w:color="auto"/>
              <w:right w:val="single" w:sz="4" w:space="0" w:color="auto"/>
            </w:tcBorders>
            <w:shd w:val="clear" w:color="auto" w:fill="auto"/>
            <w:noWrap/>
            <w:vAlign w:val="bottom"/>
            <w:hideMark/>
          </w:tcPr>
          <w:p w14:paraId="11642D41" w14:textId="177D785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B28DB52" w14:textId="437F6AF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Person.Civilstand.civilstandstypeLigMed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7972C847" w14:textId="0A3858A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BDC0DF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6034C3" w14:textId="2EAD07D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civ.status.wi</w:t>
            </w:r>
          </w:p>
        </w:tc>
        <w:tc>
          <w:tcPr>
            <w:tcW w:w="1607" w:type="dxa"/>
            <w:tcBorders>
              <w:top w:val="nil"/>
              <w:left w:val="nil"/>
              <w:bottom w:val="single" w:sz="4" w:space="0" w:color="auto"/>
              <w:right w:val="single" w:sz="4" w:space="0" w:color="auto"/>
            </w:tcBorders>
            <w:shd w:val="clear" w:color="auto" w:fill="auto"/>
            <w:noWrap/>
            <w:vAlign w:val="bottom"/>
            <w:hideMark/>
          </w:tcPr>
          <w:p w14:paraId="50D4EB37" w14:textId="3F124D1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35076AC" w14:textId="3AA9816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Person.Civilstand.statusErIndeholdtI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10E56839" w14:textId="13D7642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91560C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10FD4C" w14:textId="492AFEE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civ.status.eq</w:t>
            </w:r>
          </w:p>
        </w:tc>
        <w:tc>
          <w:tcPr>
            <w:tcW w:w="1607" w:type="dxa"/>
            <w:tcBorders>
              <w:top w:val="nil"/>
              <w:left w:val="nil"/>
              <w:bottom w:val="single" w:sz="4" w:space="0" w:color="auto"/>
              <w:right w:val="single" w:sz="4" w:space="0" w:color="auto"/>
            </w:tcBorders>
            <w:shd w:val="clear" w:color="auto" w:fill="auto"/>
            <w:noWrap/>
            <w:vAlign w:val="bottom"/>
            <w:hideMark/>
          </w:tcPr>
          <w:p w14:paraId="2AD21F68" w14:textId="11825EC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A0BA79B" w14:textId="517AD73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Person.Civilstand.statusLigMed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0C29C273" w14:textId="709FAB3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58499C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2EE2E7" w14:textId="3878C42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civ.virkningfra.ne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5C37044" w14:textId="0C09342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5B6AAF6" w14:textId="58219F6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BC95311" w14:textId="1CEDA60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141DFC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0B4E24" w14:textId="6406884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BC18A6E" w14:textId="69A6AE5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E85F27" w14:textId="3A7AE8F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F970FB1" w14:textId="18482FC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055088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33A7E6" w14:textId="245D122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3BCCFAA" w14:textId="218D17A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776D91" w14:textId="3CD0A30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9B35874" w14:textId="2B0B231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653D2A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34C0DE" w14:textId="654D807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7D7C35C" w14:textId="6945688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6EA1E6" w14:textId="26C72DE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E45C999" w14:textId="4239A9C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99F363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C4B22D" w14:textId="3931FD9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CF41E99" w14:textId="4DDB928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469A8A" w14:textId="7B922A9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BA37A80" w14:textId="317927B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9D282A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F00B9D" w14:textId="0FF491B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2FA56E2" w14:textId="3487AA5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E3F591" w14:textId="539FC68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C5090DF" w14:textId="338FA52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7BD386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EAC04A" w14:textId="28BF6B9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7DFDA9B" w14:textId="528E351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1D25295" w14:textId="3497EC5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CB71C15" w14:textId="4353249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760DA1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2AB5E5" w14:textId="67AFA44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E90D540" w14:textId="583DEF1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51E7E5" w14:textId="5B0A212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23A0865" w14:textId="2EA64F7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6CD29D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9C790D" w14:textId="3D43B64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2DCE4DB" w14:textId="69B50CD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446612" w14:textId="61BAC41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E0CA971" w14:textId="550259D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4AF2E0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CB1C7B" w14:textId="563E382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61092CB" w14:textId="2BFCBA8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DC562F" w14:textId="198BE99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3E2F3C9" w14:textId="278E047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AF56FF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858B5F" w14:textId="0E4D968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140AAA1" w14:textId="5193ADD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DECAA4" w14:textId="2980652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610BB7C" w14:textId="3DB43E9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F05909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D45FF9" w14:textId="46D0EE2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2728AC1" w14:textId="584D582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41E9E6" w14:textId="2A3CF33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EB709F3" w14:textId="7F4C682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CCD5A2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8988A3" w14:textId="3144060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E4BB87E" w14:textId="19A7B8A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F1AD8A" w14:textId="5264639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79B530A" w14:textId="704C9DA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C5F841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0995B8" w14:textId="4648B95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civ.virkningtilum.eq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13C162D4" w14:textId="6EFAA50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CF90E38" w14:textId="209AE64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9A364D0" w14:textId="717FE8E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C9D2D66"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5C0C73" w14:textId="53170D4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cadr.bygningsnummer.wi</w:t>
            </w:r>
          </w:p>
        </w:tc>
        <w:tc>
          <w:tcPr>
            <w:tcW w:w="1607" w:type="dxa"/>
            <w:tcBorders>
              <w:top w:val="nil"/>
              <w:left w:val="nil"/>
              <w:bottom w:val="single" w:sz="4" w:space="0" w:color="auto"/>
              <w:right w:val="single" w:sz="4" w:space="0" w:color="auto"/>
            </w:tcBorders>
            <w:shd w:val="clear" w:color="auto" w:fill="auto"/>
            <w:noWrap/>
            <w:vAlign w:val="bottom"/>
            <w:hideMark/>
          </w:tcPr>
          <w:p w14:paraId="31566F4B" w14:textId="3666617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F87014" w14:textId="10B532C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Person.CprAdresse.bygningsnummerErIndeholdtI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64F09551" w14:textId="1269A00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3F3B510"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E38E41" w14:textId="792D456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cadr.bygningsnummer.cont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18D5122E" w14:textId="58CC228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273BE3" w14:textId="2A54C7F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Person.CprAdresse.bygningsnummerIndeholder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193150C1" w14:textId="118745E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FB37BF8"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75DC17" w14:textId="0D91E1E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cadr.bygningsnummer.eq</w:t>
            </w:r>
          </w:p>
        </w:tc>
        <w:tc>
          <w:tcPr>
            <w:tcW w:w="1607" w:type="dxa"/>
            <w:tcBorders>
              <w:top w:val="nil"/>
              <w:left w:val="nil"/>
              <w:bottom w:val="single" w:sz="4" w:space="0" w:color="auto"/>
              <w:right w:val="single" w:sz="4" w:space="0" w:color="auto"/>
            </w:tcBorders>
            <w:shd w:val="clear" w:color="auto" w:fill="auto"/>
            <w:noWrap/>
            <w:vAlign w:val="bottom"/>
            <w:hideMark/>
          </w:tcPr>
          <w:p w14:paraId="4F891773" w14:textId="3094F24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55805A" w14:textId="5D1E611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Person.CprAdresse.bygningsnummerLigMed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4029D3EA" w14:textId="717F48A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B8F063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A7A944" w14:textId="3B14243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cadr.bynavn.wi</w:t>
            </w:r>
          </w:p>
        </w:tc>
        <w:tc>
          <w:tcPr>
            <w:tcW w:w="1607" w:type="dxa"/>
            <w:tcBorders>
              <w:top w:val="nil"/>
              <w:left w:val="nil"/>
              <w:bottom w:val="single" w:sz="4" w:space="0" w:color="auto"/>
              <w:right w:val="single" w:sz="4" w:space="0" w:color="auto"/>
            </w:tcBorders>
            <w:shd w:val="clear" w:color="auto" w:fill="auto"/>
            <w:noWrap/>
            <w:vAlign w:val="bottom"/>
            <w:hideMark/>
          </w:tcPr>
          <w:p w14:paraId="12157D2F" w14:textId="0EBD0B5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D7021A1" w14:textId="05691AD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Person.CprAdresse.bynavnErIndeholdtI - Bynavn</w:t>
            </w:r>
          </w:p>
        </w:tc>
        <w:tc>
          <w:tcPr>
            <w:tcW w:w="1607" w:type="dxa"/>
            <w:tcBorders>
              <w:top w:val="nil"/>
              <w:left w:val="nil"/>
              <w:bottom w:val="single" w:sz="4" w:space="0" w:color="auto"/>
              <w:right w:val="single" w:sz="4" w:space="0" w:color="auto"/>
            </w:tcBorders>
            <w:shd w:val="clear" w:color="auto" w:fill="auto"/>
            <w:noWrap/>
            <w:vAlign w:val="bottom"/>
            <w:hideMark/>
          </w:tcPr>
          <w:p w14:paraId="31C7081D" w14:textId="2C387FB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20471E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EE6955" w14:textId="0E87FA0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cadr.bynavn.cont</w:t>
            </w:r>
          </w:p>
        </w:tc>
        <w:tc>
          <w:tcPr>
            <w:tcW w:w="1607" w:type="dxa"/>
            <w:tcBorders>
              <w:top w:val="nil"/>
              <w:left w:val="nil"/>
              <w:bottom w:val="single" w:sz="4" w:space="0" w:color="auto"/>
              <w:right w:val="single" w:sz="4" w:space="0" w:color="auto"/>
            </w:tcBorders>
            <w:shd w:val="clear" w:color="auto" w:fill="auto"/>
            <w:noWrap/>
            <w:vAlign w:val="bottom"/>
            <w:hideMark/>
          </w:tcPr>
          <w:p w14:paraId="6D4BDDA8" w14:textId="1190A08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8378EF" w14:textId="746A889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Person.CprAdresse.bynavnIndeholder - Bynavn</w:t>
            </w:r>
          </w:p>
        </w:tc>
        <w:tc>
          <w:tcPr>
            <w:tcW w:w="1607" w:type="dxa"/>
            <w:tcBorders>
              <w:top w:val="nil"/>
              <w:left w:val="nil"/>
              <w:bottom w:val="single" w:sz="4" w:space="0" w:color="auto"/>
              <w:right w:val="single" w:sz="4" w:space="0" w:color="auto"/>
            </w:tcBorders>
            <w:shd w:val="clear" w:color="auto" w:fill="auto"/>
            <w:noWrap/>
            <w:vAlign w:val="bottom"/>
            <w:hideMark/>
          </w:tcPr>
          <w:p w14:paraId="58C328E3" w14:textId="36081D1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37E75B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931BF7" w14:textId="7050F9C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cadr.bynavn.eq</w:t>
            </w:r>
          </w:p>
        </w:tc>
        <w:tc>
          <w:tcPr>
            <w:tcW w:w="1607" w:type="dxa"/>
            <w:tcBorders>
              <w:top w:val="nil"/>
              <w:left w:val="nil"/>
              <w:bottom w:val="single" w:sz="4" w:space="0" w:color="auto"/>
              <w:right w:val="single" w:sz="4" w:space="0" w:color="auto"/>
            </w:tcBorders>
            <w:shd w:val="clear" w:color="auto" w:fill="auto"/>
            <w:noWrap/>
            <w:vAlign w:val="bottom"/>
            <w:hideMark/>
          </w:tcPr>
          <w:p w14:paraId="19A4932C" w14:textId="6D8A71B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AEBA8D" w14:textId="0805185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Person.CprAdresse.bynavnLigMed - Bynavn</w:t>
            </w:r>
          </w:p>
        </w:tc>
        <w:tc>
          <w:tcPr>
            <w:tcW w:w="1607" w:type="dxa"/>
            <w:tcBorders>
              <w:top w:val="nil"/>
              <w:left w:val="nil"/>
              <w:bottom w:val="single" w:sz="4" w:space="0" w:color="auto"/>
              <w:right w:val="single" w:sz="4" w:space="0" w:color="auto"/>
            </w:tcBorders>
            <w:shd w:val="clear" w:color="auto" w:fill="auto"/>
            <w:noWrap/>
            <w:vAlign w:val="bottom"/>
            <w:hideMark/>
          </w:tcPr>
          <w:p w14:paraId="1F379C93" w14:textId="4683BA5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9F42ED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76BDCE" w14:textId="468F80C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075C56E4" w14:textId="0A4D2E5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C7E0E24" w14:textId="4DF7685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Person.CprAdresse.cprkommunekodeErIndeholdtI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AF16674" w14:textId="276BB0C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DD82A3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B662AC" w14:textId="696A42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0AF43588" w14:textId="2C99160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5B65C1A" w14:textId="07EE681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Person.CprAdresse.cprkommunekodeForskelligFra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FF8260A" w14:textId="601B8BD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2C757C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D979D7" w14:textId="1BCFFF3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7A242DE7" w14:textId="157E812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9020056" w14:textId="312C7F8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CD3C207" w14:textId="1325C5F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964197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7ED025" w14:textId="2B27B59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cadr.cprkommunekode.lt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20040265" w14:textId="2D6D880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4DCA632" w14:textId="6FADEFD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FE0AD46" w14:textId="7ED62FD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B4C473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32C00D" w14:textId="79F6425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65FEA549" w14:textId="775AF6F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517D761" w14:textId="77C13DF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EAE99BA" w14:textId="4B731DA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A9A913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54F03C" w14:textId="1A4538F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2D90ECD0" w14:textId="6CA6C5B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BD9B830" w14:textId="54FB54C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A7BCDFF" w14:textId="48F0D7D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773BE5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C0F1AB" w14:textId="5A94789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63042A66" w14:textId="0CE328E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1DB7FDE" w14:textId="01A3E20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CC5484E" w14:textId="0724144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29D4B8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58E512" w14:textId="0E2A651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7358AD7E" w14:textId="0B7540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C049F54" w14:textId="2C41944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Person.CprAdresse.cprkommunenavnErIndeholdtI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48612A37" w14:textId="6AE1279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16E694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6697A9" w14:textId="5AB7AC5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35D51BA4" w14:textId="535C8DB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B9235F9" w14:textId="5FA8425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Person.CprAdresse.cprkommunenavnIndeholder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432D71AA" w14:textId="5504FAC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ED00FC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CA1041" w14:textId="3B15D74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39DE5552" w14:textId="4FF1562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17BFE1D" w14:textId="7881E97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Person.CprAdresse.cprkommunenavnLigMed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2CD0516A" w14:textId="2AE6138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5B6794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FAD91B" w14:textId="578917B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cadr.cprvejkode.wi</w:t>
            </w:r>
          </w:p>
        </w:tc>
        <w:tc>
          <w:tcPr>
            <w:tcW w:w="1607" w:type="dxa"/>
            <w:tcBorders>
              <w:top w:val="nil"/>
              <w:left w:val="nil"/>
              <w:bottom w:val="single" w:sz="4" w:space="0" w:color="auto"/>
              <w:right w:val="single" w:sz="4" w:space="0" w:color="auto"/>
            </w:tcBorders>
            <w:shd w:val="clear" w:color="auto" w:fill="auto"/>
            <w:noWrap/>
            <w:vAlign w:val="bottom"/>
            <w:hideMark/>
          </w:tcPr>
          <w:p w14:paraId="1867AC0A" w14:textId="415F74E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C3FBD32" w14:textId="0614052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Person.CprAdresse.cprvejkodeErIndeholdtI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449FE89" w14:textId="4916771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9FF7602"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586D44" w14:textId="7DE3A9F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cadr.cprvejkode.ne</w:t>
            </w:r>
          </w:p>
        </w:tc>
        <w:tc>
          <w:tcPr>
            <w:tcW w:w="1607" w:type="dxa"/>
            <w:tcBorders>
              <w:top w:val="nil"/>
              <w:left w:val="nil"/>
              <w:bottom w:val="single" w:sz="4" w:space="0" w:color="auto"/>
              <w:right w:val="single" w:sz="4" w:space="0" w:color="auto"/>
            </w:tcBorders>
            <w:shd w:val="clear" w:color="auto" w:fill="auto"/>
            <w:noWrap/>
            <w:vAlign w:val="bottom"/>
            <w:hideMark/>
          </w:tcPr>
          <w:p w14:paraId="7F64B1ED" w14:textId="21FC1ED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50AC469" w14:textId="4DCB0D6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Person.CprAdresse.cprvejkodeForskelligFra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91DDEF7" w14:textId="01CDFB8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2798CFA"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5F011E" w14:textId="5636BB4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cadr.cprvejkode.eq</w:t>
            </w:r>
          </w:p>
        </w:tc>
        <w:tc>
          <w:tcPr>
            <w:tcW w:w="1607" w:type="dxa"/>
            <w:tcBorders>
              <w:top w:val="nil"/>
              <w:left w:val="nil"/>
              <w:bottom w:val="single" w:sz="4" w:space="0" w:color="auto"/>
              <w:right w:val="single" w:sz="4" w:space="0" w:color="auto"/>
            </w:tcBorders>
            <w:shd w:val="clear" w:color="auto" w:fill="auto"/>
            <w:noWrap/>
            <w:vAlign w:val="bottom"/>
            <w:hideMark/>
          </w:tcPr>
          <w:p w14:paraId="7FBAC64B" w14:textId="0CBBD28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B5628C0" w14:textId="449375A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366312D" w14:textId="6815FAF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0CAA9C3"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220F6F" w14:textId="2E49810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cadr.cprvejkode.lt</w:t>
            </w:r>
          </w:p>
        </w:tc>
        <w:tc>
          <w:tcPr>
            <w:tcW w:w="1607" w:type="dxa"/>
            <w:tcBorders>
              <w:top w:val="nil"/>
              <w:left w:val="nil"/>
              <w:bottom w:val="single" w:sz="4" w:space="0" w:color="auto"/>
              <w:right w:val="single" w:sz="4" w:space="0" w:color="auto"/>
            </w:tcBorders>
            <w:shd w:val="clear" w:color="auto" w:fill="auto"/>
            <w:noWrap/>
            <w:vAlign w:val="bottom"/>
            <w:hideMark/>
          </w:tcPr>
          <w:p w14:paraId="41B71381" w14:textId="54E8360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7741135" w14:textId="6B6D526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AC4F3D3" w14:textId="5BFF2B8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F7BF9C8"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DF7BF3" w14:textId="6735F2D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cadr.cprvejkode.le</w:t>
            </w:r>
          </w:p>
        </w:tc>
        <w:tc>
          <w:tcPr>
            <w:tcW w:w="1607" w:type="dxa"/>
            <w:tcBorders>
              <w:top w:val="nil"/>
              <w:left w:val="nil"/>
              <w:bottom w:val="single" w:sz="4" w:space="0" w:color="auto"/>
              <w:right w:val="single" w:sz="4" w:space="0" w:color="auto"/>
            </w:tcBorders>
            <w:shd w:val="clear" w:color="auto" w:fill="auto"/>
            <w:noWrap/>
            <w:vAlign w:val="bottom"/>
            <w:hideMark/>
          </w:tcPr>
          <w:p w14:paraId="6DA2F882" w14:textId="1BB14A2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0248E43" w14:textId="7B76177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5725D8F" w14:textId="7C6F795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381EBF0"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2A6EC2" w14:textId="5B8EC62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cadr.cprvejkode.gt</w:t>
            </w:r>
          </w:p>
        </w:tc>
        <w:tc>
          <w:tcPr>
            <w:tcW w:w="1607" w:type="dxa"/>
            <w:tcBorders>
              <w:top w:val="nil"/>
              <w:left w:val="nil"/>
              <w:bottom w:val="single" w:sz="4" w:space="0" w:color="auto"/>
              <w:right w:val="single" w:sz="4" w:space="0" w:color="auto"/>
            </w:tcBorders>
            <w:shd w:val="clear" w:color="auto" w:fill="auto"/>
            <w:noWrap/>
            <w:vAlign w:val="bottom"/>
            <w:hideMark/>
          </w:tcPr>
          <w:p w14:paraId="40E7E11E" w14:textId="0F54FEB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AB4112B" w14:textId="4ABC9AE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9036D39" w14:textId="40907E3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E2F1499"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4533ED" w14:textId="0247EBF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cadr.cprvejkode.ge</w:t>
            </w:r>
          </w:p>
        </w:tc>
        <w:tc>
          <w:tcPr>
            <w:tcW w:w="1607" w:type="dxa"/>
            <w:tcBorders>
              <w:top w:val="nil"/>
              <w:left w:val="nil"/>
              <w:bottom w:val="single" w:sz="4" w:space="0" w:color="auto"/>
              <w:right w:val="single" w:sz="4" w:space="0" w:color="auto"/>
            </w:tcBorders>
            <w:shd w:val="clear" w:color="auto" w:fill="auto"/>
            <w:noWrap/>
            <w:vAlign w:val="bottom"/>
            <w:hideMark/>
          </w:tcPr>
          <w:p w14:paraId="1BE5C77E" w14:textId="1C3320B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922EFAF" w14:textId="5C9722A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C51EE48" w14:textId="2D1A32A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39D78E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36269F" w14:textId="6116B29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cadr.daradresse.wi</w:t>
            </w:r>
          </w:p>
        </w:tc>
        <w:tc>
          <w:tcPr>
            <w:tcW w:w="1607" w:type="dxa"/>
            <w:tcBorders>
              <w:top w:val="nil"/>
              <w:left w:val="nil"/>
              <w:bottom w:val="single" w:sz="4" w:space="0" w:color="auto"/>
              <w:right w:val="single" w:sz="4" w:space="0" w:color="auto"/>
            </w:tcBorders>
            <w:shd w:val="clear" w:color="auto" w:fill="auto"/>
            <w:noWrap/>
            <w:vAlign w:val="bottom"/>
            <w:hideMark/>
          </w:tcPr>
          <w:p w14:paraId="6B7470F5" w14:textId="3ECD6CD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1E66FB" w14:textId="69D48FB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Person.CprAdresse.daradresseErIndeholdtI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42618E50" w14:textId="1A99B6F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DFF3BF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3396E6" w14:textId="160C317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cadr.daradresse.cont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4530C7C0" w14:textId="6CD35E8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B6BF48D" w14:textId="03DD496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Person.CprAdresse.daradresseIndeholder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7791C353" w14:textId="5B55429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FDDD5B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AC5377" w14:textId="70E87CB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cadr.daradresse.eq</w:t>
            </w:r>
          </w:p>
        </w:tc>
        <w:tc>
          <w:tcPr>
            <w:tcW w:w="1607" w:type="dxa"/>
            <w:tcBorders>
              <w:top w:val="nil"/>
              <w:left w:val="nil"/>
              <w:bottom w:val="single" w:sz="4" w:space="0" w:color="auto"/>
              <w:right w:val="single" w:sz="4" w:space="0" w:color="auto"/>
            </w:tcBorders>
            <w:shd w:val="clear" w:color="auto" w:fill="auto"/>
            <w:noWrap/>
            <w:vAlign w:val="bottom"/>
            <w:hideMark/>
          </w:tcPr>
          <w:p w14:paraId="750AC2CF" w14:textId="2205348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8E08373" w14:textId="3CBBD90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Person.CprAdresse.daradresseLigMed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181F9D2F" w14:textId="0D80F8A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E8EA3D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5C8574" w14:textId="27CFA06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cadr.etage.wi</w:t>
            </w:r>
          </w:p>
        </w:tc>
        <w:tc>
          <w:tcPr>
            <w:tcW w:w="1607" w:type="dxa"/>
            <w:tcBorders>
              <w:top w:val="nil"/>
              <w:left w:val="nil"/>
              <w:bottom w:val="single" w:sz="4" w:space="0" w:color="auto"/>
              <w:right w:val="single" w:sz="4" w:space="0" w:color="auto"/>
            </w:tcBorders>
            <w:shd w:val="clear" w:color="auto" w:fill="auto"/>
            <w:noWrap/>
            <w:vAlign w:val="bottom"/>
            <w:hideMark/>
          </w:tcPr>
          <w:p w14:paraId="147880EB" w14:textId="6348FC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F67FAD" w14:textId="021E35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Person.CprAdresse.etageErIndeholdtI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248CF48E" w14:textId="5BF837A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AA5B0E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30F235" w14:textId="5C7D24E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cadr.etage.cont</w:t>
            </w:r>
          </w:p>
        </w:tc>
        <w:tc>
          <w:tcPr>
            <w:tcW w:w="1607" w:type="dxa"/>
            <w:tcBorders>
              <w:top w:val="nil"/>
              <w:left w:val="nil"/>
              <w:bottom w:val="single" w:sz="4" w:space="0" w:color="auto"/>
              <w:right w:val="single" w:sz="4" w:space="0" w:color="auto"/>
            </w:tcBorders>
            <w:shd w:val="clear" w:color="auto" w:fill="auto"/>
            <w:noWrap/>
            <w:vAlign w:val="bottom"/>
            <w:hideMark/>
          </w:tcPr>
          <w:p w14:paraId="5DC8B970" w14:textId="47FD3A6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87EE3E3" w14:textId="58B5AF9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Person.CprAdresse.etageIndeholder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36F97260" w14:textId="4D1E4CE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CDB3BB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807A90" w14:textId="1E7A4A3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cadr.etage.eq</w:t>
            </w:r>
          </w:p>
        </w:tc>
        <w:tc>
          <w:tcPr>
            <w:tcW w:w="1607" w:type="dxa"/>
            <w:tcBorders>
              <w:top w:val="nil"/>
              <w:left w:val="nil"/>
              <w:bottom w:val="single" w:sz="4" w:space="0" w:color="auto"/>
              <w:right w:val="single" w:sz="4" w:space="0" w:color="auto"/>
            </w:tcBorders>
            <w:shd w:val="clear" w:color="auto" w:fill="auto"/>
            <w:noWrap/>
            <w:vAlign w:val="bottom"/>
            <w:hideMark/>
          </w:tcPr>
          <w:p w14:paraId="18EACEB1" w14:textId="547CD35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30810C1" w14:textId="53C4FB3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Person.CprAdresse.etageLigMed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67777548" w14:textId="46E6267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BA5F00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8E2C21" w14:textId="065DEFD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cadr.husnummer.wi</w:t>
            </w:r>
          </w:p>
        </w:tc>
        <w:tc>
          <w:tcPr>
            <w:tcW w:w="1607" w:type="dxa"/>
            <w:tcBorders>
              <w:top w:val="nil"/>
              <w:left w:val="nil"/>
              <w:bottom w:val="single" w:sz="4" w:space="0" w:color="auto"/>
              <w:right w:val="single" w:sz="4" w:space="0" w:color="auto"/>
            </w:tcBorders>
            <w:shd w:val="clear" w:color="auto" w:fill="auto"/>
            <w:noWrap/>
            <w:vAlign w:val="bottom"/>
            <w:hideMark/>
          </w:tcPr>
          <w:p w14:paraId="363FA942" w14:textId="5CC680F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34D1674" w14:textId="464F561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Person.CprAdresse.husnummerErIndeholdtI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7F6332EF" w14:textId="6CA72EB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D68133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F5803A" w14:textId="64B8D5D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cadr.husnummer.cont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30450272" w14:textId="21F0502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27B8CEE" w14:textId="1B40BB9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Person.CprAdresse.husnummerIndeholder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38DA652C" w14:textId="1D69899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BAAC9E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B6E53A" w14:textId="74D12C3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cadr.husnummer.eq</w:t>
            </w:r>
          </w:p>
        </w:tc>
        <w:tc>
          <w:tcPr>
            <w:tcW w:w="1607" w:type="dxa"/>
            <w:tcBorders>
              <w:top w:val="nil"/>
              <w:left w:val="nil"/>
              <w:bottom w:val="single" w:sz="4" w:space="0" w:color="auto"/>
              <w:right w:val="single" w:sz="4" w:space="0" w:color="auto"/>
            </w:tcBorders>
            <w:shd w:val="clear" w:color="auto" w:fill="auto"/>
            <w:noWrap/>
            <w:vAlign w:val="bottom"/>
            <w:hideMark/>
          </w:tcPr>
          <w:p w14:paraId="5F84A248" w14:textId="179B290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E52978B" w14:textId="53D37A1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Person.CprAdresse.husnummerLigMed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418CA535" w14:textId="72FF46D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4A437E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0F9E98" w14:textId="464D0CA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cadr.postdistrikt.wi</w:t>
            </w:r>
          </w:p>
        </w:tc>
        <w:tc>
          <w:tcPr>
            <w:tcW w:w="1607" w:type="dxa"/>
            <w:tcBorders>
              <w:top w:val="nil"/>
              <w:left w:val="nil"/>
              <w:bottom w:val="single" w:sz="4" w:space="0" w:color="auto"/>
              <w:right w:val="single" w:sz="4" w:space="0" w:color="auto"/>
            </w:tcBorders>
            <w:shd w:val="clear" w:color="auto" w:fill="auto"/>
            <w:noWrap/>
            <w:vAlign w:val="bottom"/>
            <w:hideMark/>
          </w:tcPr>
          <w:p w14:paraId="5C440F99" w14:textId="14EA5F9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A174D74" w14:textId="7E63162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Person.CprAdresse.postdistriktErIndeholdtI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2B03320F" w14:textId="3A55A34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46CDEB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015337" w14:textId="0265647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cadr.postdistrikt.cont</w:t>
            </w:r>
          </w:p>
        </w:tc>
        <w:tc>
          <w:tcPr>
            <w:tcW w:w="1607" w:type="dxa"/>
            <w:tcBorders>
              <w:top w:val="nil"/>
              <w:left w:val="nil"/>
              <w:bottom w:val="single" w:sz="4" w:space="0" w:color="auto"/>
              <w:right w:val="single" w:sz="4" w:space="0" w:color="auto"/>
            </w:tcBorders>
            <w:shd w:val="clear" w:color="auto" w:fill="auto"/>
            <w:noWrap/>
            <w:vAlign w:val="bottom"/>
            <w:hideMark/>
          </w:tcPr>
          <w:p w14:paraId="1CE22499" w14:textId="06CBC6E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AA2BD3A" w14:textId="529A63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Person.CprAdresse.postdistriktIndeholder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40422406" w14:textId="07D730C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355494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A9A2FF" w14:textId="6577E46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cadr.postdistrikt.eq</w:t>
            </w:r>
          </w:p>
        </w:tc>
        <w:tc>
          <w:tcPr>
            <w:tcW w:w="1607" w:type="dxa"/>
            <w:tcBorders>
              <w:top w:val="nil"/>
              <w:left w:val="nil"/>
              <w:bottom w:val="single" w:sz="4" w:space="0" w:color="auto"/>
              <w:right w:val="single" w:sz="4" w:space="0" w:color="auto"/>
            </w:tcBorders>
            <w:shd w:val="clear" w:color="auto" w:fill="auto"/>
            <w:noWrap/>
            <w:vAlign w:val="bottom"/>
            <w:hideMark/>
          </w:tcPr>
          <w:p w14:paraId="49DEDC2A" w14:textId="43829C5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5B114B3" w14:textId="1752C64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Person.CprAdresse.postdistriktLigMed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7573B78B" w14:textId="5D8CB5C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01ADF5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E822E6" w14:textId="7A26916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cadr.postnummer.wi</w:t>
            </w:r>
          </w:p>
        </w:tc>
        <w:tc>
          <w:tcPr>
            <w:tcW w:w="1607" w:type="dxa"/>
            <w:tcBorders>
              <w:top w:val="nil"/>
              <w:left w:val="nil"/>
              <w:bottom w:val="single" w:sz="4" w:space="0" w:color="auto"/>
              <w:right w:val="single" w:sz="4" w:space="0" w:color="auto"/>
            </w:tcBorders>
            <w:shd w:val="clear" w:color="auto" w:fill="auto"/>
            <w:noWrap/>
            <w:vAlign w:val="bottom"/>
            <w:hideMark/>
          </w:tcPr>
          <w:p w14:paraId="498F94C4" w14:textId="34A4C46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44AFA6C" w14:textId="301089C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Person.CprAdresse.postnummerErIndeholdtI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6B75C531" w14:textId="05834F2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D88AFF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F6CDB8" w14:textId="198017D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cadr.postnummer.ne</w:t>
            </w:r>
          </w:p>
        </w:tc>
        <w:tc>
          <w:tcPr>
            <w:tcW w:w="1607" w:type="dxa"/>
            <w:tcBorders>
              <w:top w:val="nil"/>
              <w:left w:val="nil"/>
              <w:bottom w:val="single" w:sz="4" w:space="0" w:color="auto"/>
              <w:right w:val="single" w:sz="4" w:space="0" w:color="auto"/>
            </w:tcBorders>
            <w:shd w:val="clear" w:color="auto" w:fill="auto"/>
            <w:noWrap/>
            <w:vAlign w:val="bottom"/>
            <w:hideMark/>
          </w:tcPr>
          <w:p w14:paraId="343EDFC4" w14:textId="621F149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B1B2676" w14:textId="5D664A0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Person.CprAdresse.postnummerForskelligFra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0B9F68EB" w14:textId="383413C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FD75F5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D4C56A" w14:textId="40E80D4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cadr.postnummer.eq</w:t>
            </w:r>
          </w:p>
        </w:tc>
        <w:tc>
          <w:tcPr>
            <w:tcW w:w="1607" w:type="dxa"/>
            <w:tcBorders>
              <w:top w:val="nil"/>
              <w:left w:val="nil"/>
              <w:bottom w:val="single" w:sz="4" w:space="0" w:color="auto"/>
              <w:right w:val="single" w:sz="4" w:space="0" w:color="auto"/>
            </w:tcBorders>
            <w:shd w:val="clear" w:color="auto" w:fill="auto"/>
            <w:noWrap/>
            <w:vAlign w:val="bottom"/>
            <w:hideMark/>
          </w:tcPr>
          <w:p w14:paraId="20A67669" w14:textId="2151BE3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D195A36" w14:textId="629255C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40A688B5" w14:textId="22F166E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4C1178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7199C6" w14:textId="220624F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cadr.postnummer.lt</w:t>
            </w:r>
          </w:p>
        </w:tc>
        <w:tc>
          <w:tcPr>
            <w:tcW w:w="1607" w:type="dxa"/>
            <w:tcBorders>
              <w:top w:val="nil"/>
              <w:left w:val="nil"/>
              <w:bottom w:val="single" w:sz="4" w:space="0" w:color="auto"/>
              <w:right w:val="single" w:sz="4" w:space="0" w:color="auto"/>
            </w:tcBorders>
            <w:shd w:val="clear" w:color="auto" w:fill="auto"/>
            <w:noWrap/>
            <w:vAlign w:val="bottom"/>
            <w:hideMark/>
          </w:tcPr>
          <w:p w14:paraId="6524FC7F" w14:textId="60C5825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6F77D7C" w14:textId="1425C5D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6F95E6B8" w14:textId="0824274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FD92C0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B08B74" w14:textId="6E034B3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cadr.postnummer.le</w:t>
            </w:r>
          </w:p>
        </w:tc>
        <w:tc>
          <w:tcPr>
            <w:tcW w:w="1607" w:type="dxa"/>
            <w:tcBorders>
              <w:top w:val="nil"/>
              <w:left w:val="nil"/>
              <w:bottom w:val="single" w:sz="4" w:space="0" w:color="auto"/>
              <w:right w:val="single" w:sz="4" w:space="0" w:color="auto"/>
            </w:tcBorders>
            <w:shd w:val="clear" w:color="auto" w:fill="auto"/>
            <w:noWrap/>
            <w:vAlign w:val="bottom"/>
            <w:hideMark/>
          </w:tcPr>
          <w:p w14:paraId="35E2D32F" w14:textId="0F68A1C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9CC7715" w14:textId="3C13C0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Person.CprAdresse.postnummerMindreEndEllerLigMed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140145A3" w14:textId="5CCC49C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2DF14F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79AECE" w14:textId="24377DB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cadr.postnummer.gt</w:t>
            </w:r>
          </w:p>
        </w:tc>
        <w:tc>
          <w:tcPr>
            <w:tcW w:w="1607" w:type="dxa"/>
            <w:tcBorders>
              <w:top w:val="nil"/>
              <w:left w:val="nil"/>
              <w:bottom w:val="single" w:sz="4" w:space="0" w:color="auto"/>
              <w:right w:val="single" w:sz="4" w:space="0" w:color="auto"/>
            </w:tcBorders>
            <w:shd w:val="clear" w:color="auto" w:fill="auto"/>
            <w:noWrap/>
            <w:vAlign w:val="bottom"/>
            <w:hideMark/>
          </w:tcPr>
          <w:p w14:paraId="6C33CE27" w14:textId="7FDE72D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A78ACA6" w14:textId="13E8F6D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22842729" w14:textId="6B51F09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F2FBB4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34A6CC" w14:textId="4186C47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cadr.postnummer.ge</w:t>
            </w:r>
          </w:p>
        </w:tc>
        <w:tc>
          <w:tcPr>
            <w:tcW w:w="1607" w:type="dxa"/>
            <w:tcBorders>
              <w:top w:val="nil"/>
              <w:left w:val="nil"/>
              <w:bottom w:val="single" w:sz="4" w:space="0" w:color="auto"/>
              <w:right w:val="single" w:sz="4" w:space="0" w:color="auto"/>
            </w:tcBorders>
            <w:shd w:val="clear" w:color="auto" w:fill="auto"/>
            <w:noWrap/>
            <w:vAlign w:val="bottom"/>
            <w:hideMark/>
          </w:tcPr>
          <w:p w14:paraId="15EF89C6" w14:textId="6A2AEDE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185241C" w14:textId="0BF5A25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Person.CprAdresse.postnummerStoerreEndEllerLigMed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0BC712FA" w14:textId="6962B5C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D084DD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2FED42" w14:textId="0AE3A38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cadr.sidedoer.wi</w:t>
            </w:r>
          </w:p>
        </w:tc>
        <w:tc>
          <w:tcPr>
            <w:tcW w:w="1607" w:type="dxa"/>
            <w:tcBorders>
              <w:top w:val="nil"/>
              <w:left w:val="nil"/>
              <w:bottom w:val="single" w:sz="4" w:space="0" w:color="auto"/>
              <w:right w:val="single" w:sz="4" w:space="0" w:color="auto"/>
            </w:tcBorders>
            <w:shd w:val="clear" w:color="auto" w:fill="auto"/>
            <w:noWrap/>
            <w:vAlign w:val="bottom"/>
            <w:hideMark/>
          </w:tcPr>
          <w:p w14:paraId="6AADB073" w14:textId="5A043F0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45723D1" w14:textId="6FF33EC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Person.CprAdresse.sidedoerErIndeholdtI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3E05BBF4" w14:textId="61BCDB9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9C8ED9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A00967" w14:textId="25422F9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cadr.sidedoer.cont</w:t>
            </w:r>
          </w:p>
        </w:tc>
        <w:tc>
          <w:tcPr>
            <w:tcW w:w="1607" w:type="dxa"/>
            <w:tcBorders>
              <w:top w:val="nil"/>
              <w:left w:val="nil"/>
              <w:bottom w:val="single" w:sz="4" w:space="0" w:color="auto"/>
              <w:right w:val="single" w:sz="4" w:space="0" w:color="auto"/>
            </w:tcBorders>
            <w:shd w:val="clear" w:color="auto" w:fill="auto"/>
            <w:noWrap/>
            <w:vAlign w:val="bottom"/>
            <w:hideMark/>
          </w:tcPr>
          <w:p w14:paraId="10958079" w14:textId="7727881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26E6372" w14:textId="429DDAD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Person.CprAdresse.sidedoerIndeholder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6FE9DCCF" w14:textId="3CE0376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F9A115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4F34B0" w14:textId="00BA3C1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cadr.sidedoer.eq</w:t>
            </w:r>
          </w:p>
        </w:tc>
        <w:tc>
          <w:tcPr>
            <w:tcW w:w="1607" w:type="dxa"/>
            <w:tcBorders>
              <w:top w:val="nil"/>
              <w:left w:val="nil"/>
              <w:bottom w:val="single" w:sz="4" w:space="0" w:color="auto"/>
              <w:right w:val="single" w:sz="4" w:space="0" w:color="auto"/>
            </w:tcBorders>
            <w:shd w:val="clear" w:color="auto" w:fill="auto"/>
            <w:noWrap/>
            <w:vAlign w:val="bottom"/>
            <w:hideMark/>
          </w:tcPr>
          <w:p w14:paraId="75A50965" w14:textId="03A017C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7665024" w14:textId="520C064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Person.CprAdresse.sidedoerLigMed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0B1D56DD" w14:textId="3259F18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FC98DC5"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97DACB" w14:textId="3F92AEE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60B193C2" w14:textId="794C302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77E568A" w14:textId="2811F39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Person.CprAdresse.vejadresseringsnavnErIndeholdtI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64CAB689" w14:textId="53BADC5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397860B"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509CE8" w14:textId="42A4ED4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69A017B1" w14:textId="4C304CB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DB9CFF9" w14:textId="73FB9C4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Person.CprAdresse.vejadresseringsnavnIndeholder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1C6C58CE" w14:textId="16A68E6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DD4DB67"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FE181B" w14:textId="0EB1099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3CEFA1EB" w14:textId="38C8A9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23939B" w14:textId="051AE1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Person.CprAdresse.vejadresseringsnavnLigMed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7FE275F9" w14:textId="734AA59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9C6FBA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F1C154" w14:textId="11BFC93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chaen.afledtmarkering.eq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2A929539" w14:textId="0596BC0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4738026" w14:textId="02B79D0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Person.Cprhaendelse.afledtmarkeringLigMed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E0826D7" w14:textId="5910CD0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9D88AC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B1A8CF" w14:textId="749615B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chaen.afleveringsdato.ne</w:t>
            </w:r>
          </w:p>
        </w:tc>
        <w:tc>
          <w:tcPr>
            <w:tcW w:w="1607" w:type="dxa"/>
            <w:tcBorders>
              <w:top w:val="nil"/>
              <w:left w:val="nil"/>
              <w:bottom w:val="single" w:sz="4" w:space="0" w:color="auto"/>
              <w:right w:val="single" w:sz="4" w:space="0" w:color="auto"/>
            </w:tcBorders>
            <w:shd w:val="clear" w:color="auto" w:fill="auto"/>
            <w:noWrap/>
            <w:vAlign w:val="bottom"/>
            <w:hideMark/>
          </w:tcPr>
          <w:p w14:paraId="47A5F74C" w14:textId="3CCC7A6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0D003E" w14:textId="0B80A8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ECF1800" w14:textId="61D66D5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78A4BD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5182EF" w14:textId="7A2EA20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chaen.afleveringsdato.eq</w:t>
            </w:r>
          </w:p>
        </w:tc>
        <w:tc>
          <w:tcPr>
            <w:tcW w:w="1607" w:type="dxa"/>
            <w:tcBorders>
              <w:top w:val="nil"/>
              <w:left w:val="nil"/>
              <w:bottom w:val="single" w:sz="4" w:space="0" w:color="auto"/>
              <w:right w:val="single" w:sz="4" w:space="0" w:color="auto"/>
            </w:tcBorders>
            <w:shd w:val="clear" w:color="auto" w:fill="auto"/>
            <w:noWrap/>
            <w:vAlign w:val="bottom"/>
            <w:hideMark/>
          </w:tcPr>
          <w:p w14:paraId="7918E7F5" w14:textId="6A0A386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B8799BD" w14:textId="25220C0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2C21CB8B" w14:textId="2633344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CB3827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8C67B8" w14:textId="1568ED7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chaen.afleveringsdato.lt</w:t>
            </w:r>
          </w:p>
        </w:tc>
        <w:tc>
          <w:tcPr>
            <w:tcW w:w="1607" w:type="dxa"/>
            <w:tcBorders>
              <w:top w:val="nil"/>
              <w:left w:val="nil"/>
              <w:bottom w:val="single" w:sz="4" w:space="0" w:color="auto"/>
              <w:right w:val="single" w:sz="4" w:space="0" w:color="auto"/>
            </w:tcBorders>
            <w:shd w:val="clear" w:color="auto" w:fill="auto"/>
            <w:noWrap/>
            <w:vAlign w:val="bottom"/>
            <w:hideMark/>
          </w:tcPr>
          <w:p w14:paraId="4873FE45" w14:textId="756BDDF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EE83A5" w14:textId="462FAC8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D3D1DF7" w14:textId="2DFB198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33B32B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A010AD" w14:textId="151013E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chaen.afleveringsdato.le</w:t>
            </w:r>
          </w:p>
        </w:tc>
        <w:tc>
          <w:tcPr>
            <w:tcW w:w="1607" w:type="dxa"/>
            <w:tcBorders>
              <w:top w:val="nil"/>
              <w:left w:val="nil"/>
              <w:bottom w:val="single" w:sz="4" w:space="0" w:color="auto"/>
              <w:right w:val="single" w:sz="4" w:space="0" w:color="auto"/>
            </w:tcBorders>
            <w:shd w:val="clear" w:color="auto" w:fill="auto"/>
            <w:noWrap/>
            <w:vAlign w:val="bottom"/>
            <w:hideMark/>
          </w:tcPr>
          <w:p w14:paraId="30AC9EB5" w14:textId="24D7A0E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5141C5" w14:textId="7F4411D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D550F5C" w14:textId="716E064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5AB3D0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1628F1" w14:textId="24F2C3A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chaen.afleveringsdato.gt</w:t>
            </w:r>
          </w:p>
        </w:tc>
        <w:tc>
          <w:tcPr>
            <w:tcW w:w="1607" w:type="dxa"/>
            <w:tcBorders>
              <w:top w:val="nil"/>
              <w:left w:val="nil"/>
              <w:bottom w:val="single" w:sz="4" w:space="0" w:color="auto"/>
              <w:right w:val="single" w:sz="4" w:space="0" w:color="auto"/>
            </w:tcBorders>
            <w:shd w:val="clear" w:color="auto" w:fill="auto"/>
            <w:noWrap/>
            <w:vAlign w:val="bottom"/>
            <w:hideMark/>
          </w:tcPr>
          <w:p w14:paraId="0A2D8CE1" w14:textId="1048C7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8259B9" w14:textId="532D2B7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3B8DAB5" w14:textId="06E89BE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F39D5E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51F9C1" w14:textId="24B14DC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chaen.afleveringsdato.ge</w:t>
            </w:r>
          </w:p>
        </w:tc>
        <w:tc>
          <w:tcPr>
            <w:tcW w:w="1607" w:type="dxa"/>
            <w:tcBorders>
              <w:top w:val="nil"/>
              <w:left w:val="nil"/>
              <w:bottom w:val="single" w:sz="4" w:space="0" w:color="auto"/>
              <w:right w:val="single" w:sz="4" w:space="0" w:color="auto"/>
            </w:tcBorders>
            <w:shd w:val="clear" w:color="auto" w:fill="auto"/>
            <w:noWrap/>
            <w:vAlign w:val="bottom"/>
            <w:hideMark/>
          </w:tcPr>
          <w:p w14:paraId="14E75FBF" w14:textId="4100830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50D4D1" w14:textId="4BAECFC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70112C5" w14:textId="0C65B5E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235769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D0AE14" w14:textId="3500F42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68B30BF5" w14:textId="00A358B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7DE95EA" w14:textId="158ED7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129F8AA" w14:textId="23F7728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4D7A91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142B3F" w14:textId="66F0CC7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08CBCB02" w14:textId="3EDFD9C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D37CB45" w14:textId="2CB1F3B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Person.Cprhaendelse.forretningshaendelseLigMed - </w:t>
            </w:r>
          </w:p>
        </w:tc>
        <w:tc>
          <w:tcPr>
            <w:tcW w:w="1607" w:type="dxa"/>
            <w:tcBorders>
              <w:top w:val="nil"/>
              <w:left w:val="nil"/>
              <w:bottom w:val="single" w:sz="4" w:space="0" w:color="auto"/>
              <w:right w:val="single" w:sz="4" w:space="0" w:color="auto"/>
            </w:tcBorders>
            <w:shd w:val="clear" w:color="auto" w:fill="auto"/>
            <w:noWrap/>
            <w:vAlign w:val="bottom"/>
            <w:hideMark/>
          </w:tcPr>
          <w:p w14:paraId="307DCABE" w14:textId="41E09B1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65FA94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7F0843" w14:textId="60A982E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chaen.forretningsomraade.wi</w:t>
            </w:r>
          </w:p>
        </w:tc>
        <w:tc>
          <w:tcPr>
            <w:tcW w:w="1607" w:type="dxa"/>
            <w:tcBorders>
              <w:top w:val="nil"/>
              <w:left w:val="nil"/>
              <w:bottom w:val="single" w:sz="4" w:space="0" w:color="auto"/>
              <w:right w:val="single" w:sz="4" w:space="0" w:color="auto"/>
            </w:tcBorders>
            <w:shd w:val="clear" w:color="auto" w:fill="auto"/>
            <w:noWrap/>
            <w:vAlign w:val="bottom"/>
            <w:hideMark/>
          </w:tcPr>
          <w:p w14:paraId="646CC68F" w14:textId="620F22A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C0A3C15" w14:textId="79B0E82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6FAFCD30" w14:textId="12C74D0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42861D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EE69A7" w14:textId="02E2E12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chaen.forretningsomraade.cont</w:t>
            </w:r>
          </w:p>
        </w:tc>
        <w:tc>
          <w:tcPr>
            <w:tcW w:w="1607" w:type="dxa"/>
            <w:tcBorders>
              <w:top w:val="nil"/>
              <w:left w:val="nil"/>
              <w:bottom w:val="single" w:sz="4" w:space="0" w:color="auto"/>
              <w:right w:val="single" w:sz="4" w:space="0" w:color="auto"/>
            </w:tcBorders>
            <w:shd w:val="clear" w:color="auto" w:fill="auto"/>
            <w:noWrap/>
            <w:vAlign w:val="bottom"/>
            <w:hideMark/>
          </w:tcPr>
          <w:p w14:paraId="7B58097A" w14:textId="54E5812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B70770A" w14:textId="280DC46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Person.Cprhaendelse.forretningsomraadeIndeholder - </w:t>
            </w:r>
          </w:p>
        </w:tc>
        <w:tc>
          <w:tcPr>
            <w:tcW w:w="1607" w:type="dxa"/>
            <w:tcBorders>
              <w:top w:val="nil"/>
              <w:left w:val="nil"/>
              <w:bottom w:val="single" w:sz="4" w:space="0" w:color="auto"/>
              <w:right w:val="single" w:sz="4" w:space="0" w:color="auto"/>
            </w:tcBorders>
            <w:shd w:val="clear" w:color="auto" w:fill="auto"/>
            <w:noWrap/>
            <w:vAlign w:val="bottom"/>
            <w:hideMark/>
          </w:tcPr>
          <w:p w14:paraId="2493C63A" w14:textId="3333C4D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BF4818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3DFC26" w14:textId="6413FCE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chaen.forretningsomraade.eq</w:t>
            </w:r>
          </w:p>
        </w:tc>
        <w:tc>
          <w:tcPr>
            <w:tcW w:w="1607" w:type="dxa"/>
            <w:tcBorders>
              <w:top w:val="nil"/>
              <w:left w:val="nil"/>
              <w:bottom w:val="single" w:sz="4" w:space="0" w:color="auto"/>
              <w:right w:val="single" w:sz="4" w:space="0" w:color="auto"/>
            </w:tcBorders>
            <w:shd w:val="clear" w:color="auto" w:fill="auto"/>
            <w:noWrap/>
            <w:vAlign w:val="bottom"/>
            <w:hideMark/>
          </w:tcPr>
          <w:p w14:paraId="60FF1A7D" w14:textId="6DDAAAC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A821B3" w14:textId="78D63AE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Person.Cprhaendelse.forretningsomraadeLigMed - </w:t>
            </w:r>
          </w:p>
        </w:tc>
        <w:tc>
          <w:tcPr>
            <w:tcW w:w="1607" w:type="dxa"/>
            <w:tcBorders>
              <w:top w:val="nil"/>
              <w:left w:val="nil"/>
              <w:bottom w:val="single" w:sz="4" w:space="0" w:color="auto"/>
              <w:right w:val="single" w:sz="4" w:space="0" w:color="auto"/>
            </w:tcBorders>
            <w:shd w:val="clear" w:color="auto" w:fill="auto"/>
            <w:noWrap/>
            <w:vAlign w:val="bottom"/>
            <w:hideMark/>
          </w:tcPr>
          <w:p w14:paraId="0E21A646" w14:textId="4D9DB88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B92F78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19F76E" w14:textId="36BE124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chaen.rettetden.ne</w:t>
            </w:r>
          </w:p>
        </w:tc>
        <w:tc>
          <w:tcPr>
            <w:tcW w:w="1607" w:type="dxa"/>
            <w:tcBorders>
              <w:top w:val="nil"/>
              <w:left w:val="nil"/>
              <w:bottom w:val="single" w:sz="4" w:space="0" w:color="auto"/>
              <w:right w:val="single" w:sz="4" w:space="0" w:color="auto"/>
            </w:tcBorders>
            <w:shd w:val="clear" w:color="auto" w:fill="auto"/>
            <w:noWrap/>
            <w:vAlign w:val="bottom"/>
            <w:hideMark/>
          </w:tcPr>
          <w:p w14:paraId="3535F334" w14:textId="34D0F15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BFED3A" w14:textId="4EC7302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AFCB404" w14:textId="4A8F460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013E2C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2E3262" w14:textId="757F1A3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chaen.rettetden.eq</w:t>
            </w:r>
          </w:p>
        </w:tc>
        <w:tc>
          <w:tcPr>
            <w:tcW w:w="1607" w:type="dxa"/>
            <w:tcBorders>
              <w:top w:val="nil"/>
              <w:left w:val="nil"/>
              <w:bottom w:val="single" w:sz="4" w:space="0" w:color="auto"/>
              <w:right w:val="single" w:sz="4" w:space="0" w:color="auto"/>
            </w:tcBorders>
            <w:shd w:val="clear" w:color="auto" w:fill="auto"/>
            <w:noWrap/>
            <w:vAlign w:val="bottom"/>
            <w:hideMark/>
          </w:tcPr>
          <w:p w14:paraId="174FB2B2" w14:textId="281CAFD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870904" w14:textId="6F93275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Person.Cprhaendelse.rettetdenLigMed - </w:t>
            </w:r>
          </w:p>
        </w:tc>
        <w:tc>
          <w:tcPr>
            <w:tcW w:w="1607" w:type="dxa"/>
            <w:tcBorders>
              <w:top w:val="nil"/>
              <w:left w:val="nil"/>
              <w:bottom w:val="single" w:sz="4" w:space="0" w:color="auto"/>
              <w:right w:val="single" w:sz="4" w:space="0" w:color="auto"/>
            </w:tcBorders>
            <w:shd w:val="clear" w:color="auto" w:fill="auto"/>
            <w:noWrap/>
            <w:vAlign w:val="bottom"/>
            <w:hideMark/>
          </w:tcPr>
          <w:p w14:paraId="4271BAB1" w14:textId="7B58488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439FC8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EFDB43" w14:textId="04E472C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chaen.rettetden.lt</w:t>
            </w:r>
          </w:p>
        </w:tc>
        <w:tc>
          <w:tcPr>
            <w:tcW w:w="1607" w:type="dxa"/>
            <w:tcBorders>
              <w:top w:val="nil"/>
              <w:left w:val="nil"/>
              <w:bottom w:val="single" w:sz="4" w:space="0" w:color="auto"/>
              <w:right w:val="single" w:sz="4" w:space="0" w:color="auto"/>
            </w:tcBorders>
            <w:shd w:val="clear" w:color="auto" w:fill="auto"/>
            <w:noWrap/>
            <w:vAlign w:val="bottom"/>
            <w:hideMark/>
          </w:tcPr>
          <w:p w14:paraId="4DBB738E" w14:textId="4B1464F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B4CDCBD" w14:textId="6871DFF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EBD0372" w14:textId="73AA2C8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F31EB3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990E18" w14:textId="627BCF9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chaen.rettetden.le</w:t>
            </w:r>
          </w:p>
        </w:tc>
        <w:tc>
          <w:tcPr>
            <w:tcW w:w="1607" w:type="dxa"/>
            <w:tcBorders>
              <w:top w:val="nil"/>
              <w:left w:val="nil"/>
              <w:bottom w:val="single" w:sz="4" w:space="0" w:color="auto"/>
              <w:right w:val="single" w:sz="4" w:space="0" w:color="auto"/>
            </w:tcBorders>
            <w:shd w:val="clear" w:color="auto" w:fill="auto"/>
            <w:noWrap/>
            <w:vAlign w:val="bottom"/>
            <w:hideMark/>
          </w:tcPr>
          <w:p w14:paraId="5DBEAD1F" w14:textId="42D716A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046895" w14:textId="508C5C0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F2D12A9" w14:textId="33B4740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6E1303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1A30CB" w14:textId="2CD5174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chaen.rettetden.gt</w:t>
            </w:r>
          </w:p>
        </w:tc>
        <w:tc>
          <w:tcPr>
            <w:tcW w:w="1607" w:type="dxa"/>
            <w:tcBorders>
              <w:top w:val="nil"/>
              <w:left w:val="nil"/>
              <w:bottom w:val="single" w:sz="4" w:space="0" w:color="auto"/>
              <w:right w:val="single" w:sz="4" w:space="0" w:color="auto"/>
            </w:tcBorders>
            <w:shd w:val="clear" w:color="auto" w:fill="auto"/>
            <w:noWrap/>
            <w:vAlign w:val="bottom"/>
            <w:hideMark/>
          </w:tcPr>
          <w:p w14:paraId="3CCEA70D" w14:textId="05EBB32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EB6640" w14:textId="3E43976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7BE9EDD" w14:textId="4214673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A0162F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02B292" w14:textId="23C9960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chaen.rettetden.ge</w:t>
            </w:r>
          </w:p>
        </w:tc>
        <w:tc>
          <w:tcPr>
            <w:tcW w:w="1607" w:type="dxa"/>
            <w:tcBorders>
              <w:top w:val="nil"/>
              <w:left w:val="nil"/>
              <w:bottom w:val="single" w:sz="4" w:space="0" w:color="auto"/>
              <w:right w:val="single" w:sz="4" w:space="0" w:color="auto"/>
            </w:tcBorders>
            <w:shd w:val="clear" w:color="auto" w:fill="auto"/>
            <w:noWrap/>
            <w:vAlign w:val="bottom"/>
            <w:hideMark/>
          </w:tcPr>
          <w:p w14:paraId="1A898506" w14:textId="078D88F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C105EE" w14:textId="5BCB962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00D51A2" w14:textId="2C4C927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0772533"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3F1AB0" w14:textId="109BA47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flyt.bemaerkninger.wi</w:t>
            </w:r>
          </w:p>
        </w:tc>
        <w:tc>
          <w:tcPr>
            <w:tcW w:w="1607" w:type="dxa"/>
            <w:tcBorders>
              <w:top w:val="nil"/>
              <w:left w:val="nil"/>
              <w:bottom w:val="single" w:sz="4" w:space="0" w:color="auto"/>
              <w:right w:val="single" w:sz="4" w:space="0" w:color="auto"/>
            </w:tcBorders>
            <w:shd w:val="clear" w:color="auto" w:fill="auto"/>
            <w:noWrap/>
            <w:vAlign w:val="bottom"/>
            <w:hideMark/>
          </w:tcPr>
          <w:p w14:paraId="59EFB42B" w14:textId="3E013CC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DFB47B" w14:textId="5085661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Person.Flyttepaabud.bemaerkningerErIndeholdtI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301BAAE0" w14:textId="28A9C13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0893DEF"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DAD67D" w14:textId="136549E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flyt.bemaerkninger.cont</w:t>
            </w:r>
          </w:p>
        </w:tc>
        <w:tc>
          <w:tcPr>
            <w:tcW w:w="1607" w:type="dxa"/>
            <w:tcBorders>
              <w:top w:val="nil"/>
              <w:left w:val="nil"/>
              <w:bottom w:val="single" w:sz="4" w:space="0" w:color="auto"/>
              <w:right w:val="single" w:sz="4" w:space="0" w:color="auto"/>
            </w:tcBorders>
            <w:shd w:val="clear" w:color="auto" w:fill="auto"/>
            <w:noWrap/>
            <w:vAlign w:val="bottom"/>
            <w:hideMark/>
          </w:tcPr>
          <w:p w14:paraId="176365C2" w14:textId="2FD1A36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438FFA" w14:textId="1876508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Person.Flyttepaabud.bemaerkningerIndeholder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49F7551E" w14:textId="0DFC280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4A1D7B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19D218" w14:textId="1D987E5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flyt.bemaerkninger.eq</w:t>
            </w:r>
          </w:p>
        </w:tc>
        <w:tc>
          <w:tcPr>
            <w:tcW w:w="1607" w:type="dxa"/>
            <w:tcBorders>
              <w:top w:val="nil"/>
              <w:left w:val="nil"/>
              <w:bottom w:val="single" w:sz="4" w:space="0" w:color="auto"/>
              <w:right w:val="single" w:sz="4" w:space="0" w:color="auto"/>
            </w:tcBorders>
            <w:shd w:val="clear" w:color="auto" w:fill="auto"/>
            <w:noWrap/>
            <w:vAlign w:val="bottom"/>
            <w:hideMark/>
          </w:tcPr>
          <w:p w14:paraId="259D9526" w14:textId="7E33BBB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96F8FA6" w14:textId="51A8AED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Person.Flyttepaabud.bemaerkningerLigMed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37E699AA" w14:textId="4F48CC0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D2DD8B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DE4459" w14:textId="36C89C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flyt.virkningfra.ne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CF1109B" w14:textId="492BF11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16D0F8" w14:textId="35CE08C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15B7896" w14:textId="3C3498C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88BB23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DF2C6F" w14:textId="48D70C1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flyt.virkningfra.eq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6B87D43" w14:textId="7CF7FF2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AA2C24" w14:textId="5105A1B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16C086B" w14:textId="6018C14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2B8D11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408414" w14:textId="30BB2FD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flyt.virkningfra.lt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017D187" w14:textId="1827E2D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CCDEED9" w14:textId="4D3521E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350EDA0" w14:textId="0A615FD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2DD807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3A4183" w14:textId="54A5E62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flyt.virkningfra.le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0F0167C" w14:textId="7B7AA74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9B48FF" w14:textId="2B7125F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14C3016" w14:textId="2ECA4B4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801A6B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96A2EA" w14:textId="21B68E6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flyt.virkningfra.gt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BF48F46" w14:textId="7381D45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295DF8" w14:textId="60B62DA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E06DAB8" w14:textId="48026A4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786D04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65036A" w14:textId="1FB44DB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flyt.virkningfra.ge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8409993" w14:textId="6315F4C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5092B7" w14:textId="5C5BDF2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B19600D" w14:textId="4B8C3D0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C310090"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F2044C" w14:textId="5E0ECE7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folk.status.wi</w:t>
            </w:r>
          </w:p>
        </w:tc>
        <w:tc>
          <w:tcPr>
            <w:tcW w:w="1607" w:type="dxa"/>
            <w:tcBorders>
              <w:top w:val="nil"/>
              <w:left w:val="nil"/>
              <w:bottom w:val="single" w:sz="4" w:space="0" w:color="auto"/>
              <w:right w:val="single" w:sz="4" w:space="0" w:color="auto"/>
            </w:tcBorders>
            <w:shd w:val="clear" w:color="auto" w:fill="auto"/>
            <w:noWrap/>
            <w:vAlign w:val="bottom"/>
            <w:hideMark/>
          </w:tcPr>
          <w:p w14:paraId="749BA7C8" w14:textId="7912EA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12808B23" w14:textId="65BAC002" w:rsidR="00887CE8" w:rsidRPr="00964C62" w:rsidRDefault="00887CE8" w:rsidP="00964C62">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Person.Folkekirke.statusErIndeholdtI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68666B58" w14:textId="4864FDA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3F139D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EF55E0" w14:textId="6563728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folk.status.eq</w:t>
            </w:r>
          </w:p>
        </w:tc>
        <w:tc>
          <w:tcPr>
            <w:tcW w:w="1607" w:type="dxa"/>
            <w:tcBorders>
              <w:top w:val="nil"/>
              <w:left w:val="nil"/>
              <w:bottom w:val="single" w:sz="4" w:space="0" w:color="auto"/>
              <w:right w:val="single" w:sz="4" w:space="0" w:color="auto"/>
            </w:tcBorders>
            <w:shd w:val="clear" w:color="auto" w:fill="auto"/>
            <w:noWrap/>
            <w:vAlign w:val="bottom"/>
            <w:hideMark/>
          </w:tcPr>
          <w:p w14:paraId="7EBE49BD" w14:textId="332D080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651FCFEB" w14:textId="619A82E2" w:rsidR="00887CE8" w:rsidRPr="00964C62" w:rsidRDefault="00887CE8" w:rsidP="00964C62">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Person.Folkekirke.statusLigMed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107858BE" w14:textId="7F9BFFB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68D8C0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454F51" w14:textId="1EAE646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folk.tilhoersforhold.wi</w:t>
            </w:r>
          </w:p>
        </w:tc>
        <w:tc>
          <w:tcPr>
            <w:tcW w:w="1607" w:type="dxa"/>
            <w:tcBorders>
              <w:top w:val="nil"/>
              <w:left w:val="nil"/>
              <w:bottom w:val="single" w:sz="4" w:space="0" w:color="auto"/>
              <w:right w:val="single" w:sz="4" w:space="0" w:color="auto"/>
            </w:tcBorders>
            <w:shd w:val="clear" w:color="auto" w:fill="auto"/>
            <w:noWrap/>
            <w:vAlign w:val="bottom"/>
            <w:hideMark/>
          </w:tcPr>
          <w:p w14:paraId="66009849" w14:textId="234F8C2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3FDF1BC2" w14:textId="3DBFA25C" w:rsidR="00887CE8" w:rsidRPr="00964C62" w:rsidRDefault="00887CE8" w:rsidP="00964C62">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Person.Folkekirke.tilhoersforholdErIndeholdtI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6D38C940" w14:textId="7BC46B2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8B7BFE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425C22" w14:textId="394EA44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folk.tilhoersforhold.eq</w:t>
            </w:r>
          </w:p>
        </w:tc>
        <w:tc>
          <w:tcPr>
            <w:tcW w:w="1607" w:type="dxa"/>
            <w:tcBorders>
              <w:top w:val="nil"/>
              <w:left w:val="nil"/>
              <w:bottom w:val="single" w:sz="4" w:space="0" w:color="auto"/>
              <w:right w:val="single" w:sz="4" w:space="0" w:color="auto"/>
            </w:tcBorders>
            <w:shd w:val="clear" w:color="auto" w:fill="auto"/>
            <w:noWrap/>
            <w:vAlign w:val="bottom"/>
            <w:hideMark/>
          </w:tcPr>
          <w:p w14:paraId="5FD571E5" w14:textId="190243F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1A7F4D76" w14:textId="06F534D8" w:rsidR="00887CE8" w:rsidRPr="00964C62" w:rsidRDefault="00887CE8" w:rsidP="00964C62">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Person.Folkekirke.tilhoersforholdLigMed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20CB7798" w14:textId="07F8F01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E73D7F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492DBF" w14:textId="741FE0A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E6CE0C4" w14:textId="05FB0E6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F773BA" w14:textId="0B64A99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D1F8D13" w14:textId="2FCAB85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F7BBC9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30CBD7" w14:textId="0F0F653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408B7EA" w14:textId="5CAB710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8490C9" w14:textId="381C2FA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1B31D67" w14:textId="2C5BE04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0D08C2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FF4507" w14:textId="5BB88EE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407D24B" w14:textId="524F6F8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1B5C49" w14:textId="4C76D46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3B062F0" w14:textId="05BE5F8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B4EFC6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9D440D" w14:textId="7362E8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B48940B" w14:textId="3491789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644FD2" w14:textId="4BCD3A8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55725B9" w14:textId="1B4A89C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FE4DBA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35DF39" w14:textId="1593ACF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DC16572" w14:textId="5D5F899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5DBB27" w14:textId="352E94D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9E1A0DC" w14:textId="570FCE6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D8DE12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CB9DAA" w14:textId="146EDD6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36C503D" w14:textId="7C31706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4EE097" w14:textId="0FB2A03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60AF60C" w14:textId="52B88A9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5E965E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02A6B8" w14:textId="0CA96FF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BC2EB16" w14:textId="5B39178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FC189C7" w14:textId="38490DE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ECF6883" w14:textId="65A7520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8458A7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F6E939" w14:textId="5F029AB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C5DD9E4" w14:textId="01F6B6A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7CE3C8" w14:textId="70C9D96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D3B5556" w14:textId="0AA6B2E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48440F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DD3F2F" w14:textId="382AB21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8CDCD02" w14:textId="58FE281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3EA4E3" w14:textId="2953F19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048662B" w14:textId="1468DAE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729F8D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BCDFD5" w14:textId="15A33CC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8E3A647" w14:textId="325F0B6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6EB89A" w14:textId="03459DA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2ACB85F" w14:textId="20BECA3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D504D4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3C3243" w14:textId="52608E0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0610C3C" w14:textId="5D36730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1F0FBE" w14:textId="0CE8638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0ABE3D6" w14:textId="4A3F3FE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E006B8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B26488" w14:textId="7782950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2C77BEA" w14:textId="679BCB7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E996ED" w14:textId="5ED873C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14FD08D" w14:textId="30DFAA2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74C5A3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298CEF" w14:textId="0F8FB83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21073EE" w14:textId="179A0CB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3C59C2" w14:textId="0BE684F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24C61B0" w14:textId="2587282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8735BC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2E533C" w14:textId="4D1C641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folk.virkningtilum.eq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773C21C6" w14:textId="5539A7B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8E8A83B" w14:textId="1FE4090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08AD0A6" w14:textId="0A39FF9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A93102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93C0B9" w14:textId="6E0F45B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fopl.foraelderrolle.wi</w:t>
            </w:r>
          </w:p>
        </w:tc>
        <w:tc>
          <w:tcPr>
            <w:tcW w:w="1607" w:type="dxa"/>
            <w:tcBorders>
              <w:top w:val="nil"/>
              <w:left w:val="nil"/>
              <w:bottom w:val="single" w:sz="4" w:space="0" w:color="auto"/>
              <w:right w:val="single" w:sz="4" w:space="0" w:color="auto"/>
            </w:tcBorders>
            <w:shd w:val="clear" w:color="auto" w:fill="auto"/>
            <w:noWrap/>
            <w:vAlign w:val="bottom"/>
            <w:hideMark/>
          </w:tcPr>
          <w:p w14:paraId="6B55493A" w14:textId="5AF2024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E735F9" w14:textId="7E912C5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E0E6DB1" w14:textId="225F6A1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37D479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DF240C" w14:textId="4174BAE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fopl.foraelderrolle.eq</w:t>
            </w:r>
          </w:p>
        </w:tc>
        <w:tc>
          <w:tcPr>
            <w:tcW w:w="1607" w:type="dxa"/>
            <w:tcBorders>
              <w:top w:val="nil"/>
              <w:left w:val="nil"/>
              <w:bottom w:val="single" w:sz="4" w:space="0" w:color="auto"/>
              <w:right w:val="single" w:sz="4" w:space="0" w:color="auto"/>
            </w:tcBorders>
            <w:shd w:val="clear" w:color="auto" w:fill="auto"/>
            <w:noWrap/>
            <w:vAlign w:val="bottom"/>
            <w:hideMark/>
          </w:tcPr>
          <w:p w14:paraId="5976BA92" w14:textId="363340F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AE0678E" w14:textId="6750A9D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4DF1775F" w14:textId="1C90499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15C637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310C2E" w14:textId="6664E1D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CAD18C0" w14:textId="47385B0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9B6800" w14:textId="580913A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FF19135" w14:textId="6F43CE0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A9EE3F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6185F5" w14:textId="1743ACA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85CCFCA" w14:textId="1A43288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9C2C4E" w14:textId="1D75D2A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15CA7D1" w14:textId="4C1F18D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9ED38E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9BD81C" w14:textId="60082D6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1BEAD86" w14:textId="34C348C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13B132" w14:textId="42CAB04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D817188" w14:textId="74D9C5B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872023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ABC918" w14:textId="6184196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54E8C8A" w14:textId="23D0AAA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725668" w14:textId="172F1DF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A69D089" w14:textId="059D2BA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8FD37A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CCE2A3" w14:textId="79A1665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71F4016" w14:textId="3FE0C17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EA60A9" w14:textId="7B8769B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E8B16FA" w14:textId="14F01F9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2DDA72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4D02C4" w14:textId="5AF9036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6701822" w14:textId="1E036F1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5A9EA7" w14:textId="04C895F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0853F63" w14:textId="1E2D5CA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59813A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639768" w14:textId="4D48302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3B448C0" w14:textId="656D59C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657AAAA" w14:textId="2F1A3E4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C3B2F72" w14:textId="1CD3DD7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93940D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362B5B" w14:textId="06E5115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fmyn.indehaverrolle.wi</w:t>
            </w:r>
          </w:p>
        </w:tc>
        <w:tc>
          <w:tcPr>
            <w:tcW w:w="1607" w:type="dxa"/>
            <w:tcBorders>
              <w:top w:val="nil"/>
              <w:left w:val="nil"/>
              <w:bottom w:val="single" w:sz="4" w:space="0" w:color="auto"/>
              <w:right w:val="single" w:sz="4" w:space="0" w:color="auto"/>
            </w:tcBorders>
            <w:shd w:val="clear" w:color="auto" w:fill="auto"/>
            <w:noWrap/>
            <w:vAlign w:val="bottom"/>
            <w:hideMark/>
          </w:tcPr>
          <w:p w14:paraId="572A256A" w14:textId="1CD776B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06EA27CE" w14:textId="10F2668F" w:rsidR="00887CE8" w:rsidRPr="00964C62" w:rsidRDefault="00887CE8" w:rsidP="00964C62">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6005CA93" w14:textId="3E553D2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A1C606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797756" w14:textId="6717429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fmyn.indehaverrolle.eq</w:t>
            </w:r>
          </w:p>
        </w:tc>
        <w:tc>
          <w:tcPr>
            <w:tcW w:w="1607" w:type="dxa"/>
            <w:tcBorders>
              <w:top w:val="nil"/>
              <w:left w:val="nil"/>
              <w:bottom w:val="single" w:sz="4" w:space="0" w:color="auto"/>
              <w:right w:val="single" w:sz="4" w:space="0" w:color="auto"/>
            </w:tcBorders>
            <w:shd w:val="clear" w:color="auto" w:fill="auto"/>
            <w:noWrap/>
            <w:vAlign w:val="bottom"/>
            <w:hideMark/>
          </w:tcPr>
          <w:p w14:paraId="42E3E20D" w14:textId="0262F47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3B63F553" w14:textId="2948A5D6" w:rsidR="00887CE8" w:rsidRPr="00964C62" w:rsidRDefault="00887CE8" w:rsidP="00964C62">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04C73A83" w14:textId="630ED63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858B01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AAF45B" w14:textId="4B3CD3C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26D35F5" w14:textId="77960E7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BBA4E3" w14:textId="52B54DB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3B16ABD" w14:textId="1073036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2FEFE8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679374" w14:textId="275565E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990BF14" w14:textId="1233E5B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FF385D" w14:textId="6C00E5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A21EFF2" w14:textId="7983F77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00041C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77E173" w14:textId="56B8B6D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110F980" w14:textId="074B3BA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40A5F4" w14:textId="6C3B946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22B3E42" w14:textId="44B962D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5B00AE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E8DE18" w14:textId="17111B0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49CEDEC" w14:textId="0646EEB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3606135" w14:textId="6A403F5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37E0C70" w14:textId="3DCABF2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27395A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9E9D5F" w14:textId="261501A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9084FE7" w14:textId="0EEC66F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EE3DA3" w14:textId="1E37C82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4BF858E" w14:textId="5D0694F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306ED8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40948F" w14:textId="608E0A9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3902603" w14:textId="443A3A6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0F28CB" w14:textId="08DF1D3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C9CB635" w14:textId="7270AFB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241C82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D2A7C3" w14:textId="6812703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B7AB046" w14:textId="26682C1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CC91C09" w14:textId="2789EC7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A455E5C" w14:textId="7141620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49C906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A7C2F4" w14:textId="745992D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EEED51E" w14:textId="2B63DB5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72CEDF" w14:textId="30E15A5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E76F4DD" w14:textId="5054748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46F393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5DDD79" w14:textId="5306671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D063B0E" w14:textId="37AD71E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146898" w14:textId="13F6E27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0FD6743" w14:textId="015AB04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8C7770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F32F47" w14:textId="0F29140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1697C07" w14:textId="35F1CC3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C7EC18" w14:textId="1833915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EB8F623" w14:textId="0D5B797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C44F9C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2D367B" w14:textId="094EBEC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C8FF3B6" w14:textId="2CFA23F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855DAA" w14:textId="1341EF9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C6726B6" w14:textId="6390D37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F332F4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2FCD52" w14:textId="460E2A4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DE47DD4" w14:textId="287853F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BC3350" w14:textId="2B39D55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C09634B" w14:textId="64BB382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FE1EEE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A99A60" w14:textId="7D67566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fmyn.virkningtil.ge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A9417B5" w14:textId="006A02B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5E7BDB" w14:textId="7DF6C59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9C25920" w14:textId="7F0680D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BDDF9A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97CCD2" w14:textId="378A1B5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3F995C25" w14:textId="4848957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70D8B2" w14:textId="239B493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9361C06" w14:textId="1755231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2DD89F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BF7606" w14:textId="38300E3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351FB5C6" w14:textId="269DF3D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C8D2E7F" w14:textId="149FC7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6F3D6F23" w14:textId="50A4696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0A7C2D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0303D4" w14:textId="4E6BB3C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6B6A4D9" w14:textId="14DC0D8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DEE196" w14:textId="59004ED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C811FA5" w14:textId="7BDD2A3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26D90F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EAEABA" w14:textId="6EA8EB2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53BD0FE" w14:textId="6151FE2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CD57A6" w14:textId="218EEC1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AA837B3" w14:textId="030304D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F15D60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5E28E4" w14:textId="25DE976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forsvind.virkningfra.lt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753ADA2" w14:textId="67644E8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3914F8" w14:textId="0E263DC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8E61DE5" w14:textId="6C1DE5B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614FF4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C16DF0" w14:textId="5202B48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EA37963" w14:textId="4CD4CCC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74A5B4" w14:textId="149395D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605C2F4" w14:textId="7CE90B1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C195F6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93260E" w14:textId="135C2A7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E27D54E" w14:textId="51D68D8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2EF297" w14:textId="2F00032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91D8237" w14:textId="2E86C9B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7EC3A7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6CFF8E" w14:textId="03F5285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494B2F8" w14:textId="6F18F6D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A29966" w14:textId="2BC30F5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3E3DEEF" w14:textId="752F75A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5AE1E1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8C81B6" w14:textId="38C1A9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4558F4B7" w14:textId="787FAE8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0B0E2E8" w14:textId="5557DB4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CFD8A44" w14:textId="2683B8B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FCCFFD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C4E6A1" w14:textId="2652055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3D08C4C" w14:textId="33A4CC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A32956" w14:textId="544727A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875871B" w14:textId="48C98FA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04E6EC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8067B8" w14:textId="7799E7C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7180517" w14:textId="665D371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8817F3" w14:textId="2116AAE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30BA1E4" w14:textId="7DA6E89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5D3B7E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FCEF63" w14:textId="0736853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1785EB0" w14:textId="51A128A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D568D9" w14:textId="2EA280A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323F751" w14:textId="2B2ED15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5E82D6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427B06" w14:textId="3E222A2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F765CD0" w14:textId="3FB73C4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D363EA" w14:textId="73907F8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AACE55E" w14:textId="0978608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8C1ADB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23861E" w14:textId="6A1C5E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48DCE65E" w14:textId="5D635D6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7E8A33" w14:textId="4803E62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A88AF80" w14:textId="58A151E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CACB0A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316A98" w14:textId="3FD05F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7D31666" w14:textId="37EC245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0EFDFA" w14:textId="7939EC1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2323F22" w14:textId="3E236F8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FCFFEB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00C995" w14:textId="707A25A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forsvind.virkningtilum.eq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014259B6" w14:textId="19030D1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97842E7" w14:textId="251A502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5AB8311" w14:textId="7D809F8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CA0248E"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6C7126" w14:textId="4A742DC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komfor.bemaerkninger.wi</w:t>
            </w:r>
          </w:p>
        </w:tc>
        <w:tc>
          <w:tcPr>
            <w:tcW w:w="1607" w:type="dxa"/>
            <w:tcBorders>
              <w:top w:val="nil"/>
              <w:left w:val="nil"/>
              <w:bottom w:val="single" w:sz="4" w:space="0" w:color="auto"/>
              <w:right w:val="single" w:sz="4" w:space="0" w:color="auto"/>
            </w:tcBorders>
            <w:shd w:val="clear" w:color="000000" w:fill="FFFFFF"/>
            <w:noWrap/>
            <w:vAlign w:val="bottom"/>
            <w:hideMark/>
          </w:tcPr>
          <w:p w14:paraId="603DAC80" w14:textId="660DB06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90F8158" w14:textId="3635D36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Person.KommunaleForhold.bemaerkningerErIndeholdtI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22E1D474" w14:textId="49FB40A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219DC9F"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A74131" w14:textId="46EB14C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komfor.bemaerkninger.cont</w:t>
            </w:r>
          </w:p>
        </w:tc>
        <w:tc>
          <w:tcPr>
            <w:tcW w:w="1607" w:type="dxa"/>
            <w:tcBorders>
              <w:top w:val="nil"/>
              <w:left w:val="nil"/>
              <w:bottom w:val="single" w:sz="4" w:space="0" w:color="auto"/>
              <w:right w:val="single" w:sz="4" w:space="0" w:color="auto"/>
            </w:tcBorders>
            <w:shd w:val="clear" w:color="000000" w:fill="FFFFFF"/>
            <w:noWrap/>
            <w:vAlign w:val="bottom"/>
            <w:hideMark/>
          </w:tcPr>
          <w:p w14:paraId="497CB3F7" w14:textId="43895AF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10E94A" w14:textId="0D3A09A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Person.KommunaleForhold.bemaerkningerIndeholder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33D29E90" w14:textId="06913D6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5BA6969"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317F3A" w14:textId="0CEDB4A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komfor.bemaerkninger.eq</w:t>
            </w:r>
          </w:p>
        </w:tc>
        <w:tc>
          <w:tcPr>
            <w:tcW w:w="1607" w:type="dxa"/>
            <w:tcBorders>
              <w:top w:val="nil"/>
              <w:left w:val="nil"/>
              <w:bottom w:val="single" w:sz="4" w:space="0" w:color="auto"/>
              <w:right w:val="single" w:sz="4" w:space="0" w:color="auto"/>
            </w:tcBorders>
            <w:shd w:val="clear" w:color="000000" w:fill="FFFFFF"/>
            <w:noWrap/>
            <w:vAlign w:val="bottom"/>
            <w:hideMark/>
          </w:tcPr>
          <w:p w14:paraId="76EAA823" w14:textId="1637ED1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413F47" w14:textId="46979A8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Person.KommunaleForhold.bemaerkningerLigMed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19254450" w14:textId="411085A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E835DAF"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6AAB67" w14:textId="31E482F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komfor.kommunaleforholdskode.wi</w:t>
            </w:r>
          </w:p>
        </w:tc>
        <w:tc>
          <w:tcPr>
            <w:tcW w:w="1607" w:type="dxa"/>
            <w:tcBorders>
              <w:top w:val="nil"/>
              <w:left w:val="nil"/>
              <w:bottom w:val="single" w:sz="4" w:space="0" w:color="auto"/>
              <w:right w:val="single" w:sz="4" w:space="0" w:color="auto"/>
            </w:tcBorders>
            <w:shd w:val="clear" w:color="000000" w:fill="FFFFFF"/>
            <w:noWrap/>
            <w:vAlign w:val="bottom"/>
            <w:hideMark/>
          </w:tcPr>
          <w:p w14:paraId="663E421E" w14:textId="2680AD5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D7B5F79" w14:textId="3186051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Person.KommunaleForhold.kommunaleforholdskodeErIndeholdtI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010A985A" w14:textId="7D7E4F8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0E46AE9"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ADC3C3" w14:textId="71BE81E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komfor.kommunaleforholdskode.cont</w:t>
            </w:r>
          </w:p>
        </w:tc>
        <w:tc>
          <w:tcPr>
            <w:tcW w:w="1607" w:type="dxa"/>
            <w:tcBorders>
              <w:top w:val="nil"/>
              <w:left w:val="nil"/>
              <w:bottom w:val="single" w:sz="4" w:space="0" w:color="auto"/>
              <w:right w:val="single" w:sz="4" w:space="0" w:color="auto"/>
            </w:tcBorders>
            <w:shd w:val="clear" w:color="000000" w:fill="FFFFFF"/>
            <w:noWrap/>
            <w:vAlign w:val="bottom"/>
            <w:hideMark/>
          </w:tcPr>
          <w:p w14:paraId="053BF63C" w14:textId="348B59C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8620442" w14:textId="040E4E2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Person.KommunaleForhold.kommunaleforholdskodeIndeholder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134A351E" w14:textId="33D85FB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BB1BC73"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E62A28" w14:textId="0EDCE8D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komfor.kommunaleforholdskode.eq</w:t>
            </w:r>
          </w:p>
        </w:tc>
        <w:tc>
          <w:tcPr>
            <w:tcW w:w="1607" w:type="dxa"/>
            <w:tcBorders>
              <w:top w:val="nil"/>
              <w:left w:val="nil"/>
              <w:bottom w:val="single" w:sz="4" w:space="0" w:color="auto"/>
              <w:right w:val="single" w:sz="4" w:space="0" w:color="auto"/>
            </w:tcBorders>
            <w:shd w:val="clear" w:color="000000" w:fill="FFFFFF"/>
            <w:noWrap/>
            <w:vAlign w:val="bottom"/>
            <w:hideMark/>
          </w:tcPr>
          <w:p w14:paraId="19EC459B" w14:textId="4BDE4A0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8371591" w14:textId="29CA4C3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Person.KommunaleForhold.kommunaleforholdskodeLigMed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14430F61" w14:textId="50DB1F9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7307385"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977B2B" w14:textId="0156D6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7A5CEFF8" w14:textId="7B8295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A6EE4A5" w14:textId="5BAF524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Person.KommunaleForhold.kommunaleforholdstypeErIndeholdtI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6B4668D4" w14:textId="6FF46B4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0102CF1"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CC7B5F" w14:textId="0EC525F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komfor.kommunaleforholdstype.eq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07A5E559" w14:textId="3C4E492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25C4826" w14:textId="74723F6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Person.KommunaleForhold.kommunaleforholdstypeLigMed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294891DA" w14:textId="5DF645D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3F243D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98F4BD" w14:textId="4BE29F5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1F1D2AB" w14:textId="500718E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2BEC6B" w14:textId="3B53496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119C047" w14:textId="05330AE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925AD3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21D6C9" w14:textId="1236BCC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D39DFFE" w14:textId="58F5DFB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530099" w14:textId="6B95124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B4AA195" w14:textId="50EB059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75533D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72F9E4" w14:textId="6343070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6E94A4F" w14:textId="1D70FA0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D4B886" w14:textId="12347C4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1B7E83C" w14:textId="029100F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0AB5B0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B39F0B" w14:textId="0FDFEF8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7E94934" w14:textId="1CF422E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AA326D" w14:textId="5CEBA5C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B5D2D9B" w14:textId="57437D1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560A9D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CF7BC6" w14:textId="5321AA6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ACC342C" w14:textId="4D91FD5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FA3C46" w14:textId="74B1C67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8E71D6E" w14:textId="6318338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593FDF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5FEB95" w14:textId="327D899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2DD6421" w14:textId="15149E5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573E3F" w14:textId="530ADD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7FBE52E" w14:textId="62F3658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6C4749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81AD11" w14:textId="2E8B3A2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komfor.virkningfraum.eq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ED92697" w14:textId="2E4378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BAA3849" w14:textId="6D61BBA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C3E22A9" w14:textId="5967E3B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FEE23DA"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B91AAC" w14:textId="019776E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3D410835" w14:textId="2AB8BE0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2E4BD4A" w14:textId="0C5EEB0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Person.KontaktAdresse.simpelAdresseIndeholder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1C3E5FCE" w14:textId="306B8B1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887CE8" w:rsidRPr="00964C62" w14:paraId="612D6A32"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E22DA7" w14:textId="28C449F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38FE0FC6" w14:textId="0D55441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5AFE9F0" w14:textId="75B1328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8AE48D8" w14:textId="29ED592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084A1DF"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4FF74D" w14:textId="1182DEA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64CF1777" w14:textId="64A4753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C42FE8" w14:textId="1430F8C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3C6EC4E7" w14:textId="35C4963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988393A"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429437" w14:textId="51C30D4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443D08A1" w14:textId="42E2169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80D716" w14:textId="768993F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0DC85597" w14:textId="16FE674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12B57D5"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0848D3" w14:textId="38CC4A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0ADEAFEE" w14:textId="106570A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C0FF8CF" w14:textId="423F2C2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BC8CB48" w14:textId="0C8D589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406EE05"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D55595" w14:textId="258C67D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4140E861" w14:textId="16781B1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1FB45E" w14:textId="18B40A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5575FE7" w14:textId="4E031BA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5EC2484"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E60C22" w14:textId="6849938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0C6C57C9" w14:textId="69ACF65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3706EEC" w14:textId="1CF9922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B5C1059" w14:textId="2D68EDB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C9D2F5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418AEF" w14:textId="2D7334A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07BC865" w14:textId="37B7E1F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C38ECE" w14:textId="24642E1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44A2C95" w14:textId="32485FF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100C0D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2ED774" w14:textId="1D96C1D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10C60B8" w14:textId="3B96AAD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E75C0B" w14:textId="1E250F9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0C2ECBC" w14:textId="0ED3D5A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1A0F1F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F3AC97" w14:textId="6FB7E0D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330C937" w14:textId="7C39D0B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A40AD6" w14:textId="51095EF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D409500" w14:textId="6F8DEDA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D993B1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70AB0A" w14:textId="32E2B5B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konadr.virkningfra.le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B5E6B95" w14:textId="3E61571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5221E1" w14:textId="3756D6A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9EA53AE" w14:textId="1974F76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D65A20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7CB367" w14:textId="3744934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CFB4C48" w14:textId="5CD392C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AA6C81" w14:textId="3BB23FF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8115E90" w14:textId="404CF3F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89DFAA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0535EA" w14:textId="633859F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5F23044" w14:textId="03E14A8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328DDF" w14:textId="74F3F98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97996E1" w14:textId="4EB9630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E46348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A67686" w14:textId="3918BE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01DA496" w14:textId="0540405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3FC0EC" w14:textId="0CF0D28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4D8DA95" w14:textId="0DC929C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53A198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58EDCB" w14:textId="7953D17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CA748C9" w14:textId="1F97A1D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9FF7CD" w14:textId="1728864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BF23076" w14:textId="08B33A9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C4970F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F210DA" w14:textId="5EDB779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17D7FF9" w14:textId="2486BEC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A321D7" w14:textId="6052C97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B55F94B" w14:textId="6307B1E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CAC313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7F687B" w14:textId="39408BF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AD80BBA" w14:textId="7C463A2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46BEA2" w14:textId="2D32BA1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E0BFB14" w14:textId="0E1929C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F3AC5A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E9DE7B" w14:textId="76642D4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B08EF0C" w14:textId="7C28E36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C77B73" w14:textId="47A93A6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FD7A752" w14:textId="4231E2E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90A1F4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BCD7AE" w14:textId="0EDB545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3AB0367" w14:textId="0F3FA14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AE746A" w14:textId="171B6E4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9B4D2DC" w14:textId="126142F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46E050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5EF36E" w14:textId="38532D5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79ADC0D6" w14:textId="6A0019A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9CBD7F1" w14:textId="20E4355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Person.Navn.adresseringsnavnErIndeholdtI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3C27F851" w14:textId="6DDE399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86CDE4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C2DF70" w14:textId="0155506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2E02B0FE" w14:textId="40F9FF0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84CC9EE" w14:textId="51BA265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Person.Navn.adresseringsnavnIndeholder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74EB7823" w14:textId="6D5E62C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476D4A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977A71" w14:textId="590121F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7541338A" w14:textId="1B811CA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16323F3" w14:textId="433532A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Person.Navn.adresseringsnavnLigMed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336713FE" w14:textId="6AE4C71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A6C015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C83121" w14:textId="65B5E34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navn.efternavn.wi</w:t>
            </w:r>
          </w:p>
        </w:tc>
        <w:tc>
          <w:tcPr>
            <w:tcW w:w="1607" w:type="dxa"/>
            <w:tcBorders>
              <w:top w:val="nil"/>
              <w:left w:val="nil"/>
              <w:bottom w:val="single" w:sz="4" w:space="0" w:color="auto"/>
              <w:right w:val="single" w:sz="4" w:space="0" w:color="auto"/>
            </w:tcBorders>
            <w:shd w:val="clear" w:color="auto" w:fill="auto"/>
            <w:noWrap/>
            <w:vAlign w:val="bottom"/>
            <w:hideMark/>
          </w:tcPr>
          <w:p w14:paraId="74119680" w14:textId="0DDD818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1C7B2B2" w14:textId="05BDC96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Person.Navn.efternavnErIndeholdtI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451F3CCB" w14:textId="5CE3DC8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B97AE2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7BB539" w14:textId="2C8F8FF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navn.efternavn.cont</w:t>
            </w:r>
          </w:p>
        </w:tc>
        <w:tc>
          <w:tcPr>
            <w:tcW w:w="1607" w:type="dxa"/>
            <w:tcBorders>
              <w:top w:val="nil"/>
              <w:left w:val="nil"/>
              <w:bottom w:val="single" w:sz="4" w:space="0" w:color="auto"/>
              <w:right w:val="single" w:sz="4" w:space="0" w:color="auto"/>
            </w:tcBorders>
            <w:shd w:val="clear" w:color="auto" w:fill="auto"/>
            <w:noWrap/>
            <w:vAlign w:val="bottom"/>
            <w:hideMark/>
          </w:tcPr>
          <w:p w14:paraId="30E45760" w14:textId="1A92D2A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2F8C788" w14:textId="0DA8BF1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Person.Navn.efternavnIndeholder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5D0B7516" w14:textId="1DB7AE7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831710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01BE61" w14:textId="2AAC242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navn.efternavn.eq</w:t>
            </w:r>
          </w:p>
        </w:tc>
        <w:tc>
          <w:tcPr>
            <w:tcW w:w="1607" w:type="dxa"/>
            <w:tcBorders>
              <w:top w:val="nil"/>
              <w:left w:val="nil"/>
              <w:bottom w:val="single" w:sz="4" w:space="0" w:color="auto"/>
              <w:right w:val="single" w:sz="4" w:space="0" w:color="auto"/>
            </w:tcBorders>
            <w:shd w:val="clear" w:color="auto" w:fill="auto"/>
            <w:noWrap/>
            <w:vAlign w:val="bottom"/>
            <w:hideMark/>
          </w:tcPr>
          <w:p w14:paraId="4EF15466" w14:textId="28F2E23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B3F99A2" w14:textId="08DD958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Person.Navn.efternavnLigMed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71F5A7C0" w14:textId="37BF0AD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79F4A00"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C9F230" w14:textId="370F413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2D5CCA6B" w14:textId="5F46429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CE4070" w14:textId="2575394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Person.Navn.efternavnsmarkeringErIndeholdtI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128AF32A" w14:textId="1D2328E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6DEC9EC"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E6E799" w14:textId="68E4935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194FAD54" w14:textId="23F5224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0B933B4" w14:textId="0B0274F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Person.Navn.efternavnsmarkeringLigMed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7C013F1A" w14:textId="784ED32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A94101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F537C7" w14:textId="030705F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navn.fornavne.wi</w:t>
            </w:r>
          </w:p>
        </w:tc>
        <w:tc>
          <w:tcPr>
            <w:tcW w:w="1607" w:type="dxa"/>
            <w:tcBorders>
              <w:top w:val="nil"/>
              <w:left w:val="nil"/>
              <w:bottom w:val="single" w:sz="4" w:space="0" w:color="auto"/>
              <w:right w:val="single" w:sz="4" w:space="0" w:color="auto"/>
            </w:tcBorders>
            <w:shd w:val="clear" w:color="auto" w:fill="auto"/>
            <w:noWrap/>
            <w:vAlign w:val="bottom"/>
            <w:hideMark/>
          </w:tcPr>
          <w:p w14:paraId="4969AD5A" w14:textId="3F7D82C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62C2A49" w14:textId="4D0E7A7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Person.Navn.fornavneErIndeholdtI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175F357F" w14:textId="3F7CE8D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D72120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3A4315" w14:textId="35FE6A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navn.fornavne.cont</w:t>
            </w:r>
          </w:p>
        </w:tc>
        <w:tc>
          <w:tcPr>
            <w:tcW w:w="1607" w:type="dxa"/>
            <w:tcBorders>
              <w:top w:val="nil"/>
              <w:left w:val="nil"/>
              <w:bottom w:val="single" w:sz="4" w:space="0" w:color="auto"/>
              <w:right w:val="single" w:sz="4" w:space="0" w:color="auto"/>
            </w:tcBorders>
            <w:shd w:val="clear" w:color="auto" w:fill="auto"/>
            <w:noWrap/>
            <w:vAlign w:val="bottom"/>
            <w:hideMark/>
          </w:tcPr>
          <w:p w14:paraId="1F2C58B8" w14:textId="7C5B135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3544764" w14:textId="4D011F7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Person.Navn.fornavneIndeholder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534371D0" w14:textId="3F20B04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5A6040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2A82BC" w14:textId="64179FC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navn.fornavne.eq</w:t>
            </w:r>
          </w:p>
        </w:tc>
        <w:tc>
          <w:tcPr>
            <w:tcW w:w="1607" w:type="dxa"/>
            <w:tcBorders>
              <w:top w:val="nil"/>
              <w:left w:val="nil"/>
              <w:bottom w:val="single" w:sz="4" w:space="0" w:color="auto"/>
              <w:right w:val="single" w:sz="4" w:space="0" w:color="auto"/>
            </w:tcBorders>
            <w:shd w:val="clear" w:color="auto" w:fill="auto"/>
            <w:noWrap/>
            <w:vAlign w:val="bottom"/>
            <w:hideMark/>
          </w:tcPr>
          <w:p w14:paraId="05E67198" w14:textId="7958BB0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A07B1B" w14:textId="5C0AF3E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Person.Navn.fornavneLigMed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4B9F9F10" w14:textId="2B3C879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DB1C1EE"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F45004" w14:textId="4C298F8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13AE5F08" w14:textId="7175182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806484" w14:textId="42E9BDF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Person.Navn.fornavnsmarkeringErIndeholdtI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0F9CCEAF" w14:textId="1C2A73D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8032872"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697D55" w14:textId="23ABE72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navn.fornavnsmarkering.eq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24FA16B9" w14:textId="14CEFB3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9467FD0" w14:textId="63891E9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Person.Navn.fornavnsmarkeringLigMed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10A228C8" w14:textId="1E68438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3ADD4F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336232" w14:textId="20F276D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navn.mellemnavn.wi</w:t>
            </w:r>
          </w:p>
        </w:tc>
        <w:tc>
          <w:tcPr>
            <w:tcW w:w="1607" w:type="dxa"/>
            <w:tcBorders>
              <w:top w:val="nil"/>
              <w:left w:val="nil"/>
              <w:bottom w:val="single" w:sz="4" w:space="0" w:color="auto"/>
              <w:right w:val="single" w:sz="4" w:space="0" w:color="auto"/>
            </w:tcBorders>
            <w:shd w:val="clear" w:color="auto" w:fill="auto"/>
            <w:noWrap/>
            <w:vAlign w:val="bottom"/>
            <w:hideMark/>
          </w:tcPr>
          <w:p w14:paraId="0A4B0EA1" w14:textId="10C6F5A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C7CF0B4" w14:textId="09B46FF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Person.Navn.mellemnavnErIndeholdtI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602B2EC3" w14:textId="6A384F9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8ABCCA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CFF7AC" w14:textId="0D522D2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navn.mellemnavn.cont</w:t>
            </w:r>
          </w:p>
        </w:tc>
        <w:tc>
          <w:tcPr>
            <w:tcW w:w="1607" w:type="dxa"/>
            <w:tcBorders>
              <w:top w:val="nil"/>
              <w:left w:val="nil"/>
              <w:bottom w:val="single" w:sz="4" w:space="0" w:color="auto"/>
              <w:right w:val="single" w:sz="4" w:space="0" w:color="auto"/>
            </w:tcBorders>
            <w:shd w:val="clear" w:color="auto" w:fill="auto"/>
            <w:noWrap/>
            <w:vAlign w:val="bottom"/>
            <w:hideMark/>
          </w:tcPr>
          <w:p w14:paraId="3B5D698F" w14:textId="249BB83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9A77855" w14:textId="04F7F26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Person.Navn.mellemnavnIndeholder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78BFFF23" w14:textId="371AFEA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DE0079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D66AD8" w14:textId="21A8577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navn.mellemnavn.eq</w:t>
            </w:r>
          </w:p>
        </w:tc>
        <w:tc>
          <w:tcPr>
            <w:tcW w:w="1607" w:type="dxa"/>
            <w:tcBorders>
              <w:top w:val="nil"/>
              <w:left w:val="nil"/>
              <w:bottom w:val="single" w:sz="4" w:space="0" w:color="auto"/>
              <w:right w:val="single" w:sz="4" w:space="0" w:color="auto"/>
            </w:tcBorders>
            <w:shd w:val="clear" w:color="auto" w:fill="auto"/>
            <w:noWrap/>
            <w:vAlign w:val="bottom"/>
            <w:hideMark/>
          </w:tcPr>
          <w:p w14:paraId="49CDD462" w14:textId="522F267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8598D70" w14:textId="75E2DD8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Person.Navn.mellemnavnLigMed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1E93F9BA" w14:textId="1B5A208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D6EA6A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9046D0" w14:textId="6B9F68D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67F93EF3" w14:textId="5D869D2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F0E29E" w14:textId="1046F9B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Person.Navn.mellemnavnsmarkeringErIndeholdtI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3732A848" w14:textId="0DE5DB1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518C5AB"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FD107F" w14:textId="4611AD8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6F6E7CD9" w14:textId="2F3B278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CB8912E" w14:textId="13DB433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Person.Navn.mellemnavnsmarkeringLigMed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4FA697C2" w14:textId="5DAF5CF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8F0370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6402F1" w14:textId="2B8D64F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navn.status.wi</w:t>
            </w:r>
          </w:p>
        </w:tc>
        <w:tc>
          <w:tcPr>
            <w:tcW w:w="1607" w:type="dxa"/>
            <w:tcBorders>
              <w:top w:val="nil"/>
              <w:left w:val="nil"/>
              <w:bottom w:val="single" w:sz="4" w:space="0" w:color="auto"/>
              <w:right w:val="single" w:sz="4" w:space="0" w:color="auto"/>
            </w:tcBorders>
            <w:shd w:val="clear" w:color="auto" w:fill="auto"/>
            <w:noWrap/>
            <w:vAlign w:val="bottom"/>
            <w:hideMark/>
          </w:tcPr>
          <w:p w14:paraId="31D1BEE1" w14:textId="6A67224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69483B8" w14:textId="119B1A1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A8E1CB6" w14:textId="0644E0D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9AD47E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7CCBC3" w14:textId="1B715A1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navn.status.eq</w:t>
            </w:r>
          </w:p>
        </w:tc>
        <w:tc>
          <w:tcPr>
            <w:tcW w:w="1607" w:type="dxa"/>
            <w:tcBorders>
              <w:top w:val="nil"/>
              <w:left w:val="nil"/>
              <w:bottom w:val="single" w:sz="4" w:space="0" w:color="auto"/>
              <w:right w:val="single" w:sz="4" w:space="0" w:color="auto"/>
            </w:tcBorders>
            <w:shd w:val="clear" w:color="auto" w:fill="auto"/>
            <w:noWrap/>
            <w:vAlign w:val="bottom"/>
            <w:hideMark/>
          </w:tcPr>
          <w:p w14:paraId="58A1A9BE" w14:textId="6699E59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CF9B6D0" w14:textId="390AC04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22E72CC5" w14:textId="6C7E5FF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2CE009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AD1814" w14:textId="4735801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6818DF5" w14:textId="6A7F027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2FCFEA" w14:textId="258F47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C480AA9" w14:textId="04C9487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3676B2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FA4D3E" w14:textId="38EDE6B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4722502" w14:textId="19B9642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A027D43" w14:textId="7845272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C8C74BE" w14:textId="0FFBF95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69DCFF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876221" w14:textId="5098F6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1CC8272" w14:textId="1738C7F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B5565C" w14:textId="785CF32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0BEE682" w14:textId="20E9DD0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C4552C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3FD5D4" w14:textId="46D0AA0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EFAE82D" w14:textId="4E16FA7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A9EF19" w14:textId="6293D57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446695F" w14:textId="5C700F9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73DCD0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8674E3" w14:textId="5212EEE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33F1052" w14:textId="3B63954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61C3D2" w14:textId="766235E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2A24BAC" w14:textId="30B9F35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D96E3A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EFE461" w14:textId="68B870E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6193EB9" w14:textId="06D0E94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87FEC0" w14:textId="1792E11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944C06C" w14:textId="78D269C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7778EE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A92D20" w14:textId="3B30CE2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55351730" w14:textId="5A60DC4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0C78239" w14:textId="02E3C30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0DBB33A" w14:textId="76BE62E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B98B17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B26E7D" w14:textId="00E4EC9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8459631" w14:textId="6955684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9F950A" w14:textId="0C8F06B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5258629" w14:textId="6601C7B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D80662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DC91D2" w14:textId="6D578F8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7D30799" w14:textId="5329CB9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D7380D" w14:textId="0573430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C8DF86D" w14:textId="31DF5D1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BAF10C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DBF068" w14:textId="6102939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DA2CAEE" w14:textId="3AE4109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4FDDC3" w14:textId="5A5C844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7FB3863" w14:textId="2A4BB6C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414D37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242BFD" w14:textId="35B04E2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4B86680" w14:textId="47B3282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40EAF6" w14:textId="3F182EE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2828428" w14:textId="1DCCC38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B51EC4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024966" w14:textId="53765AA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8C6AE42" w14:textId="7E7F8FA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1822DE" w14:textId="7EB5F5B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DFE9975" w14:textId="25A072C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493E36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E14FC8" w14:textId="17601B8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EBE8126" w14:textId="5D0CDEB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6D724E" w14:textId="51C8CFB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AC722EE" w14:textId="1FD4C8D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BEE3B8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8778EC" w14:textId="412AA10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navn.virkningtilum.eq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3036F0D8" w14:textId="1B703B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6C252A7" w14:textId="3BB0DCB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7E9B5BF" w14:textId="0B0F1EA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7E0E61C"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6D728C" w14:textId="5E18014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notat.notatlinie.wi</w:t>
            </w:r>
          </w:p>
        </w:tc>
        <w:tc>
          <w:tcPr>
            <w:tcW w:w="1607" w:type="dxa"/>
            <w:tcBorders>
              <w:top w:val="nil"/>
              <w:left w:val="nil"/>
              <w:bottom w:val="single" w:sz="4" w:space="0" w:color="auto"/>
              <w:right w:val="single" w:sz="4" w:space="0" w:color="auto"/>
            </w:tcBorders>
            <w:shd w:val="clear" w:color="auto" w:fill="auto"/>
            <w:noWrap/>
            <w:vAlign w:val="bottom"/>
            <w:hideMark/>
          </w:tcPr>
          <w:p w14:paraId="3AD01E8E" w14:textId="59F4D58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D31022E" w14:textId="0E954B1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Person.Notat.notatlinieErIndeholdtI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3C2D7B53" w14:textId="106F3E2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57723BB"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E89A89" w14:textId="16AF1A0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notat.notatlinie.cont</w:t>
            </w:r>
          </w:p>
        </w:tc>
        <w:tc>
          <w:tcPr>
            <w:tcW w:w="1607" w:type="dxa"/>
            <w:tcBorders>
              <w:top w:val="nil"/>
              <w:left w:val="nil"/>
              <w:bottom w:val="single" w:sz="4" w:space="0" w:color="auto"/>
              <w:right w:val="single" w:sz="4" w:space="0" w:color="auto"/>
            </w:tcBorders>
            <w:shd w:val="clear" w:color="auto" w:fill="auto"/>
            <w:noWrap/>
            <w:vAlign w:val="bottom"/>
            <w:hideMark/>
          </w:tcPr>
          <w:p w14:paraId="7B7D55DA" w14:textId="5685840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539578" w14:textId="5B2727C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Person.Notat.notatlinieIndeholder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2B99C714" w14:textId="082E0DA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686E778"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A29222" w14:textId="69CFA6D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notat.notatlinie.eq</w:t>
            </w:r>
          </w:p>
        </w:tc>
        <w:tc>
          <w:tcPr>
            <w:tcW w:w="1607" w:type="dxa"/>
            <w:tcBorders>
              <w:top w:val="nil"/>
              <w:left w:val="nil"/>
              <w:bottom w:val="single" w:sz="4" w:space="0" w:color="auto"/>
              <w:right w:val="single" w:sz="4" w:space="0" w:color="auto"/>
            </w:tcBorders>
            <w:shd w:val="clear" w:color="auto" w:fill="auto"/>
            <w:noWrap/>
            <w:vAlign w:val="bottom"/>
            <w:hideMark/>
          </w:tcPr>
          <w:p w14:paraId="25CCC39F" w14:textId="5E41B0F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B79771D" w14:textId="192F12E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Person.Notat.notatlinieLigMed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3DDB70E5" w14:textId="3DF4141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ACDFDF4"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06ABE1D" w14:textId="57B35B5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notat.notatnummer.wi</w:t>
            </w:r>
          </w:p>
        </w:tc>
        <w:tc>
          <w:tcPr>
            <w:tcW w:w="1607" w:type="dxa"/>
            <w:tcBorders>
              <w:top w:val="nil"/>
              <w:left w:val="nil"/>
              <w:bottom w:val="single" w:sz="4" w:space="0" w:color="auto"/>
              <w:right w:val="single" w:sz="4" w:space="0" w:color="auto"/>
            </w:tcBorders>
            <w:shd w:val="clear" w:color="auto" w:fill="auto"/>
            <w:noWrap/>
            <w:vAlign w:val="bottom"/>
            <w:hideMark/>
          </w:tcPr>
          <w:p w14:paraId="3A0C1801" w14:textId="16C51B0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D01C46A" w14:textId="22AA113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Person.Notat.notatnummerErIndeholdtI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47D8FF7B" w14:textId="71633DA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2941CF0"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B946589" w14:textId="07400A6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notat.notatnummer.ne</w:t>
            </w:r>
          </w:p>
        </w:tc>
        <w:tc>
          <w:tcPr>
            <w:tcW w:w="1607" w:type="dxa"/>
            <w:tcBorders>
              <w:top w:val="nil"/>
              <w:left w:val="nil"/>
              <w:bottom w:val="single" w:sz="4" w:space="0" w:color="auto"/>
              <w:right w:val="single" w:sz="4" w:space="0" w:color="auto"/>
            </w:tcBorders>
            <w:shd w:val="clear" w:color="auto" w:fill="auto"/>
            <w:noWrap/>
            <w:vAlign w:val="bottom"/>
            <w:hideMark/>
          </w:tcPr>
          <w:p w14:paraId="07082831" w14:textId="3EDAEA6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EFA972C" w14:textId="6F5F4FF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Person.Notat.notatnummerForskelligFra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4E8655BD" w14:textId="368C0C8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9A04B3B"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726DE88" w14:textId="6505E08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notat.notatnummer.eq</w:t>
            </w:r>
          </w:p>
        </w:tc>
        <w:tc>
          <w:tcPr>
            <w:tcW w:w="1607" w:type="dxa"/>
            <w:tcBorders>
              <w:top w:val="nil"/>
              <w:left w:val="nil"/>
              <w:bottom w:val="single" w:sz="4" w:space="0" w:color="auto"/>
              <w:right w:val="single" w:sz="4" w:space="0" w:color="auto"/>
            </w:tcBorders>
            <w:shd w:val="clear" w:color="auto" w:fill="auto"/>
            <w:noWrap/>
            <w:vAlign w:val="bottom"/>
            <w:hideMark/>
          </w:tcPr>
          <w:p w14:paraId="0933DBDB" w14:textId="2D83B7B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58608DF" w14:textId="312BE06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220F2237" w14:textId="7B4D22C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37EF39B"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572F990" w14:textId="593C88E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notat.notatnummer.lt</w:t>
            </w:r>
          </w:p>
        </w:tc>
        <w:tc>
          <w:tcPr>
            <w:tcW w:w="1607" w:type="dxa"/>
            <w:tcBorders>
              <w:top w:val="nil"/>
              <w:left w:val="nil"/>
              <w:bottom w:val="single" w:sz="4" w:space="0" w:color="auto"/>
              <w:right w:val="single" w:sz="4" w:space="0" w:color="auto"/>
            </w:tcBorders>
            <w:shd w:val="clear" w:color="auto" w:fill="auto"/>
            <w:noWrap/>
            <w:vAlign w:val="bottom"/>
            <w:hideMark/>
          </w:tcPr>
          <w:p w14:paraId="36DCEF11" w14:textId="025C165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CC2C47" w14:textId="1A589C1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37CB761C" w14:textId="5469205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1E041CF"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8543636" w14:textId="600B228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notat.notatnummer.le</w:t>
            </w:r>
          </w:p>
        </w:tc>
        <w:tc>
          <w:tcPr>
            <w:tcW w:w="1607" w:type="dxa"/>
            <w:tcBorders>
              <w:top w:val="nil"/>
              <w:left w:val="nil"/>
              <w:bottom w:val="single" w:sz="4" w:space="0" w:color="auto"/>
              <w:right w:val="single" w:sz="4" w:space="0" w:color="auto"/>
            </w:tcBorders>
            <w:shd w:val="clear" w:color="auto" w:fill="auto"/>
            <w:noWrap/>
            <w:vAlign w:val="bottom"/>
            <w:hideMark/>
          </w:tcPr>
          <w:p w14:paraId="21B0723D" w14:textId="26380B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91B3F9E" w14:textId="75E5FB4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Person.Notat.notatnummerMindreEndEllerLigMed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75643F60" w14:textId="12E6892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4469FDB"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349664F" w14:textId="3128381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notat.notatnummer.gt</w:t>
            </w:r>
          </w:p>
        </w:tc>
        <w:tc>
          <w:tcPr>
            <w:tcW w:w="1607" w:type="dxa"/>
            <w:tcBorders>
              <w:top w:val="nil"/>
              <w:left w:val="nil"/>
              <w:bottom w:val="single" w:sz="4" w:space="0" w:color="auto"/>
              <w:right w:val="single" w:sz="4" w:space="0" w:color="auto"/>
            </w:tcBorders>
            <w:shd w:val="clear" w:color="auto" w:fill="auto"/>
            <w:noWrap/>
            <w:vAlign w:val="bottom"/>
            <w:hideMark/>
          </w:tcPr>
          <w:p w14:paraId="21E6C2D0" w14:textId="6EFBC60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CCC5E6F" w14:textId="4BE9034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374F9CFE" w14:textId="452FF46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19633B0"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46F5766" w14:textId="5BBF773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notat.notatnummer.ge</w:t>
            </w:r>
          </w:p>
        </w:tc>
        <w:tc>
          <w:tcPr>
            <w:tcW w:w="1607" w:type="dxa"/>
            <w:tcBorders>
              <w:top w:val="nil"/>
              <w:left w:val="nil"/>
              <w:bottom w:val="single" w:sz="4" w:space="0" w:color="auto"/>
              <w:right w:val="single" w:sz="4" w:space="0" w:color="auto"/>
            </w:tcBorders>
            <w:shd w:val="clear" w:color="auto" w:fill="auto"/>
            <w:noWrap/>
            <w:vAlign w:val="bottom"/>
            <w:hideMark/>
          </w:tcPr>
          <w:p w14:paraId="5E78986E" w14:textId="5B4E7A5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7C8C86" w14:textId="6CB815E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Person.Notat.notatnummerStoerreEndEllerLigMed-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6C27E557" w14:textId="6D2CFE8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25F9687" w14:textId="77777777" w:rsidTr="00DB3406">
        <w:trPr>
          <w:trHeight w:val="27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49D529" w14:textId="722D897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D8340CA" w14:textId="5800516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595661" w14:textId="1F3FEA4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153AEA3" w14:textId="720AB9E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4EDDF3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1EA7CA" w14:textId="208A70D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B17B5B2" w14:textId="7A16C7A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A221D0" w14:textId="56F7628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1F81297" w14:textId="6B8BF33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2B0C27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99B2FF" w14:textId="72FE6FD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774D54D" w14:textId="2614F2C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27BDC4" w14:textId="0CB1AEC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7A7FD64" w14:textId="1789F76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32E03C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21209B" w14:textId="22E4393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BEC97D3" w14:textId="2873482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89585C" w14:textId="69A2AA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60FB209" w14:textId="2086DB6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6F9EB0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538A30" w14:textId="709B749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AE92350" w14:textId="16D519A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CFC7FAA" w14:textId="0845F01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DBA812A" w14:textId="7E19573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74FC2F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B9F297" w14:textId="2D3381D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49C412E" w14:textId="2C08089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7D4FA4" w14:textId="4B3F592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764F674" w14:textId="584B4EF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0891C6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F75D1D" w14:textId="5C21E70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1BC0438" w14:textId="1BA8A3F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FA944A" w14:textId="2FA77CA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C179A58" w14:textId="4765A31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08EC7F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136D9E" w14:textId="212E07A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F6103D8" w14:textId="7DE7DC1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DD26D9" w14:textId="42F3636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A282136" w14:textId="0E3A3D3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4004D6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9952A6" w14:textId="6B4B410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5048BF0" w14:textId="410B299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7943AA" w14:textId="6446B98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925A38D" w14:textId="0847602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6FB72A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A69247" w14:textId="3541A82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346A588" w14:textId="32DC485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490FED" w14:textId="47D014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5F4AF72" w14:textId="14B2965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DF2EAA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6AE430" w14:textId="223D2A0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AC0C5A7" w14:textId="1F82BD9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6B64B2" w14:textId="75AF27C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302D003" w14:textId="5B96282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A4F193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207076" w14:textId="2A8E593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notat.virkningtil.ge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6876BBC" w14:textId="3201B46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3CD15B" w14:textId="0671AA7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C386388" w14:textId="51A50D5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1FA7294"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8757C2" w14:textId="43FD9D5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person.cprfoedselsregstedskode.wi</w:t>
            </w:r>
          </w:p>
        </w:tc>
        <w:tc>
          <w:tcPr>
            <w:tcW w:w="1607" w:type="dxa"/>
            <w:tcBorders>
              <w:top w:val="nil"/>
              <w:left w:val="nil"/>
              <w:bottom w:val="single" w:sz="4" w:space="0" w:color="auto"/>
              <w:right w:val="single" w:sz="4" w:space="0" w:color="auto"/>
            </w:tcBorders>
            <w:shd w:val="clear" w:color="auto" w:fill="auto"/>
            <w:noWrap/>
            <w:vAlign w:val="bottom"/>
            <w:hideMark/>
          </w:tcPr>
          <w:p w14:paraId="6E3E5BDB" w14:textId="738A118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6956CB1B" w14:textId="12CF831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Person.Person.cprfoedselsregistreringsstedskodeErIndeholdtI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41BAAFE3" w14:textId="3DE41C56"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2D3A93A0"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0A6CCE" w14:textId="731FDE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person.cprfoedselsregstedskode.ne</w:t>
            </w:r>
          </w:p>
        </w:tc>
        <w:tc>
          <w:tcPr>
            <w:tcW w:w="1607" w:type="dxa"/>
            <w:tcBorders>
              <w:top w:val="nil"/>
              <w:left w:val="nil"/>
              <w:bottom w:val="single" w:sz="4" w:space="0" w:color="auto"/>
              <w:right w:val="single" w:sz="4" w:space="0" w:color="auto"/>
            </w:tcBorders>
            <w:shd w:val="clear" w:color="auto" w:fill="auto"/>
            <w:noWrap/>
            <w:vAlign w:val="bottom"/>
            <w:hideMark/>
          </w:tcPr>
          <w:p w14:paraId="5AFD2142" w14:textId="28970F5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3BF1B592" w14:textId="4633418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Person.Person.cprfoedselsregistreringsstedskodeForskelligFra - Angiver </w:t>
            </w:r>
            <w:r>
              <w:rPr>
                <w:rFonts w:ascii="Verdana" w:hAnsi="Verdana"/>
                <w:sz w:val="20"/>
                <w:szCs w:val="20"/>
              </w:rPr>
              <w:lastRenderedPageBreak/>
              <w:t>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42CF7EA7" w14:textId="37650313"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lastRenderedPageBreak/>
              <w:t> </w:t>
            </w:r>
          </w:p>
        </w:tc>
      </w:tr>
      <w:tr w:rsidR="00887CE8" w:rsidRPr="00964C62" w14:paraId="38A1B6EF"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3E3B7D" w14:textId="3933CA7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person.cprfoedselsregstedskode.eq</w:t>
            </w:r>
          </w:p>
        </w:tc>
        <w:tc>
          <w:tcPr>
            <w:tcW w:w="1607" w:type="dxa"/>
            <w:tcBorders>
              <w:top w:val="nil"/>
              <w:left w:val="nil"/>
              <w:bottom w:val="single" w:sz="4" w:space="0" w:color="auto"/>
              <w:right w:val="single" w:sz="4" w:space="0" w:color="auto"/>
            </w:tcBorders>
            <w:shd w:val="clear" w:color="auto" w:fill="auto"/>
            <w:noWrap/>
            <w:vAlign w:val="bottom"/>
            <w:hideMark/>
          </w:tcPr>
          <w:p w14:paraId="5D7D067F" w14:textId="12EC0E6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206F190B" w14:textId="3A61BE5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61208BD8" w14:textId="52CFDE81"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4A635E9C"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F3C405" w14:textId="0B97DEF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person.cprfoedselsregstedskode.lt</w:t>
            </w:r>
          </w:p>
        </w:tc>
        <w:tc>
          <w:tcPr>
            <w:tcW w:w="1607" w:type="dxa"/>
            <w:tcBorders>
              <w:top w:val="nil"/>
              <w:left w:val="nil"/>
              <w:bottom w:val="single" w:sz="4" w:space="0" w:color="auto"/>
              <w:right w:val="single" w:sz="4" w:space="0" w:color="auto"/>
            </w:tcBorders>
            <w:shd w:val="clear" w:color="auto" w:fill="auto"/>
            <w:noWrap/>
            <w:vAlign w:val="bottom"/>
            <w:hideMark/>
          </w:tcPr>
          <w:p w14:paraId="58B3BB72" w14:textId="5C519D5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022AF722" w14:textId="420E1D3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45578A59" w14:textId="3283EEE5"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16C1007E"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317530" w14:textId="0A70A33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person.cprfoedselsregstedskode.le</w:t>
            </w:r>
          </w:p>
        </w:tc>
        <w:tc>
          <w:tcPr>
            <w:tcW w:w="1607" w:type="dxa"/>
            <w:tcBorders>
              <w:top w:val="nil"/>
              <w:left w:val="nil"/>
              <w:bottom w:val="single" w:sz="4" w:space="0" w:color="auto"/>
              <w:right w:val="single" w:sz="4" w:space="0" w:color="auto"/>
            </w:tcBorders>
            <w:shd w:val="clear" w:color="auto" w:fill="auto"/>
            <w:noWrap/>
            <w:vAlign w:val="bottom"/>
            <w:hideMark/>
          </w:tcPr>
          <w:p w14:paraId="4169AF91" w14:textId="1E31DDD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0E81348E" w14:textId="7A17E2F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0DC9EE20" w14:textId="016BB6A4"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5061C6DB"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3CA477" w14:textId="1C4A640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person.cprfoedselsregstedskode.gt</w:t>
            </w:r>
          </w:p>
        </w:tc>
        <w:tc>
          <w:tcPr>
            <w:tcW w:w="1607" w:type="dxa"/>
            <w:tcBorders>
              <w:top w:val="nil"/>
              <w:left w:val="nil"/>
              <w:bottom w:val="single" w:sz="4" w:space="0" w:color="auto"/>
              <w:right w:val="single" w:sz="4" w:space="0" w:color="auto"/>
            </w:tcBorders>
            <w:shd w:val="clear" w:color="auto" w:fill="auto"/>
            <w:noWrap/>
            <w:vAlign w:val="bottom"/>
            <w:hideMark/>
          </w:tcPr>
          <w:p w14:paraId="027E0FAC" w14:textId="6CEB5D9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392BF3EE" w14:textId="1C717BE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6639BF03" w14:textId="48AAFE4C"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10FE95B7"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16A78F" w14:textId="62EA77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person.cprfoedselsregstedskode.ge</w:t>
            </w:r>
          </w:p>
        </w:tc>
        <w:tc>
          <w:tcPr>
            <w:tcW w:w="1607" w:type="dxa"/>
            <w:tcBorders>
              <w:top w:val="nil"/>
              <w:left w:val="nil"/>
              <w:bottom w:val="single" w:sz="4" w:space="0" w:color="auto"/>
              <w:right w:val="single" w:sz="4" w:space="0" w:color="auto"/>
            </w:tcBorders>
            <w:shd w:val="clear" w:color="auto" w:fill="auto"/>
            <w:noWrap/>
            <w:vAlign w:val="bottom"/>
            <w:hideMark/>
          </w:tcPr>
          <w:p w14:paraId="4A26F749" w14:textId="5809D83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53E9794B" w14:textId="3EA0B5D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3EDF20EA" w14:textId="366C2D21"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0163C157"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C245C1" w14:textId="6F0C1DC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person.cprfoedselsregstedsnavn.wi</w:t>
            </w:r>
          </w:p>
        </w:tc>
        <w:tc>
          <w:tcPr>
            <w:tcW w:w="1607" w:type="dxa"/>
            <w:tcBorders>
              <w:top w:val="nil"/>
              <w:left w:val="nil"/>
              <w:bottom w:val="single" w:sz="4" w:space="0" w:color="auto"/>
              <w:right w:val="single" w:sz="4" w:space="0" w:color="auto"/>
            </w:tcBorders>
            <w:shd w:val="clear" w:color="auto" w:fill="auto"/>
            <w:noWrap/>
            <w:vAlign w:val="bottom"/>
            <w:hideMark/>
          </w:tcPr>
          <w:p w14:paraId="64FAC066" w14:textId="3EDF76D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02B3E73E" w14:textId="12E620A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Person.Person.cprfoedselsregistreringsstedsnavnErIndeholdtI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4ABAF55D" w14:textId="21809718"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0001A7B8"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FCD4D5" w14:textId="5D312C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007DF25C" w14:textId="4274526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7AC75F8D" w14:textId="038B200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Person.Person.cprfoedselsregistreringsstedsnavnIndeholder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4DA9A3E7" w14:textId="0B586CC3"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40732B2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8BE64E" w14:textId="5A511B8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person.cprfoedselsregstedsnavn.eq</w:t>
            </w:r>
          </w:p>
        </w:tc>
        <w:tc>
          <w:tcPr>
            <w:tcW w:w="1607" w:type="dxa"/>
            <w:tcBorders>
              <w:top w:val="nil"/>
              <w:left w:val="nil"/>
              <w:bottom w:val="single" w:sz="4" w:space="0" w:color="auto"/>
              <w:right w:val="single" w:sz="4" w:space="0" w:color="auto"/>
            </w:tcBorders>
            <w:shd w:val="clear" w:color="auto" w:fill="auto"/>
            <w:noWrap/>
            <w:vAlign w:val="bottom"/>
            <w:hideMark/>
          </w:tcPr>
          <w:p w14:paraId="440F1B79" w14:textId="7498F33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129DD032" w14:textId="2AB7462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Person.Person.cprfoedselsregistreringsstedsnavnLigMed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4B48BC78" w14:textId="540BBAA8"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40DF66A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4C2030" w14:textId="6104B37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0C7B85D1" w14:textId="0C65E6C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C95520" w14:textId="3C530E2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Person.Person.foedselsdatoForskelligFra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3BD3A14A" w14:textId="5952A7F0"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77F9D41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72F009" w14:textId="53017DC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356F6668" w14:textId="7B42073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B87528" w14:textId="77BA546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78733D0B" w14:textId="4244BAE6"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10B7885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4980CB" w14:textId="61C2EE7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0CDEC5E3" w14:textId="0E43D83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5A5CA5" w14:textId="10FFF2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7AA11535" w14:textId="460A19C4"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39752EF4"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F655A2" w14:textId="0C8B53A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6440147F" w14:textId="581563F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5F3484" w14:textId="47A8F84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246E6068" w14:textId="384AD906"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64577BF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9710D1" w14:textId="2A748B5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416D1B63" w14:textId="5412E32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C0694D" w14:textId="73A1E2E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1D947BA0" w14:textId="248AA28B"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7449495F"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3CBB6F" w14:textId="758A744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33EF43FA" w14:textId="5B9ABF9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0F9F90" w14:textId="5AB43BD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5B695E08" w14:textId="4F68DEAE" w:rsidR="00887CE8" w:rsidRPr="00964C62" w:rsidRDefault="00887CE8" w:rsidP="00964C62">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4C62" w14:paraId="2BD921A7"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90B401" w14:textId="053393C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person.foedselsdatoum.eq</w:t>
            </w:r>
          </w:p>
        </w:tc>
        <w:tc>
          <w:tcPr>
            <w:tcW w:w="1607" w:type="dxa"/>
            <w:tcBorders>
              <w:top w:val="nil"/>
              <w:left w:val="nil"/>
              <w:bottom w:val="single" w:sz="4" w:space="0" w:color="auto"/>
              <w:right w:val="single" w:sz="4" w:space="0" w:color="auto"/>
            </w:tcBorders>
            <w:shd w:val="clear" w:color="auto" w:fill="auto"/>
            <w:noWrap/>
            <w:vAlign w:val="bottom"/>
            <w:hideMark/>
          </w:tcPr>
          <w:p w14:paraId="5C5652D1" w14:textId="26B9EA1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6B40E90" w14:textId="4556BDF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Person.Person.foedselsdatousikkerhedsmarkeringLigMed - Angiver usikkerhed omkring fødslesdato</w:t>
            </w:r>
          </w:p>
        </w:tc>
        <w:tc>
          <w:tcPr>
            <w:tcW w:w="1607" w:type="dxa"/>
            <w:tcBorders>
              <w:top w:val="nil"/>
              <w:left w:val="nil"/>
              <w:bottom w:val="single" w:sz="4" w:space="0" w:color="auto"/>
              <w:right w:val="single" w:sz="4" w:space="0" w:color="auto"/>
            </w:tcBorders>
            <w:shd w:val="clear" w:color="auto" w:fill="auto"/>
            <w:noWrap/>
            <w:vAlign w:val="bottom"/>
            <w:hideMark/>
          </w:tcPr>
          <w:p w14:paraId="749FA711" w14:textId="2BC364E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1D9622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ECBB7D" w14:textId="0202010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6BE1909C" w14:textId="21ED411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775A795" w14:textId="25E776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07AAE329" w14:textId="3BA918B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7A9CD7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9840B9" w14:textId="6125A9E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2AF7D406" w14:textId="7CF2D33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08DA35B" w14:textId="0A9D9A7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4C07DE0" w14:textId="5B3C2ED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749520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3C6AC1" w14:textId="2EDD8C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50D8592F" w14:textId="0464E72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6E24F92" w14:textId="2E0430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0313524F" w14:textId="71C8C28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8DDD26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DBB7C5" w14:textId="3DDBC5A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7225F560" w14:textId="333A876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5436AF9" w14:textId="6768B42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66B991D" w14:textId="36D36E0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710742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DD0C8A" w14:textId="68307E5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0B36C52E" w14:textId="276BEF9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F372E48" w14:textId="72D2D30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2F75F51" w14:textId="1CF6EB0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7564D1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43D754" w14:textId="47A3D8B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7EA873F9" w14:textId="73BCD40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F761C15" w14:textId="2E1E95D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1201870" w14:textId="6668153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20CFF9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D935DD" w14:textId="4203390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7BF44170" w14:textId="10AF64B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47F63F1" w14:textId="33B66EA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629F0F1" w14:textId="78C0F2A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A52154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B69DAD" w14:textId="1D29207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person.koen.wi</w:t>
            </w:r>
          </w:p>
        </w:tc>
        <w:tc>
          <w:tcPr>
            <w:tcW w:w="1607" w:type="dxa"/>
            <w:tcBorders>
              <w:top w:val="nil"/>
              <w:left w:val="nil"/>
              <w:bottom w:val="single" w:sz="4" w:space="0" w:color="auto"/>
              <w:right w:val="single" w:sz="4" w:space="0" w:color="auto"/>
            </w:tcBorders>
            <w:shd w:val="clear" w:color="auto" w:fill="auto"/>
            <w:noWrap/>
            <w:vAlign w:val="bottom"/>
            <w:hideMark/>
          </w:tcPr>
          <w:p w14:paraId="53CBAA72" w14:textId="4DD074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4756C4E2" w14:textId="5111BCC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Person.Person.koenErIndeholdtI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66CBFA66" w14:textId="3083B7D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E912A7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068EFE" w14:textId="4830B0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person.koen.eq</w:t>
            </w:r>
          </w:p>
        </w:tc>
        <w:tc>
          <w:tcPr>
            <w:tcW w:w="1607" w:type="dxa"/>
            <w:tcBorders>
              <w:top w:val="nil"/>
              <w:left w:val="nil"/>
              <w:bottom w:val="single" w:sz="4" w:space="0" w:color="auto"/>
              <w:right w:val="single" w:sz="4" w:space="0" w:color="auto"/>
            </w:tcBorders>
            <w:shd w:val="clear" w:color="auto" w:fill="auto"/>
            <w:noWrap/>
            <w:vAlign w:val="bottom"/>
            <w:hideMark/>
          </w:tcPr>
          <w:p w14:paraId="68A89670" w14:textId="0F02936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26A043BF" w14:textId="70DCD64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Person.Person.koenLigMed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6D53AFEE" w14:textId="6315BDD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704D2B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17959C" w14:textId="542166D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person.registreringfra.ne</w:t>
            </w:r>
          </w:p>
        </w:tc>
        <w:tc>
          <w:tcPr>
            <w:tcW w:w="1607" w:type="dxa"/>
            <w:tcBorders>
              <w:top w:val="nil"/>
              <w:left w:val="nil"/>
              <w:bottom w:val="single" w:sz="4" w:space="0" w:color="auto"/>
              <w:right w:val="single" w:sz="4" w:space="0" w:color="auto"/>
            </w:tcBorders>
            <w:shd w:val="clear" w:color="auto" w:fill="auto"/>
            <w:noWrap/>
            <w:vAlign w:val="bottom"/>
            <w:hideMark/>
          </w:tcPr>
          <w:p w14:paraId="3DD37536" w14:textId="2072BEE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4475E6" w14:textId="6D12E00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16BFE3B" w14:textId="082AA37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A4FA0A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144936" w14:textId="66CE34E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person.registreringfra.eq</w:t>
            </w:r>
          </w:p>
        </w:tc>
        <w:tc>
          <w:tcPr>
            <w:tcW w:w="1607" w:type="dxa"/>
            <w:tcBorders>
              <w:top w:val="nil"/>
              <w:left w:val="nil"/>
              <w:bottom w:val="single" w:sz="4" w:space="0" w:color="auto"/>
              <w:right w:val="single" w:sz="4" w:space="0" w:color="auto"/>
            </w:tcBorders>
            <w:shd w:val="clear" w:color="auto" w:fill="auto"/>
            <w:noWrap/>
            <w:vAlign w:val="bottom"/>
            <w:hideMark/>
          </w:tcPr>
          <w:p w14:paraId="484991B1" w14:textId="0FD00A2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671921" w14:textId="3B229F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133BDB10" w14:textId="3A605F4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C3E710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D2BDBF" w14:textId="1E33699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person.registreringfra.lt</w:t>
            </w:r>
          </w:p>
        </w:tc>
        <w:tc>
          <w:tcPr>
            <w:tcW w:w="1607" w:type="dxa"/>
            <w:tcBorders>
              <w:top w:val="nil"/>
              <w:left w:val="nil"/>
              <w:bottom w:val="single" w:sz="4" w:space="0" w:color="auto"/>
              <w:right w:val="single" w:sz="4" w:space="0" w:color="auto"/>
            </w:tcBorders>
            <w:shd w:val="clear" w:color="auto" w:fill="auto"/>
            <w:noWrap/>
            <w:vAlign w:val="bottom"/>
            <w:hideMark/>
          </w:tcPr>
          <w:p w14:paraId="3EC62021" w14:textId="35661D3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CB605D" w14:textId="297CC27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23CA97A" w14:textId="323E35F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C0C46C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8407B9" w14:textId="17A9F9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person.registreringfra.le</w:t>
            </w:r>
          </w:p>
        </w:tc>
        <w:tc>
          <w:tcPr>
            <w:tcW w:w="1607" w:type="dxa"/>
            <w:tcBorders>
              <w:top w:val="nil"/>
              <w:left w:val="nil"/>
              <w:bottom w:val="single" w:sz="4" w:space="0" w:color="auto"/>
              <w:right w:val="single" w:sz="4" w:space="0" w:color="auto"/>
            </w:tcBorders>
            <w:shd w:val="clear" w:color="auto" w:fill="auto"/>
            <w:noWrap/>
            <w:vAlign w:val="bottom"/>
            <w:hideMark/>
          </w:tcPr>
          <w:p w14:paraId="0E290253" w14:textId="6EC49F9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4AF3E1" w14:textId="082B80A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47AF4C1" w14:textId="07F473C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72B88A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0563F8" w14:textId="480B11C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person.registreringfra.gt</w:t>
            </w:r>
          </w:p>
        </w:tc>
        <w:tc>
          <w:tcPr>
            <w:tcW w:w="1607" w:type="dxa"/>
            <w:tcBorders>
              <w:top w:val="nil"/>
              <w:left w:val="nil"/>
              <w:bottom w:val="single" w:sz="4" w:space="0" w:color="auto"/>
              <w:right w:val="single" w:sz="4" w:space="0" w:color="auto"/>
            </w:tcBorders>
            <w:shd w:val="clear" w:color="auto" w:fill="auto"/>
            <w:noWrap/>
            <w:vAlign w:val="bottom"/>
            <w:hideMark/>
          </w:tcPr>
          <w:p w14:paraId="7FD8E2BA" w14:textId="6BB4FF3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7EFE45" w14:textId="19B0B71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8ED6AEB" w14:textId="2B6D48A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532EC0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260287" w14:textId="1A89BB5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person.registreringfra.ge</w:t>
            </w:r>
          </w:p>
        </w:tc>
        <w:tc>
          <w:tcPr>
            <w:tcW w:w="1607" w:type="dxa"/>
            <w:tcBorders>
              <w:top w:val="nil"/>
              <w:left w:val="nil"/>
              <w:bottom w:val="single" w:sz="4" w:space="0" w:color="auto"/>
              <w:right w:val="single" w:sz="4" w:space="0" w:color="auto"/>
            </w:tcBorders>
            <w:shd w:val="clear" w:color="auto" w:fill="auto"/>
            <w:noWrap/>
            <w:vAlign w:val="bottom"/>
            <w:hideMark/>
          </w:tcPr>
          <w:p w14:paraId="793BADB0" w14:textId="30E5A03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831F12" w14:textId="743F8DF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E4B98D5" w14:textId="4535CA2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B32F38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96E823" w14:textId="3B98B4B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person.registreringtil.ne</w:t>
            </w:r>
          </w:p>
        </w:tc>
        <w:tc>
          <w:tcPr>
            <w:tcW w:w="1607" w:type="dxa"/>
            <w:tcBorders>
              <w:top w:val="nil"/>
              <w:left w:val="nil"/>
              <w:bottom w:val="single" w:sz="4" w:space="0" w:color="auto"/>
              <w:right w:val="single" w:sz="4" w:space="0" w:color="auto"/>
            </w:tcBorders>
            <w:shd w:val="clear" w:color="auto" w:fill="auto"/>
            <w:noWrap/>
            <w:vAlign w:val="bottom"/>
            <w:hideMark/>
          </w:tcPr>
          <w:p w14:paraId="41543911" w14:textId="6C5906E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1E1D69" w14:textId="2E6A978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95B35FD" w14:textId="4A43ADC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FFD880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B4E92A" w14:textId="216F34D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person.registreringtil.eq</w:t>
            </w:r>
          </w:p>
        </w:tc>
        <w:tc>
          <w:tcPr>
            <w:tcW w:w="1607" w:type="dxa"/>
            <w:tcBorders>
              <w:top w:val="nil"/>
              <w:left w:val="nil"/>
              <w:bottom w:val="single" w:sz="4" w:space="0" w:color="auto"/>
              <w:right w:val="single" w:sz="4" w:space="0" w:color="auto"/>
            </w:tcBorders>
            <w:shd w:val="clear" w:color="auto" w:fill="auto"/>
            <w:noWrap/>
            <w:vAlign w:val="bottom"/>
            <w:hideMark/>
          </w:tcPr>
          <w:p w14:paraId="7361E4C5" w14:textId="424AEBC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9244CB" w14:textId="4F43282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F65D086" w14:textId="5E6910C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217D31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58958F" w14:textId="7FB47D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person.registreringtil.lt</w:t>
            </w:r>
          </w:p>
        </w:tc>
        <w:tc>
          <w:tcPr>
            <w:tcW w:w="1607" w:type="dxa"/>
            <w:tcBorders>
              <w:top w:val="nil"/>
              <w:left w:val="nil"/>
              <w:bottom w:val="single" w:sz="4" w:space="0" w:color="auto"/>
              <w:right w:val="single" w:sz="4" w:space="0" w:color="auto"/>
            </w:tcBorders>
            <w:shd w:val="clear" w:color="auto" w:fill="auto"/>
            <w:noWrap/>
            <w:vAlign w:val="bottom"/>
            <w:hideMark/>
          </w:tcPr>
          <w:p w14:paraId="6D6E9C69" w14:textId="4A490D1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7365F3" w14:textId="6F87D2D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11AF438" w14:textId="48B077B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D86A68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0B30BE" w14:textId="34EE94C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person.registreringtil.le</w:t>
            </w:r>
          </w:p>
        </w:tc>
        <w:tc>
          <w:tcPr>
            <w:tcW w:w="1607" w:type="dxa"/>
            <w:tcBorders>
              <w:top w:val="nil"/>
              <w:left w:val="nil"/>
              <w:bottom w:val="single" w:sz="4" w:space="0" w:color="auto"/>
              <w:right w:val="single" w:sz="4" w:space="0" w:color="auto"/>
            </w:tcBorders>
            <w:shd w:val="clear" w:color="auto" w:fill="auto"/>
            <w:noWrap/>
            <w:vAlign w:val="bottom"/>
            <w:hideMark/>
          </w:tcPr>
          <w:p w14:paraId="2359B2D4" w14:textId="3FCD9D0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32E45A2" w14:textId="4E0F265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13230CA" w14:textId="363E7B9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A15B0A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AF4729" w14:textId="1617711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person.registreringtil.gt</w:t>
            </w:r>
          </w:p>
        </w:tc>
        <w:tc>
          <w:tcPr>
            <w:tcW w:w="1607" w:type="dxa"/>
            <w:tcBorders>
              <w:top w:val="nil"/>
              <w:left w:val="nil"/>
              <w:bottom w:val="single" w:sz="4" w:space="0" w:color="auto"/>
              <w:right w:val="single" w:sz="4" w:space="0" w:color="auto"/>
            </w:tcBorders>
            <w:shd w:val="clear" w:color="auto" w:fill="auto"/>
            <w:noWrap/>
            <w:vAlign w:val="bottom"/>
            <w:hideMark/>
          </w:tcPr>
          <w:p w14:paraId="0C49B9A1" w14:textId="1C59A1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62FEC7" w14:textId="35A8810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7D4CEFF" w14:textId="1C6B287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9498EE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27C4D8" w14:textId="55FC09D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person.registreringtil.ge</w:t>
            </w:r>
          </w:p>
        </w:tc>
        <w:tc>
          <w:tcPr>
            <w:tcW w:w="1607" w:type="dxa"/>
            <w:tcBorders>
              <w:top w:val="nil"/>
              <w:left w:val="nil"/>
              <w:bottom w:val="single" w:sz="4" w:space="0" w:color="auto"/>
              <w:right w:val="single" w:sz="4" w:space="0" w:color="auto"/>
            </w:tcBorders>
            <w:shd w:val="clear" w:color="auto" w:fill="auto"/>
            <w:noWrap/>
            <w:vAlign w:val="bottom"/>
            <w:hideMark/>
          </w:tcPr>
          <w:p w14:paraId="79B7972A" w14:textId="41114D5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2F1A7A" w14:textId="4FD03E0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117634F" w14:textId="02E9247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BF56B8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FB755B" w14:textId="45295F8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person.statusdato.ne</w:t>
            </w:r>
          </w:p>
        </w:tc>
        <w:tc>
          <w:tcPr>
            <w:tcW w:w="1607" w:type="dxa"/>
            <w:tcBorders>
              <w:top w:val="nil"/>
              <w:left w:val="nil"/>
              <w:bottom w:val="single" w:sz="4" w:space="0" w:color="auto"/>
              <w:right w:val="single" w:sz="4" w:space="0" w:color="auto"/>
            </w:tcBorders>
            <w:shd w:val="clear" w:color="auto" w:fill="auto"/>
            <w:noWrap/>
            <w:vAlign w:val="bottom"/>
            <w:hideMark/>
          </w:tcPr>
          <w:p w14:paraId="3AD1E433" w14:textId="5F424D2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2C3E96" w14:textId="0D97C2B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969D3F7" w14:textId="1215BAA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68E498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2B91E9" w14:textId="66A5654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person.statusdato.eq</w:t>
            </w:r>
          </w:p>
        </w:tc>
        <w:tc>
          <w:tcPr>
            <w:tcW w:w="1607" w:type="dxa"/>
            <w:tcBorders>
              <w:top w:val="nil"/>
              <w:left w:val="nil"/>
              <w:bottom w:val="single" w:sz="4" w:space="0" w:color="auto"/>
              <w:right w:val="single" w:sz="4" w:space="0" w:color="auto"/>
            </w:tcBorders>
            <w:shd w:val="clear" w:color="auto" w:fill="auto"/>
            <w:noWrap/>
            <w:vAlign w:val="bottom"/>
            <w:hideMark/>
          </w:tcPr>
          <w:p w14:paraId="7F894606" w14:textId="722BA79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503EBA" w14:textId="0FC83DC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31835630" w14:textId="0FF75F9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B5D985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A69A13" w14:textId="201B5C0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person.statusdato.lt</w:t>
            </w:r>
          </w:p>
        </w:tc>
        <w:tc>
          <w:tcPr>
            <w:tcW w:w="1607" w:type="dxa"/>
            <w:tcBorders>
              <w:top w:val="nil"/>
              <w:left w:val="nil"/>
              <w:bottom w:val="single" w:sz="4" w:space="0" w:color="auto"/>
              <w:right w:val="single" w:sz="4" w:space="0" w:color="auto"/>
            </w:tcBorders>
            <w:shd w:val="clear" w:color="auto" w:fill="auto"/>
            <w:noWrap/>
            <w:vAlign w:val="bottom"/>
            <w:hideMark/>
          </w:tcPr>
          <w:p w14:paraId="7171BE4A" w14:textId="54A6648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9E1299" w14:textId="0E6AEBF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23C38D8" w14:textId="36EBAF5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569FE7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A98A8A" w14:textId="0AB338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person.statusdato.le</w:t>
            </w:r>
          </w:p>
        </w:tc>
        <w:tc>
          <w:tcPr>
            <w:tcW w:w="1607" w:type="dxa"/>
            <w:tcBorders>
              <w:top w:val="nil"/>
              <w:left w:val="nil"/>
              <w:bottom w:val="single" w:sz="4" w:space="0" w:color="auto"/>
              <w:right w:val="single" w:sz="4" w:space="0" w:color="auto"/>
            </w:tcBorders>
            <w:shd w:val="clear" w:color="auto" w:fill="auto"/>
            <w:noWrap/>
            <w:vAlign w:val="bottom"/>
            <w:hideMark/>
          </w:tcPr>
          <w:p w14:paraId="03347048" w14:textId="188E960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C42AB7" w14:textId="311D711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A76211" w14:textId="5188593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658F8C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547DD1" w14:textId="76D2A4D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person.statusdato.gt</w:t>
            </w:r>
          </w:p>
        </w:tc>
        <w:tc>
          <w:tcPr>
            <w:tcW w:w="1607" w:type="dxa"/>
            <w:tcBorders>
              <w:top w:val="nil"/>
              <w:left w:val="nil"/>
              <w:bottom w:val="single" w:sz="4" w:space="0" w:color="auto"/>
              <w:right w:val="single" w:sz="4" w:space="0" w:color="auto"/>
            </w:tcBorders>
            <w:shd w:val="clear" w:color="auto" w:fill="auto"/>
            <w:noWrap/>
            <w:vAlign w:val="bottom"/>
            <w:hideMark/>
          </w:tcPr>
          <w:p w14:paraId="7A6B7930" w14:textId="0A0A7F2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152478" w14:textId="4FBC09A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E24D700" w14:textId="7BCB1E6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FD2751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4E06ED" w14:textId="3A59AA2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person.statusdato.ge</w:t>
            </w:r>
          </w:p>
        </w:tc>
        <w:tc>
          <w:tcPr>
            <w:tcW w:w="1607" w:type="dxa"/>
            <w:tcBorders>
              <w:top w:val="nil"/>
              <w:left w:val="nil"/>
              <w:bottom w:val="single" w:sz="4" w:space="0" w:color="auto"/>
              <w:right w:val="single" w:sz="4" w:space="0" w:color="auto"/>
            </w:tcBorders>
            <w:shd w:val="clear" w:color="auto" w:fill="auto"/>
            <w:noWrap/>
            <w:vAlign w:val="bottom"/>
            <w:hideMark/>
          </w:tcPr>
          <w:p w14:paraId="026C70E4" w14:textId="1CE2AE6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33968D" w14:textId="3F49A3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72349C8" w14:textId="071BB9A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87375A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E2E1B9" w14:textId="4DAEA27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person.statusdatoum.eq</w:t>
            </w:r>
          </w:p>
        </w:tc>
        <w:tc>
          <w:tcPr>
            <w:tcW w:w="1607" w:type="dxa"/>
            <w:tcBorders>
              <w:top w:val="nil"/>
              <w:left w:val="nil"/>
              <w:bottom w:val="single" w:sz="4" w:space="0" w:color="auto"/>
              <w:right w:val="single" w:sz="4" w:space="0" w:color="auto"/>
            </w:tcBorders>
            <w:shd w:val="clear" w:color="auto" w:fill="auto"/>
            <w:noWrap/>
            <w:vAlign w:val="bottom"/>
            <w:hideMark/>
          </w:tcPr>
          <w:p w14:paraId="05FA6568" w14:textId="3F9ADAA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210E92C" w14:textId="32C2764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DCE2523" w14:textId="6940848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B99105A"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07440A9" w14:textId="6B29A0E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46E15C73" w14:textId="370EF15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4EA48570" w14:textId="534EA48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Person.Person.statusErIndeholdtI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189FF57A" w14:textId="0B0B834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28E0472"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A152E07" w14:textId="53B8DEC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29939A83" w14:textId="7647BF9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1E9B5082" w14:textId="398E571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Person.Person.statusLigMed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476C588D" w14:textId="24AF75E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AD25D2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4D607B" w14:textId="7A4AFE6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person.stilling.wi</w:t>
            </w:r>
          </w:p>
        </w:tc>
        <w:tc>
          <w:tcPr>
            <w:tcW w:w="1607" w:type="dxa"/>
            <w:tcBorders>
              <w:top w:val="nil"/>
              <w:left w:val="nil"/>
              <w:bottom w:val="single" w:sz="4" w:space="0" w:color="auto"/>
              <w:right w:val="single" w:sz="4" w:space="0" w:color="auto"/>
            </w:tcBorders>
            <w:shd w:val="clear" w:color="auto" w:fill="auto"/>
            <w:noWrap/>
            <w:vAlign w:val="bottom"/>
            <w:hideMark/>
          </w:tcPr>
          <w:p w14:paraId="5C7B2B12" w14:textId="2A0D927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C3029F3" w14:textId="6340067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Person.Person.stillingErIndeholdtI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5EC65C5E" w14:textId="2A44F5A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549829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4DC883" w14:textId="3290A2C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person.stilling.cont</w:t>
            </w:r>
          </w:p>
        </w:tc>
        <w:tc>
          <w:tcPr>
            <w:tcW w:w="1607" w:type="dxa"/>
            <w:tcBorders>
              <w:top w:val="nil"/>
              <w:left w:val="nil"/>
              <w:bottom w:val="single" w:sz="4" w:space="0" w:color="auto"/>
              <w:right w:val="single" w:sz="4" w:space="0" w:color="auto"/>
            </w:tcBorders>
            <w:shd w:val="clear" w:color="auto" w:fill="auto"/>
            <w:noWrap/>
            <w:vAlign w:val="bottom"/>
            <w:hideMark/>
          </w:tcPr>
          <w:p w14:paraId="0A122DC6" w14:textId="71C2162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672B2DC" w14:textId="3DD85F7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Person.Person.stillingIndeholder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29448906" w14:textId="30D2F96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1B969A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24E6A1" w14:textId="28B78F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person.stilling.eq</w:t>
            </w:r>
          </w:p>
        </w:tc>
        <w:tc>
          <w:tcPr>
            <w:tcW w:w="1607" w:type="dxa"/>
            <w:tcBorders>
              <w:top w:val="nil"/>
              <w:left w:val="nil"/>
              <w:bottom w:val="single" w:sz="4" w:space="0" w:color="auto"/>
              <w:right w:val="single" w:sz="4" w:space="0" w:color="auto"/>
            </w:tcBorders>
            <w:shd w:val="clear" w:color="auto" w:fill="auto"/>
            <w:noWrap/>
            <w:vAlign w:val="bottom"/>
            <w:hideMark/>
          </w:tcPr>
          <w:p w14:paraId="12B0724D" w14:textId="251B71A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61DB636" w14:textId="28E46CA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Person.Person.stillingLigMed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0CE3FEFA" w14:textId="5E296A6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89B78B1"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11610CA" w14:textId="75E4F26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person.supplfoedselsregsted.wi</w:t>
            </w:r>
          </w:p>
        </w:tc>
        <w:tc>
          <w:tcPr>
            <w:tcW w:w="1607" w:type="dxa"/>
            <w:tcBorders>
              <w:top w:val="nil"/>
              <w:left w:val="nil"/>
              <w:bottom w:val="single" w:sz="4" w:space="0" w:color="auto"/>
              <w:right w:val="single" w:sz="4" w:space="0" w:color="auto"/>
            </w:tcBorders>
            <w:shd w:val="clear" w:color="000000" w:fill="FFFFFF"/>
            <w:noWrap/>
            <w:vAlign w:val="bottom"/>
            <w:hideMark/>
          </w:tcPr>
          <w:p w14:paraId="268F0447" w14:textId="6B34173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57A3EB0A" w14:textId="486C2D1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Person.Person.supplerendefoedselsregistreringsstedErIndeholdtI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467CB0E7" w14:textId="790AB28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7908C77"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F71F1EC" w14:textId="2A6FE9D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person.supplfoedselsregsted.cont</w:t>
            </w:r>
          </w:p>
        </w:tc>
        <w:tc>
          <w:tcPr>
            <w:tcW w:w="1607" w:type="dxa"/>
            <w:tcBorders>
              <w:top w:val="nil"/>
              <w:left w:val="nil"/>
              <w:bottom w:val="single" w:sz="4" w:space="0" w:color="auto"/>
              <w:right w:val="single" w:sz="4" w:space="0" w:color="auto"/>
            </w:tcBorders>
            <w:shd w:val="clear" w:color="000000" w:fill="FFFFFF"/>
            <w:noWrap/>
            <w:vAlign w:val="bottom"/>
            <w:hideMark/>
          </w:tcPr>
          <w:p w14:paraId="115AB97D" w14:textId="2269CBA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608AA036" w14:textId="4FB749A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Person.Person.supplerendefoedselsregistreringsstedIndeholder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41313379" w14:textId="45920A3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C6292CB"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F696D1A" w14:textId="637D659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person.supplfoedselsregsted.eq</w:t>
            </w:r>
          </w:p>
        </w:tc>
        <w:tc>
          <w:tcPr>
            <w:tcW w:w="1607" w:type="dxa"/>
            <w:tcBorders>
              <w:top w:val="nil"/>
              <w:left w:val="nil"/>
              <w:bottom w:val="single" w:sz="4" w:space="0" w:color="auto"/>
              <w:right w:val="single" w:sz="4" w:space="0" w:color="auto"/>
            </w:tcBorders>
            <w:shd w:val="clear" w:color="000000" w:fill="FFFFFF"/>
            <w:noWrap/>
            <w:vAlign w:val="bottom"/>
            <w:hideMark/>
          </w:tcPr>
          <w:p w14:paraId="2A8B36F1" w14:textId="5CB064D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39C793BE" w14:textId="7618A0E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Person.Person.supplerendefoedselsregistreringsstedLigMed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387BB1D9" w14:textId="29E0DAB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F56D83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A66217" w14:textId="3233657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60DFF38" w14:textId="78C7540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04F2B8" w14:textId="11F052D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2E03B7C" w14:textId="4BA5B22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0A8374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B0A8F8" w14:textId="2EB166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14EEB6B" w14:textId="66B71E6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AA19A0" w14:textId="1A15918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7A5D9FA" w14:textId="487CF8E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C6F395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5D17AD" w14:textId="7D64ADD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E6217DE" w14:textId="1A6E3D1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3A9F8E" w14:textId="122989E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807C076" w14:textId="5E9CE6E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FEC7C9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F7D3F0" w14:textId="4453AA7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B8A7866" w14:textId="58BED8E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39D592" w14:textId="2C9377E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7C306E5" w14:textId="306A861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DBA65F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75BC25" w14:textId="01A6352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5BFD639" w14:textId="605135F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8A0913" w14:textId="26900BB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98AD281" w14:textId="7F1D44C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C62F6E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E6C364" w14:textId="20E3E74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9E2CD8A" w14:textId="622C3AC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F3E480" w14:textId="55D7AFA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391D346" w14:textId="4E7B28F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6C2D3F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A7BB69" w14:textId="65E01AA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CCD98C4" w14:textId="616C0B2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66A6728" w14:textId="08F3D83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B0415BE" w14:textId="0DBB818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C3F185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49AE0C" w14:textId="6D655BC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4A6F8FA" w14:textId="647DE60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AA309E" w14:textId="4CEEC8E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017CDCD" w14:textId="7F9E136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432F18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95F73B" w14:textId="6E5ADC7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33A77A9" w14:textId="2EC9765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0D7785" w14:textId="01CC98E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0AEFD2A" w14:textId="2111C3F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CC6CAC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697807" w14:textId="41976E2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62E7B29" w14:textId="6969274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37ACD5" w14:textId="0214C4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2EE5886" w14:textId="71C6504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D22934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5EBDD7" w14:textId="6002D74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AA5C7BF" w14:textId="680A097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ECD575" w14:textId="641A4DC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CC5D8FF" w14:textId="6025ED6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C7200C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786F60" w14:textId="2A11982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15556EB" w14:textId="000612A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F45330" w14:textId="0406D41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5280C70" w14:textId="1502F8A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C8D932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948ED6" w14:textId="2E0B048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A387898" w14:textId="77BA2E4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771252" w14:textId="3C8DD24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A06A8FB" w14:textId="27C9A78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87793A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541811" w14:textId="7E2C611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B2BFB3F" w14:textId="0795D66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1528D21" w14:textId="1A4DCFB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6FD24C0" w14:textId="36261A6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986C5A7"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68F09E" w14:textId="6ECF145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7AE3D402" w14:textId="194B44C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1493F2D" w14:textId="05C92FD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42094AC9" w14:textId="123E2F6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FB67C5A"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598031" w14:textId="76ACDDB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7E97C09F" w14:textId="60C21C1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EC59863" w14:textId="778F524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1D73D4C6" w14:textId="5054AA3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337B469"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CD9364" w14:textId="5B13B96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679C1F32" w14:textId="1EBC9D0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B65A005" w14:textId="44E1E67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34B8DE5F" w14:textId="295469C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9622223"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B10E813" w14:textId="266A063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52A40920" w14:textId="4C7DB53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FF03F0" w14:textId="1D6B7C2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Person.Personnummer.statusErIndeholdtI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4746FCEE" w14:textId="3F87863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185CC07"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4C44CDE" w14:textId="4D34CAD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49C5A44F" w14:textId="7D56724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E3D455D" w14:textId="53D0264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Person.Personnummer.statusLigMed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4F9AD262" w14:textId="7359AAF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5024F2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F0D488" w14:textId="51FFB30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26160A6D" w14:textId="5983AE2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9AAC3C" w14:textId="2BBC876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6CE5791" w14:textId="7AA42D1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3912CB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A2B60D" w14:textId="0763036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12EDD60" w14:textId="7C857E4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EF7EBF" w14:textId="284A1BB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7DE3B2E" w14:textId="3E15549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EA7CC9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6DAD51" w14:textId="535B891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19EDCC8" w14:textId="79A6F57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88D520" w14:textId="1523ECB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A64F8C0" w14:textId="1E3BEB9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8EEFD9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5FC951" w14:textId="7BC9B68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3BAFED1" w14:textId="046D2FF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CE8254" w14:textId="6BD6E4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86A814B" w14:textId="2E1B7CD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583467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83D13D" w14:textId="6F9180D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2FEF843" w14:textId="3C08F3E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86F9C9" w14:textId="3E80B9B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7294685" w14:textId="6B612CB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1DF71A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341202" w14:textId="09FD722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0A3C672" w14:textId="5B10030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00D696" w14:textId="1050EF6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3503CC" w14:textId="0BFBE27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D565B9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1773D3" w14:textId="592B7F4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02C337ED" w14:textId="74BE289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6454383" w14:textId="3E2847B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A3BA5D8" w14:textId="2A53A13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331955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045698" w14:textId="655D09E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227ADB8A" w14:textId="3D52E3D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44FA33" w14:textId="2FFAF2D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73F51CB" w14:textId="4943E0A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DAE845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3BE89A" w14:textId="4C0D39E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557314A" w14:textId="3272723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0AB974" w14:textId="6B93622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F795B40" w14:textId="1029F77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36053F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189CA9" w14:textId="3506929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A3EADB4" w14:textId="5831FA2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9A8F9B" w14:textId="1056817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1841682" w14:textId="61B156C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5E27A9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82034C" w14:textId="6B5B9C2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3C548E8" w14:textId="3482B8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8AE55E" w14:textId="15F647F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58E0F01" w14:textId="24327FC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0CAFC1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86F6C3" w14:textId="405CDAF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0B557F4" w14:textId="4549489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FBFF90" w14:textId="2772A34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987FB92" w14:textId="73EF574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DF7389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35AEFD" w14:textId="3FF503C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486CEF8" w14:textId="359DFAC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BEB644" w14:textId="08AA5AD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963350E" w14:textId="0A6BCCF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633479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4214C1" w14:textId="64A1DD1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pnr.virkningtilum.eq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5222F02D" w14:textId="30AAB2C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164D3CE" w14:textId="1F98B7A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41E3711" w14:textId="40CA998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B791C6C" w14:textId="77777777" w:rsidTr="00DB3406">
        <w:trPr>
          <w:trHeight w:val="30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84F33F7" w14:textId="377170D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11897415" w14:textId="1601DD6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61370BF0" w14:textId="6097FD0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Person.PersonUdenCpr.foedselsdatoForskelligFra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17D1ECE0" w14:textId="41D2E75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A2E0465" w14:textId="77777777" w:rsidTr="00DB3406">
        <w:trPr>
          <w:trHeight w:val="30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0444D47" w14:textId="53028AE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pucpr.foedselsdato.eq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775561CD" w14:textId="239717D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2195DA7A" w14:textId="767A196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0CEB4E78" w14:textId="452D41C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E538482" w14:textId="77777777" w:rsidTr="00DB3406">
        <w:trPr>
          <w:trHeight w:val="30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26B7661" w14:textId="74418CD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3FA918FE" w14:textId="11C5FA1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55309320" w14:textId="7318FFE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43891E13" w14:textId="211D304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835543D"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50F659C" w14:textId="77D30AF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1ABA1194" w14:textId="7658450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6F411090" w14:textId="335DDAD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2E254E30" w14:textId="32A233B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9F7AE03" w14:textId="77777777" w:rsidTr="00DB3406">
        <w:trPr>
          <w:trHeight w:val="30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0ED88F7" w14:textId="13A6CE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13AC5FA6" w14:textId="0156320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56DE16B4" w14:textId="62C9282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2119E876" w14:textId="5A17420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76C6718"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DDB9D4E" w14:textId="494DF41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5D2E88AF" w14:textId="4E9B055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5D3E8920" w14:textId="2C29417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431F6B83" w14:textId="45C117B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F5AA008"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4BBC9C8" w14:textId="1BB6DA9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pucpr.foedselsdatoum.eq</w:t>
            </w:r>
          </w:p>
        </w:tc>
        <w:tc>
          <w:tcPr>
            <w:tcW w:w="1607" w:type="dxa"/>
            <w:tcBorders>
              <w:top w:val="nil"/>
              <w:left w:val="nil"/>
              <w:bottom w:val="single" w:sz="4" w:space="0" w:color="auto"/>
              <w:right w:val="single" w:sz="4" w:space="0" w:color="auto"/>
            </w:tcBorders>
            <w:shd w:val="clear" w:color="000000" w:fill="FFFFFF"/>
            <w:noWrap/>
            <w:vAlign w:val="bottom"/>
            <w:hideMark/>
          </w:tcPr>
          <w:p w14:paraId="3338AAC4" w14:textId="50ED6F6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000000" w:fill="FFFFFF"/>
            <w:vAlign w:val="bottom"/>
            <w:hideMark/>
          </w:tcPr>
          <w:p w14:paraId="1FFBE205" w14:textId="3FD8CA3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Person.PersonUdenCpr.foedselsdatousikkerhedsmarkeringLigMed - En person uden cpr-nr. navn</w:t>
            </w:r>
          </w:p>
        </w:tc>
        <w:tc>
          <w:tcPr>
            <w:tcW w:w="1607" w:type="dxa"/>
            <w:tcBorders>
              <w:top w:val="nil"/>
              <w:left w:val="nil"/>
              <w:bottom w:val="single" w:sz="4" w:space="0" w:color="auto"/>
              <w:right w:val="single" w:sz="4" w:space="0" w:color="auto"/>
            </w:tcBorders>
            <w:shd w:val="clear" w:color="auto" w:fill="auto"/>
            <w:noWrap/>
            <w:vAlign w:val="bottom"/>
            <w:hideMark/>
          </w:tcPr>
          <w:p w14:paraId="1D1A91DD" w14:textId="7AD2987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466F7E3"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BA1717" w14:textId="7C2FEA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pucpr.navnemarkering.wi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6814B26E" w14:textId="55336A1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D0E2782" w14:textId="307AAF9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Person.PersonUdenCpr.navnemarkeringErIndeholdtI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230EA89B" w14:textId="6DAEA0D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E40D75B"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406E11" w14:textId="5F5C933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pucpr.navnemarkering.eq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2BCB81A1" w14:textId="7D89B49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938D647" w14:textId="296121C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Person.PersonUdenCpr.navnemarkeringLigMed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548144FF" w14:textId="0E58EBF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9314E60"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892AD68" w14:textId="0460359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pucpr.navn.wi</w:t>
            </w:r>
          </w:p>
        </w:tc>
        <w:tc>
          <w:tcPr>
            <w:tcW w:w="1607" w:type="dxa"/>
            <w:tcBorders>
              <w:top w:val="nil"/>
              <w:left w:val="nil"/>
              <w:bottom w:val="single" w:sz="4" w:space="0" w:color="auto"/>
              <w:right w:val="single" w:sz="4" w:space="0" w:color="auto"/>
            </w:tcBorders>
            <w:shd w:val="clear" w:color="000000" w:fill="FFFFFF"/>
            <w:noWrap/>
            <w:vAlign w:val="bottom"/>
            <w:hideMark/>
          </w:tcPr>
          <w:p w14:paraId="4E131F1C" w14:textId="79F404A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E9D5514" w14:textId="6F67D2D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Person.PersonUdenCpr.navnErIndeholdtI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04D5CD4A" w14:textId="7D0F769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4AF4C6D"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3987F16" w14:textId="5545509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pucpr.navn.cont</w:t>
            </w:r>
          </w:p>
        </w:tc>
        <w:tc>
          <w:tcPr>
            <w:tcW w:w="1607" w:type="dxa"/>
            <w:tcBorders>
              <w:top w:val="nil"/>
              <w:left w:val="nil"/>
              <w:bottom w:val="single" w:sz="4" w:space="0" w:color="auto"/>
              <w:right w:val="single" w:sz="4" w:space="0" w:color="auto"/>
            </w:tcBorders>
            <w:shd w:val="clear" w:color="000000" w:fill="FFFFFF"/>
            <w:noWrap/>
            <w:vAlign w:val="bottom"/>
            <w:hideMark/>
          </w:tcPr>
          <w:p w14:paraId="5C502A09" w14:textId="5F32046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697A35" w14:textId="1CDECE5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Person.PersonUdenCpr.navnIndeholder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0B81FC0E" w14:textId="2A9D9B1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9E45B79" w14:textId="77777777" w:rsidTr="00DB3406">
        <w:trPr>
          <w:trHeight w:val="540"/>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413B2F0" w14:textId="7B52CA5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pucpr.navn.eq</w:t>
            </w:r>
          </w:p>
        </w:tc>
        <w:tc>
          <w:tcPr>
            <w:tcW w:w="1607" w:type="dxa"/>
            <w:tcBorders>
              <w:top w:val="nil"/>
              <w:left w:val="nil"/>
              <w:bottom w:val="single" w:sz="4" w:space="0" w:color="auto"/>
              <w:right w:val="single" w:sz="4" w:space="0" w:color="auto"/>
            </w:tcBorders>
            <w:shd w:val="clear" w:color="000000" w:fill="FFFFFF"/>
            <w:noWrap/>
            <w:vAlign w:val="bottom"/>
            <w:hideMark/>
          </w:tcPr>
          <w:p w14:paraId="22C463A7" w14:textId="322A674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32FB590" w14:textId="6A7A0E5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Person.PersonUdenCpr.navnLigMed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3855427C" w14:textId="6784E10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0A1066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96154A" w14:textId="6FB9463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sep.status.wi</w:t>
            </w:r>
          </w:p>
        </w:tc>
        <w:tc>
          <w:tcPr>
            <w:tcW w:w="1607" w:type="dxa"/>
            <w:tcBorders>
              <w:top w:val="nil"/>
              <w:left w:val="nil"/>
              <w:bottom w:val="single" w:sz="4" w:space="0" w:color="auto"/>
              <w:right w:val="single" w:sz="4" w:space="0" w:color="auto"/>
            </w:tcBorders>
            <w:shd w:val="clear" w:color="auto" w:fill="auto"/>
            <w:noWrap/>
            <w:vAlign w:val="bottom"/>
            <w:hideMark/>
          </w:tcPr>
          <w:p w14:paraId="00BB73AE" w14:textId="31C8B90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2518BBD" w14:textId="7C6F08C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D6AADF8" w14:textId="4AB1705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BD888A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7F96E1" w14:textId="142FD21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sep.status.eq</w:t>
            </w:r>
          </w:p>
        </w:tc>
        <w:tc>
          <w:tcPr>
            <w:tcW w:w="1607" w:type="dxa"/>
            <w:tcBorders>
              <w:top w:val="nil"/>
              <w:left w:val="nil"/>
              <w:bottom w:val="single" w:sz="4" w:space="0" w:color="auto"/>
              <w:right w:val="single" w:sz="4" w:space="0" w:color="auto"/>
            </w:tcBorders>
            <w:shd w:val="clear" w:color="auto" w:fill="auto"/>
            <w:noWrap/>
            <w:vAlign w:val="bottom"/>
            <w:hideMark/>
          </w:tcPr>
          <w:p w14:paraId="05CBFA14" w14:textId="099B61F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D458304" w14:textId="290A47F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6EC021AB" w14:textId="0A78165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23C23E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FEEE98" w14:textId="3BFDDD4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B141016" w14:textId="151DAB5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BBA1826" w14:textId="2E428F8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D3D42E5" w14:textId="4A88277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2FA820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3A5786" w14:textId="645F1E1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13C53DF" w14:textId="3012C0C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6A6196" w14:textId="5A7AA3B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62E8D97" w14:textId="2DE8061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F92A1B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5ABB15" w14:textId="393D787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6C7D01E" w14:textId="06425EB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8817A4" w14:textId="3B38804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1FFDB74" w14:textId="019CF51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756602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51F81E" w14:textId="7D722A2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EA86832" w14:textId="1FC8BF2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B22314" w14:textId="73598F5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5F872BD" w14:textId="4DDCA61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06FCE5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B47BEF" w14:textId="24DD98A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20354A5" w14:textId="64360AA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D30917" w14:textId="16813F2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F10BEAD" w14:textId="776150A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5E0BDA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4B8AC3" w14:textId="6B5EFB9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9174CA7" w14:textId="35E5C3D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E49F94" w14:textId="4A95F02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6CA9C74" w14:textId="752C0AF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A23B27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D842ED" w14:textId="35ACD7E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088C4BCD" w14:textId="42E2B73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944B8D0" w14:textId="0E9BA91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C72C607" w14:textId="04B20D8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027271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815FDB" w14:textId="3DBEB74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sep.virkningtil.ne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C474759" w14:textId="588A35E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8905AA" w14:textId="494386B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4AB068D" w14:textId="3E94B8A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241ED4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145FD9" w14:textId="6A7BECA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DADD948" w14:textId="2F31A4C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7563A4" w14:textId="1E8BE47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F7C652A" w14:textId="77C7EE6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EF6483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3786CC" w14:textId="4C121BC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B3AEBB8" w14:textId="6DC1191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71C0BE" w14:textId="23EC086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CFC1D21" w14:textId="310B463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6B044F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3E306A" w14:textId="18925E7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1D42DB2" w14:textId="423DC51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E9E1AD" w14:textId="56BE7AA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E8385C9" w14:textId="6474A2E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25EE8C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537700" w14:textId="699A34E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440913B7" w14:textId="5BECA2F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B462FB8" w14:textId="2033B84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EA17053" w14:textId="7B31C65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BA3D0A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1434B1" w14:textId="3F92370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8363874" w14:textId="67557EC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207EED" w14:textId="0FCD84B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0B21A32" w14:textId="5A68E7A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591F69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892E87" w14:textId="058C9C1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sep.virkningtilum.eq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7CAB4EE" w14:textId="7E4DA3D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68BD7AB" w14:textId="0393DF8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DDD805A" w14:textId="5AF3F9B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40209DF"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AE6018" w14:textId="5CBFC4F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stat.cprlandekode.wi</w:t>
            </w:r>
          </w:p>
        </w:tc>
        <w:tc>
          <w:tcPr>
            <w:tcW w:w="1607" w:type="dxa"/>
            <w:tcBorders>
              <w:top w:val="nil"/>
              <w:left w:val="nil"/>
              <w:bottom w:val="single" w:sz="4" w:space="0" w:color="auto"/>
              <w:right w:val="single" w:sz="4" w:space="0" w:color="auto"/>
            </w:tcBorders>
            <w:shd w:val="clear" w:color="auto" w:fill="auto"/>
            <w:noWrap/>
            <w:vAlign w:val="bottom"/>
            <w:hideMark/>
          </w:tcPr>
          <w:p w14:paraId="0BA92CA6" w14:textId="43F4D9C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4228B0F" w14:textId="2353862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Person.Statsborgerskab.cprlandekodeErIndeholdtI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C3DA579" w14:textId="564E5E5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D503CEE"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416DAE" w14:textId="1786C13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stat.cprlandekode.ne</w:t>
            </w:r>
          </w:p>
        </w:tc>
        <w:tc>
          <w:tcPr>
            <w:tcW w:w="1607" w:type="dxa"/>
            <w:tcBorders>
              <w:top w:val="nil"/>
              <w:left w:val="nil"/>
              <w:bottom w:val="single" w:sz="4" w:space="0" w:color="auto"/>
              <w:right w:val="single" w:sz="4" w:space="0" w:color="auto"/>
            </w:tcBorders>
            <w:shd w:val="clear" w:color="auto" w:fill="auto"/>
            <w:noWrap/>
            <w:vAlign w:val="bottom"/>
            <w:hideMark/>
          </w:tcPr>
          <w:p w14:paraId="4219727E" w14:textId="27B04ED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54A3426" w14:textId="31CDC72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Person.Statsborgerskab.cprlandekodeForskelligFra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ABF709E" w14:textId="3E5EFC3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001C15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3E6702" w14:textId="5CFE8EE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stat.cprlandekode.eq</w:t>
            </w:r>
          </w:p>
        </w:tc>
        <w:tc>
          <w:tcPr>
            <w:tcW w:w="1607" w:type="dxa"/>
            <w:tcBorders>
              <w:top w:val="nil"/>
              <w:left w:val="nil"/>
              <w:bottom w:val="single" w:sz="4" w:space="0" w:color="auto"/>
              <w:right w:val="single" w:sz="4" w:space="0" w:color="auto"/>
            </w:tcBorders>
            <w:shd w:val="clear" w:color="auto" w:fill="auto"/>
            <w:noWrap/>
            <w:vAlign w:val="bottom"/>
            <w:hideMark/>
          </w:tcPr>
          <w:p w14:paraId="67026475" w14:textId="2CBD850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1D4C733" w14:textId="7DA5CF4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3AEAE28B" w14:textId="5D0D162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16F4653"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6408F1" w14:textId="5A16D34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stat.cprlandekode.lt</w:t>
            </w:r>
          </w:p>
        </w:tc>
        <w:tc>
          <w:tcPr>
            <w:tcW w:w="1607" w:type="dxa"/>
            <w:tcBorders>
              <w:top w:val="nil"/>
              <w:left w:val="nil"/>
              <w:bottom w:val="single" w:sz="4" w:space="0" w:color="auto"/>
              <w:right w:val="single" w:sz="4" w:space="0" w:color="auto"/>
            </w:tcBorders>
            <w:shd w:val="clear" w:color="auto" w:fill="auto"/>
            <w:noWrap/>
            <w:vAlign w:val="bottom"/>
            <w:hideMark/>
          </w:tcPr>
          <w:p w14:paraId="1EB7DE91" w14:textId="38B3CB6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EE2326D" w14:textId="648EA68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16B53998" w14:textId="4F98464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DF0C28B"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E9AA47" w14:textId="1FCD614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stat.cprlandekode.le</w:t>
            </w:r>
          </w:p>
        </w:tc>
        <w:tc>
          <w:tcPr>
            <w:tcW w:w="1607" w:type="dxa"/>
            <w:tcBorders>
              <w:top w:val="nil"/>
              <w:left w:val="nil"/>
              <w:bottom w:val="single" w:sz="4" w:space="0" w:color="auto"/>
              <w:right w:val="single" w:sz="4" w:space="0" w:color="auto"/>
            </w:tcBorders>
            <w:shd w:val="clear" w:color="auto" w:fill="auto"/>
            <w:noWrap/>
            <w:vAlign w:val="bottom"/>
            <w:hideMark/>
          </w:tcPr>
          <w:p w14:paraId="7336549C" w14:textId="25196C7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658D751" w14:textId="5B63916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1948EE75" w14:textId="15CE441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BC9B093"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63FF46" w14:textId="2517AD4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stat.cprlandekode.gt</w:t>
            </w:r>
          </w:p>
        </w:tc>
        <w:tc>
          <w:tcPr>
            <w:tcW w:w="1607" w:type="dxa"/>
            <w:tcBorders>
              <w:top w:val="nil"/>
              <w:left w:val="nil"/>
              <w:bottom w:val="single" w:sz="4" w:space="0" w:color="auto"/>
              <w:right w:val="single" w:sz="4" w:space="0" w:color="auto"/>
            </w:tcBorders>
            <w:shd w:val="clear" w:color="auto" w:fill="auto"/>
            <w:noWrap/>
            <w:vAlign w:val="bottom"/>
            <w:hideMark/>
          </w:tcPr>
          <w:p w14:paraId="6F4503C8" w14:textId="185F651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5AF0A50" w14:textId="1EB61D9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72B863D" w14:textId="4B9900F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9BE224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87A5C8" w14:textId="47C6F3E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stat.cprlandekode.ge</w:t>
            </w:r>
          </w:p>
        </w:tc>
        <w:tc>
          <w:tcPr>
            <w:tcW w:w="1607" w:type="dxa"/>
            <w:tcBorders>
              <w:top w:val="nil"/>
              <w:left w:val="nil"/>
              <w:bottom w:val="single" w:sz="4" w:space="0" w:color="auto"/>
              <w:right w:val="single" w:sz="4" w:space="0" w:color="auto"/>
            </w:tcBorders>
            <w:shd w:val="clear" w:color="auto" w:fill="auto"/>
            <w:noWrap/>
            <w:vAlign w:val="bottom"/>
            <w:hideMark/>
          </w:tcPr>
          <w:p w14:paraId="15EFD435" w14:textId="3687952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CACB3F8" w14:textId="0A7291E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78810C34" w14:textId="6854FBE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E7EC374"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369DBE" w14:textId="1F4FA4D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stat.cprlandenavn.wi</w:t>
            </w:r>
          </w:p>
        </w:tc>
        <w:tc>
          <w:tcPr>
            <w:tcW w:w="1607" w:type="dxa"/>
            <w:tcBorders>
              <w:top w:val="nil"/>
              <w:left w:val="nil"/>
              <w:bottom w:val="single" w:sz="4" w:space="0" w:color="auto"/>
              <w:right w:val="single" w:sz="4" w:space="0" w:color="auto"/>
            </w:tcBorders>
            <w:shd w:val="clear" w:color="auto" w:fill="auto"/>
            <w:noWrap/>
            <w:vAlign w:val="bottom"/>
            <w:hideMark/>
          </w:tcPr>
          <w:p w14:paraId="704E5D95" w14:textId="4D742F4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9691BFC" w14:textId="7D46F9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Person.Statsborgerskab.cprlandenavnErIndeholdtI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06359F5" w14:textId="26DFB37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D3C6F38"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1CFC81" w14:textId="406EFA6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stat.cprlandenavn.cont</w:t>
            </w:r>
          </w:p>
        </w:tc>
        <w:tc>
          <w:tcPr>
            <w:tcW w:w="1607" w:type="dxa"/>
            <w:tcBorders>
              <w:top w:val="nil"/>
              <w:left w:val="nil"/>
              <w:bottom w:val="single" w:sz="4" w:space="0" w:color="auto"/>
              <w:right w:val="single" w:sz="4" w:space="0" w:color="auto"/>
            </w:tcBorders>
            <w:shd w:val="clear" w:color="auto" w:fill="auto"/>
            <w:noWrap/>
            <w:vAlign w:val="bottom"/>
            <w:hideMark/>
          </w:tcPr>
          <w:p w14:paraId="730F9FA7" w14:textId="7C88317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96CABC0" w14:textId="0FDF182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Person.Statsborgerskab.cprlandenavnIndeholder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1905C3FD" w14:textId="7CAE22F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E86601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83748F" w14:textId="3F809B0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stat.cprlandenavn.eq</w:t>
            </w:r>
          </w:p>
        </w:tc>
        <w:tc>
          <w:tcPr>
            <w:tcW w:w="1607" w:type="dxa"/>
            <w:tcBorders>
              <w:top w:val="nil"/>
              <w:left w:val="nil"/>
              <w:bottom w:val="single" w:sz="4" w:space="0" w:color="auto"/>
              <w:right w:val="single" w:sz="4" w:space="0" w:color="auto"/>
            </w:tcBorders>
            <w:shd w:val="clear" w:color="auto" w:fill="auto"/>
            <w:noWrap/>
            <w:vAlign w:val="bottom"/>
            <w:hideMark/>
          </w:tcPr>
          <w:p w14:paraId="681B7B25" w14:textId="43C7223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1503B8C" w14:textId="49799D2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Person.Statsborgerskab.cprlandenavnLigMed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7E091C0F" w14:textId="598EF24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1FD9A5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2216B8" w14:textId="5BF26DF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stat.status.wi</w:t>
            </w:r>
          </w:p>
        </w:tc>
        <w:tc>
          <w:tcPr>
            <w:tcW w:w="1607" w:type="dxa"/>
            <w:tcBorders>
              <w:top w:val="nil"/>
              <w:left w:val="nil"/>
              <w:bottom w:val="single" w:sz="4" w:space="0" w:color="auto"/>
              <w:right w:val="single" w:sz="4" w:space="0" w:color="auto"/>
            </w:tcBorders>
            <w:shd w:val="clear" w:color="auto" w:fill="auto"/>
            <w:noWrap/>
            <w:vAlign w:val="bottom"/>
            <w:hideMark/>
          </w:tcPr>
          <w:p w14:paraId="6ACE770B" w14:textId="54B5A84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DB9D7E9" w14:textId="5805A7C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2D9CC350" w14:textId="6C032E8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DF7B17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170A58" w14:textId="511DB13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stat.status.eq</w:t>
            </w:r>
          </w:p>
        </w:tc>
        <w:tc>
          <w:tcPr>
            <w:tcW w:w="1607" w:type="dxa"/>
            <w:tcBorders>
              <w:top w:val="nil"/>
              <w:left w:val="nil"/>
              <w:bottom w:val="single" w:sz="4" w:space="0" w:color="auto"/>
              <w:right w:val="single" w:sz="4" w:space="0" w:color="auto"/>
            </w:tcBorders>
            <w:shd w:val="clear" w:color="auto" w:fill="auto"/>
            <w:noWrap/>
            <w:vAlign w:val="bottom"/>
            <w:hideMark/>
          </w:tcPr>
          <w:p w14:paraId="73F4ACDB" w14:textId="7B24444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C983410" w14:textId="395D161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46120FDF" w14:textId="43253B3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CED0AC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60A2DC" w14:textId="065D4BB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054B055" w14:textId="442DFE0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FD81A0" w14:textId="3376160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7629B50" w14:textId="5437BDB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62513B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C34F68" w14:textId="7976180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BCA1DD3" w14:textId="4283C83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E707B6" w14:textId="54A598F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11FA5B5" w14:textId="6FE9F62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86E3F5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72B3E4" w14:textId="7D95E9E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66C0C31" w14:textId="7B3AF66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1C8FE3" w14:textId="200B527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4C8DA5E" w14:textId="6D66731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67482E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8185F7" w14:textId="0E5B3D5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BFD0A88" w14:textId="5D4CD46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89C6EA" w14:textId="677D23D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1A0F219" w14:textId="46D4162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FC6797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CF6968" w14:textId="5163322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60B942D" w14:textId="65880DC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5402A37" w14:textId="2F84B4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9A02560" w14:textId="110E6BD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AD301A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2F914B" w14:textId="714C1E4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7E5BEC4" w14:textId="1032575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D43AD9" w14:textId="764DA4C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FE261E8" w14:textId="1BB86AE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D80C1F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F28388" w14:textId="0CE8C68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51ACF6E2" w14:textId="5915EB6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3882D51" w14:textId="38F3F87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A3F67DF" w14:textId="02902D0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F7A192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9EB092" w14:textId="701CFF3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5E8AA95" w14:textId="2377193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E4CBEE" w14:textId="2B0EA9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9702CF8" w14:textId="6C9C67C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B517CB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24F9E9" w14:textId="474592A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79457AE" w14:textId="531829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F4879B" w14:textId="610661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002ED2C" w14:textId="4CE0C2A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33E036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2B361B" w14:textId="6598CB4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4C75C4F" w14:textId="31BB1C4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2D2CDF" w14:textId="72381C6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31F4F9D" w14:textId="6DA6114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D11C5D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14E67F" w14:textId="16F2A33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5DB87CD" w14:textId="756D6D7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F5B271" w14:textId="7F180B6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9CB7344" w14:textId="587B7D7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5E6414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E02758" w14:textId="1489FF0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B522B12" w14:textId="0D086DA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4B0BAE" w14:textId="1762900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C0C109D" w14:textId="3B3C54E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716F0E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6356B9" w14:textId="14910AA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702E2CD" w14:textId="1B51F35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C3CC61" w14:textId="31F05E0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6849363" w14:textId="6D5489E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65F1B0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242FF2" w14:textId="5F3AA4A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stat.virkningtilum.eq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75503DF0" w14:textId="67CB76C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2651707" w14:textId="0397AD0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B311E2B" w14:textId="6CD569A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0934238"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9DD435" w14:textId="5243783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udind.cprlandekodeindrejse.wi</w:t>
            </w:r>
          </w:p>
        </w:tc>
        <w:tc>
          <w:tcPr>
            <w:tcW w:w="1607" w:type="dxa"/>
            <w:tcBorders>
              <w:top w:val="nil"/>
              <w:left w:val="nil"/>
              <w:bottom w:val="single" w:sz="4" w:space="0" w:color="auto"/>
              <w:right w:val="single" w:sz="4" w:space="0" w:color="auto"/>
            </w:tcBorders>
            <w:shd w:val="clear" w:color="auto" w:fill="auto"/>
            <w:noWrap/>
            <w:vAlign w:val="bottom"/>
            <w:hideMark/>
          </w:tcPr>
          <w:p w14:paraId="46E2D337" w14:textId="0167F80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6CDB648" w14:textId="0CA3E04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Person.UdrejseIndrejse.cprlandekodeindrejseErIndeholdtI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1CD69EB5" w14:textId="05E0615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4B8A167"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604E96" w14:textId="0C03C9A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udind.cprlandekodeindrejse.ne</w:t>
            </w:r>
          </w:p>
        </w:tc>
        <w:tc>
          <w:tcPr>
            <w:tcW w:w="1607" w:type="dxa"/>
            <w:tcBorders>
              <w:top w:val="nil"/>
              <w:left w:val="nil"/>
              <w:bottom w:val="single" w:sz="4" w:space="0" w:color="auto"/>
              <w:right w:val="single" w:sz="4" w:space="0" w:color="auto"/>
            </w:tcBorders>
            <w:shd w:val="clear" w:color="auto" w:fill="auto"/>
            <w:noWrap/>
            <w:vAlign w:val="bottom"/>
            <w:hideMark/>
          </w:tcPr>
          <w:p w14:paraId="75B3AE13" w14:textId="085C930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92A0A17" w14:textId="6280627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Person.UdrejseIndrejse.cprlandekodeindrejseForskelligFra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CD1B926" w14:textId="724D7FC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0727DC6"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14A18B" w14:textId="222BB4A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udind.cprlandekodeindrejse.eq</w:t>
            </w:r>
          </w:p>
        </w:tc>
        <w:tc>
          <w:tcPr>
            <w:tcW w:w="1607" w:type="dxa"/>
            <w:tcBorders>
              <w:top w:val="nil"/>
              <w:left w:val="nil"/>
              <w:bottom w:val="single" w:sz="4" w:space="0" w:color="auto"/>
              <w:right w:val="single" w:sz="4" w:space="0" w:color="auto"/>
            </w:tcBorders>
            <w:shd w:val="clear" w:color="auto" w:fill="auto"/>
            <w:noWrap/>
            <w:vAlign w:val="bottom"/>
            <w:hideMark/>
          </w:tcPr>
          <w:p w14:paraId="44862305" w14:textId="01BF6AD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8FA4244" w14:textId="277204E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3CD2788" w14:textId="5C33137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59AF1F4"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4FE7F3" w14:textId="2E7ED59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udind.cprlandekodeindrejse.lt</w:t>
            </w:r>
          </w:p>
        </w:tc>
        <w:tc>
          <w:tcPr>
            <w:tcW w:w="1607" w:type="dxa"/>
            <w:tcBorders>
              <w:top w:val="nil"/>
              <w:left w:val="nil"/>
              <w:bottom w:val="single" w:sz="4" w:space="0" w:color="auto"/>
              <w:right w:val="single" w:sz="4" w:space="0" w:color="auto"/>
            </w:tcBorders>
            <w:shd w:val="clear" w:color="auto" w:fill="auto"/>
            <w:noWrap/>
            <w:vAlign w:val="bottom"/>
            <w:hideMark/>
          </w:tcPr>
          <w:p w14:paraId="3B823902" w14:textId="52D5948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DD1D281" w14:textId="66B06E4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45854AFF" w14:textId="1983E5E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600339B"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40E4E6" w14:textId="74177A4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udind.cprlandekodeindrejse.le</w:t>
            </w:r>
          </w:p>
        </w:tc>
        <w:tc>
          <w:tcPr>
            <w:tcW w:w="1607" w:type="dxa"/>
            <w:tcBorders>
              <w:top w:val="nil"/>
              <w:left w:val="nil"/>
              <w:bottom w:val="single" w:sz="4" w:space="0" w:color="auto"/>
              <w:right w:val="single" w:sz="4" w:space="0" w:color="auto"/>
            </w:tcBorders>
            <w:shd w:val="clear" w:color="auto" w:fill="auto"/>
            <w:noWrap/>
            <w:vAlign w:val="bottom"/>
            <w:hideMark/>
          </w:tcPr>
          <w:p w14:paraId="089A1B6F" w14:textId="43BBBC5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B1B1691" w14:textId="4994996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793D76B7" w14:textId="64CE5E1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006D514"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C89528" w14:textId="5BFC3F0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udind.cprlandekodeindrejse.gt</w:t>
            </w:r>
          </w:p>
        </w:tc>
        <w:tc>
          <w:tcPr>
            <w:tcW w:w="1607" w:type="dxa"/>
            <w:tcBorders>
              <w:top w:val="nil"/>
              <w:left w:val="nil"/>
              <w:bottom w:val="single" w:sz="4" w:space="0" w:color="auto"/>
              <w:right w:val="single" w:sz="4" w:space="0" w:color="auto"/>
            </w:tcBorders>
            <w:shd w:val="clear" w:color="auto" w:fill="auto"/>
            <w:noWrap/>
            <w:vAlign w:val="bottom"/>
            <w:hideMark/>
          </w:tcPr>
          <w:p w14:paraId="7A0EDCD2" w14:textId="770A722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73A5475" w14:textId="66CA9CC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03C6E333" w14:textId="05EE8C3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5C6C874"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290090" w14:textId="2B86CE3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udind.cprlandekodeindrejse.ge</w:t>
            </w:r>
          </w:p>
        </w:tc>
        <w:tc>
          <w:tcPr>
            <w:tcW w:w="1607" w:type="dxa"/>
            <w:tcBorders>
              <w:top w:val="nil"/>
              <w:left w:val="nil"/>
              <w:bottom w:val="single" w:sz="4" w:space="0" w:color="auto"/>
              <w:right w:val="single" w:sz="4" w:space="0" w:color="auto"/>
            </w:tcBorders>
            <w:shd w:val="clear" w:color="auto" w:fill="auto"/>
            <w:noWrap/>
            <w:vAlign w:val="bottom"/>
            <w:hideMark/>
          </w:tcPr>
          <w:p w14:paraId="3D0752CE" w14:textId="6DA2B7F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D007CAE" w14:textId="1678C60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76BC02DD" w14:textId="32524DC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089161E"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04E0D5" w14:textId="1A7E33C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udind.cprlandekodeudrejse.wi</w:t>
            </w:r>
          </w:p>
        </w:tc>
        <w:tc>
          <w:tcPr>
            <w:tcW w:w="1607" w:type="dxa"/>
            <w:tcBorders>
              <w:top w:val="nil"/>
              <w:left w:val="nil"/>
              <w:bottom w:val="single" w:sz="4" w:space="0" w:color="auto"/>
              <w:right w:val="single" w:sz="4" w:space="0" w:color="auto"/>
            </w:tcBorders>
            <w:shd w:val="clear" w:color="auto" w:fill="auto"/>
            <w:noWrap/>
            <w:vAlign w:val="bottom"/>
            <w:hideMark/>
          </w:tcPr>
          <w:p w14:paraId="14322B4A" w14:textId="7694BEB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3B37C8A" w14:textId="436479F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Person.UdrejseIndrejse.cprlandekodeudrejseErIndeholdtI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7BD9EFC" w14:textId="00A9027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578F9A2"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225E61" w14:textId="609A600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udind.cprlandekodeudrejse.ne</w:t>
            </w:r>
          </w:p>
        </w:tc>
        <w:tc>
          <w:tcPr>
            <w:tcW w:w="1607" w:type="dxa"/>
            <w:tcBorders>
              <w:top w:val="nil"/>
              <w:left w:val="nil"/>
              <w:bottom w:val="single" w:sz="4" w:space="0" w:color="auto"/>
              <w:right w:val="single" w:sz="4" w:space="0" w:color="auto"/>
            </w:tcBorders>
            <w:shd w:val="clear" w:color="auto" w:fill="auto"/>
            <w:noWrap/>
            <w:vAlign w:val="bottom"/>
            <w:hideMark/>
          </w:tcPr>
          <w:p w14:paraId="4F8B9524" w14:textId="1D632A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8E5611E" w14:textId="0061C28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Person.UdrejseIndrejse.cprlandekodeudrejseForskelligFra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52CB89F9" w14:textId="416F47B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51BC959"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0DB66F" w14:textId="65203A6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udind.cprlandekodeudrejse.eq</w:t>
            </w:r>
          </w:p>
        </w:tc>
        <w:tc>
          <w:tcPr>
            <w:tcW w:w="1607" w:type="dxa"/>
            <w:tcBorders>
              <w:top w:val="nil"/>
              <w:left w:val="nil"/>
              <w:bottom w:val="single" w:sz="4" w:space="0" w:color="auto"/>
              <w:right w:val="single" w:sz="4" w:space="0" w:color="auto"/>
            </w:tcBorders>
            <w:shd w:val="clear" w:color="auto" w:fill="auto"/>
            <w:noWrap/>
            <w:vAlign w:val="bottom"/>
            <w:hideMark/>
          </w:tcPr>
          <w:p w14:paraId="421CA075" w14:textId="206DB61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F448424" w14:textId="7DAC412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628E3889" w14:textId="544D49A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C403CC8"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080C30" w14:textId="340F00C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udind.cprlandekodeudrejse.lt</w:t>
            </w:r>
          </w:p>
        </w:tc>
        <w:tc>
          <w:tcPr>
            <w:tcW w:w="1607" w:type="dxa"/>
            <w:tcBorders>
              <w:top w:val="nil"/>
              <w:left w:val="nil"/>
              <w:bottom w:val="single" w:sz="4" w:space="0" w:color="auto"/>
              <w:right w:val="single" w:sz="4" w:space="0" w:color="auto"/>
            </w:tcBorders>
            <w:shd w:val="clear" w:color="auto" w:fill="auto"/>
            <w:noWrap/>
            <w:vAlign w:val="bottom"/>
            <w:hideMark/>
          </w:tcPr>
          <w:p w14:paraId="4DC85166" w14:textId="3E9EABB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8E7863B" w14:textId="5348B69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0515468D" w14:textId="2792CBE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6F0831D"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6888EA" w14:textId="45A5241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udind.cprlandekodeudrejse.le</w:t>
            </w:r>
          </w:p>
        </w:tc>
        <w:tc>
          <w:tcPr>
            <w:tcW w:w="1607" w:type="dxa"/>
            <w:tcBorders>
              <w:top w:val="nil"/>
              <w:left w:val="nil"/>
              <w:bottom w:val="single" w:sz="4" w:space="0" w:color="auto"/>
              <w:right w:val="single" w:sz="4" w:space="0" w:color="auto"/>
            </w:tcBorders>
            <w:shd w:val="clear" w:color="auto" w:fill="auto"/>
            <w:noWrap/>
            <w:vAlign w:val="bottom"/>
            <w:hideMark/>
          </w:tcPr>
          <w:p w14:paraId="3059650E" w14:textId="6B66C25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086A113" w14:textId="603AC66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7DE51AE" w14:textId="49DADAE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F5EEF23"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E2AF99" w14:textId="6C0C963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udind.cprlandekodeudrejse.gt</w:t>
            </w:r>
          </w:p>
        </w:tc>
        <w:tc>
          <w:tcPr>
            <w:tcW w:w="1607" w:type="dxa"/>
            <w:tcBorders>
              <w:top w:val="nil"/>
              <w:left w:val="nil"/>
              <w:bottom w:val="single" w:sz="4" w:space="0" w:color="auto"/>
              <w:right w:val="single" w:sz="4" w:space="0" w:color="auto"/>
            </w:tcBorders>
            <w:shd w:val="clear" w:color="auto" w:fill="auto"/>
            <w:noWrap/>
            <w:vAlign w:val="bottom"/>
            <w:hideMark/>
          </w:tcPr>
          <w:p w14:paraId="5A776609" w14:textId="39EB0AE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1923EDD" w14:textId="090E1AC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528264B9" w14:textId="7D27375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B30E502"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08FB11" w14:textId="6482CAA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udind.cprlandekodeudrejse.ge</w:t>
            </w:r>
          </w:p>
        </w:tc>
        <w:tc>
          <w:tcPr>
            <w:tcW w:w="1607" w:type="dxa"/>
            <w:tcBorders>
              <w:top w:val="nil"/>
              <w:left w:val="nil"/>
              <w:bottom w:val="single" w:sz="4" w:space="0" w:color="auto"/>
              <w:right w:val="single" w:sz="4" w:space="0" w:color="auto"/>
            </w:tcBorders>
            <w:shd w:val="clear" w:color="auto" w:fill="auto"/>
            <w:noWrap/>
            <w:vAlign w:val="bottom"/>
            <w:hideMark/>
          </w:tcPr>
          <w:p w14:paraId="7B947D7C" w14:textId="08A5AF4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A9EF4BD" w14:textId="57430B1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0F1F9F59" w14:textId="420E583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CA9FF6B"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CE691A" w14:textId="0687749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udind.cprlandindrejse.wi</w:t>
            </w:r>
          </w:p>
        </w:tc>
        <w:tc>
          <w:tcPr>
            <w:tcW w:w="1607" w:type="dxa"/>
            <w:tcBorders>
              <w:top w:val="nil"/>
              <w:left w:val="nil"/>
              <w:bottom w:val="single" w:sz="4" w:space="0" w:color="auto"/>
              <w:right w:val="single" w:sz="4" w:space="0" w:color="auto"/>
            </w:tcBorders>
            <w:shd w:val="clear" w:color="auto" w:fill="auto"/>
            <w:noWrap/>
            <w:vAlign w:val="bottom"/>
            <w:hideMark/>
          </w:tcPr>
          <w:p w14:paraId="62A2C915" w14:textId="15917B8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A092524" w14:textId="093C073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Person.UdrejseIndrejse.cprlandindrejseErIndeholdtI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BE288E1" w14:textId="5EED8C6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9AE3D4C"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B8AA6D" w14:textId="5A30AAA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udind.cprlandindrejse.cont</w:t>
            </w:r>
          </w:p>
        </w:tc>
        <w:tc>
          <w:tcPr>
            <w:tcW w:w="1607" w:type="dxa"/>
            <w:tcBorders>
              <w:top w:val="nil"/>
              <w:left w:val="nil"/>
              <w:bottom w:val="single" w:sz="4" w:space="0" w:color="auto"/>
              <w:right w:val="single" w:sz="4" w:space="0" w:color="auto"/>
            </w:tcBorders>
            <w:shd w:val="clear" w:color="auto" w:fill="auto"/>
            <w:noWrap/>
            <w:vAlign w:val="bottom"/>
            <w:hideMark/>
          </w:tcPr>
          <w:p w14:paraId="576EE97E" w14:textId="180EC07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007511" w14:textId="08F9CD1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Person.UdrejseIndrejse.cprlandindrejseIndeholder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0D97F568" w14:textId="723D2ED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FFFF54A"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724E05" w14:textId="333020A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udind.cprlandindrejse.eq</w:t>
            </w:r>
          </w:p>
        </w:tc>
        <w:tc>
          <w:tcPr>
            <w:tcW w:w="1607" w:type="dxa"/>
            <w:tcBorders>
              <w:top w:val="nil"/>
              <w:left w:val="nil"/>
              <w:bottom w:val="single" w:sz="4" w:space="0" w:color="auto"/>
              <w:right w:val="single" w:sz="4" w:space="0" w:color="auto"/>
            </w:tcBorders>
            <w:shd w:val="clear" w:color="auto" w:fill="auto"/>
            <w:noWrap/>
            <w:vAlign w:val="bottom"/>
            <w:hideMark/>
          </w:tcPr>
          <w:p w14:paraId="5828059C" w14:textId="58613E7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6C0BD0" w14:textId="25A75ED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Person.UdrejseIndrejse.cprlandindrejseLigMed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560DF1BE" w14:textId="20EE034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D193FEC"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720DF8" w14:textId="345D5AB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udind.cprlandudrejse.wi</w:t>
            </w:r>
          </w:p>
        </w:tc>
        <w:tc>
          <w:tcPr>
            <w:tcW w:w="1607" w:type="dxa"/>
            <w:tcBorders>
              <w:top w:val="nil"/>
              <w:left w:val="nil"/>
              <w:bottom w:val="single" w:sz="4" w:space="0" w:color="auto"/>
              <w:right w:val="single" w:sz="4" w:space="0" w:color="auto"/>
            </w:tcBorders>
            <w:shd w:val="clear" w:color="auto" w:fill="auto"/>
            <w:noWrap/>
            <w:vAlign w:val="bottom"/>
            <w:hideMark/>
          </w:tcPr>
          <w:p w14:paraId="378EC720" w14:textId="7C6F24C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B79DCE8" w14:textId="4EE2ECD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Person.UdrejseIndrejse.cprlandudrejseErIndeholdtI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0D1C98A9" w14:textId="72A5BCD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657000A"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B600DF" w14:textId="2BB2957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udind.cprlandudrejse.cont</w:t>
            </w:r>
          </w:p>
        </w:tc>
        <w:tc>
          <w:tcPr>
            <w:tcW w:w="1607" w:type="dxa"/>
            <w:tcBorders>
              <w:top w:val="nil"/>
              <w:left w:val="nil"/>
              <w:bottom w:val="single" w:sz="4" w:space="0" w:color="auto"/>
              <w:right w:val="single" w:sz="4" w:space="0" w:color="auto"/>
            </w:tcBorders>
            <w:shd w:val="clear" w:color="auto" w:fill="auto"/>
            <w:noWrap/>
            <w:vAlign w:val="bottom"/>
            <w:hideMark/>
          </w:tcPr>
          <w:p w14:paraId="1D4C576F" w14:textId="7D1CD77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4C310DF" w14:textId="5683A76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Person.UdrejseIndrejse.cprlandudrejseIndeholder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1A6B02CC" w14:textId="13BA284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FF24C4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A92E64" w14:textId="67A73FE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udind.cprlandudrejse.eq</w:t>
            </w:r>
          </w:p>
        </w:tc>
        <w:tc>
          <w:tcPr>
            <w:tcW w:w="1607" w:type="dxa"/>
            <w:tcBorders>
              <w:top w:val="nil"/>
              <w:left w:val="nil"/>
              <w:bottom w:val="single" w:sz="4" w:space="0" w:color="auto"/>
              <w:right w:val="single" w:sz="4" w:space="0" w:color="auto"/>
            </w:tcBorders>
            <w:shd w:val="clear" w:color="auto" w:fill="auto"/>
            <w:noWrap/>
            <w:vAlign w:val="bottom"/>
            <w:hideMark/>
          </w:tcPr>
          <w:p w14:paraId="4F6572FE" w14:textId="164B1ED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1F94AC0" w14:textId="5AE9FD9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Person.UdrejseIndrejse.cprlandudrejseLigMed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53B55E5F" w14:textId="5DB320A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413DDA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6675D3" w14:textId="3BF8EF2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1EC2F48C" w14:textId="57FC6DE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82C70FB" w14:textId="0A105D7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BF72A06" w14:textId="30DE09A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3530E3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2C2A36" w14:textId="51241AD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6E5C36E7" w14:textId="71266A2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2B31B3A" w14:textId="69C3D91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0C285BB6" w14:textId="196B85A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F412037"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551731" w14:textId="4CF2D95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udind.udenlandsadresse.cont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6F678A04" w14:textId="1B87D21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26BCC7" w14:textId="44948CA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Person.UdrejseIndrejse.udenlandsadresseIndeholder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53250BC3" w14:textId="11E4047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887CE8" w:rsidRPr="00964C62" w14:paraId="1557CF0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7DB8CC" w14:textId="738CD68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2272348" w14:textId="7D0EA57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2814B55" w14:textId="35EF083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533F556" w14:textId="2E1B308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0BB6B4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ADA012" w14:textId="642158E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3E2C7A6" w14:textId="6E5C4FA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1227D6" w14:textId="6669EE7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98F123B" w14:textId="08EF7D2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114B1F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104B34" w14:textId="66A0A35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921E8C0" w14:textId="3BA75BE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EAF172" w14:textId="1E7EA80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43D5C8F" w14:textId="7C01FED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47E676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FD2129" w14:textId="7399A10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6EDEB1A" w14:textId="67C40C6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61152E" w14:textId="671D54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77667F2" w14:textId="6B42F80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D59FE5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51FF55" w14:textId="0331EFD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4BD5810" w14:textId="2DCB207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E84524" w14:textId="64A842E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FB13C10" w14:textId="261B7D1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5AEDD5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7E2E5C" w14:textId="0799FDA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3C55D74" w14:textId="39A38DA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9F29C4" w14:textId="527F530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612435A" w14:textId="79A044C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91FAE7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6E2002" w14:textId="147C347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BCEB88D" w14:textId="7BF61B9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48AF287" w14:textId="64CCF4C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187283F" w14:textId="25D7FC6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1A8247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74B9D7" w14:textId="69FA70B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C0A1FD5" w14:textId="47C2843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740719" w14:textId="0C569E6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D40FFF4" w14:textId="720885C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713002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8C71A6" w14:textId="4C00F66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8F0EDE2" w14:textId="5BF91EB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E2C541" w14:textId="7F1D0C4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FB61366" w14:textId="186CF4E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FF8502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F9B8AD" w14:textId="26FC3E8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D2E9CE4" w14:textId="35F7772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459AB6" w14:textId="71A27F7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94D27B0" w14:textId="0200B47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0BB85F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287B88" w14:textId="7018614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017D831" w14:textId="7259643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CD83B9" w14:textId="6A65BCE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0434BB0" w14:textId="5C0E16E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A7352A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0F2533" w14:textId="2390B1D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11318E0" w14:textId="0102975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AE3340" w14:textId="5B74941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9F0EAFB" w14:textId="2262D62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2B1978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36EF11" w14:textId="44BE959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77E3890" w14:textId="5E7ECD7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4CE0E6" w14:textId="56B2416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05CC9AB" w14:textId="0F84E19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924E010"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0F4A9F" w14:textId="77CE51E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udind.virkningtilum.eq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5FAE8628" w14:textId="412865F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55DA8EA" w14:textId="45DD130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525E091" w14:textId="4D30641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8CDE9BF"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B480EE" w14:textId="547B963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35C3105D" w14:textId="243DFAF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7579AD3" w14:textId="78D0D64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16DB5EBB" w14:textId="7EB93CC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887CE8" w:rsidRPr="00964C62" w14:paraId="6D82F64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8D3EF9" w14:textId="235CA5B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vaerge.vaergenavn.wi</w:t>
            </w:r>
          </w:p>
        </w:tc>
        <w:tc>
          <w:tcPr>
            <w:tcW w:w="1607" w:type="dxa"/>
            <w:tcBorders>
              <w:top w:val="nil"/>
              <w:left w:val="nil"/>
              <w:bottom w:val="single" w:sz="4" w:space="0" w:color="auto"/>
              <w:right w:val="single" w:sz="4" w:space="0" w:color="auto"/>
            </w:tcBorders>
            <w:shd w:val="clear" w:color="auto" w:fill="auto"/>
            <w:noWrap/>
            <w:vAlign w:val="bottom"/>
            <w:hideMark/>
          </w:tcPr>
          <w:p w14:paraId="5BB5903A" w14:textId="344EED3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6ADCA2" w14:textId="52F05C7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Person.Vaergemaal.vaergenavnErIndeholdtI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219F0B58" w14:textId="6A17D4C9"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E76E2F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2FBED0" w14:textId="2F4B0C8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vaerge.vaergenavn.cont</w:t>
            </w:r>
          </w:p>
        </w:tc>
        <w:tc>
          <w:tcPr>
            <w:tcW w:w="1607" w:type="dxa"/>
            <w:tcBorders>
              <w:top w:val="nil"/>
              <w:left w:val="nil"/>
              <w:bottom w:val="single" w:sz="4" w:space="0" w:color="auto"/>
              <w:right w:val="single" w:sz="4" w:space="0" w:color="auto"/>
            </w:tcBorders>
            <w:shd w:val="clear" w:color="auto" w:fill="auto"/>
            <w:noWrap/>
            <w:vAlign w:val="bottom"/>
            <w:hideMark/>
          </w:tcPr>
          <w:p w14:paraId="46B81F7B" w14:textId="6D2C1A9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09C9D6F" w14:textId="5003F4C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Person.Vaergemaal.vaergenavnIndeholder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33506672" w14:textId="42D1866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2786A0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ED85AE" w14:textId="7B1ED62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vaerge.vaergenavn.eq</w:t>
            </w:r>
          </w:p>
        </w:tc>
        <w:tc>
          <w:tcPr>
            <w:tcW w:w="1607" w:type="dxa"/>
            <w:tcBorders>
              <w:top w:val="nil"/>
              <w:left w:val="nil"/>
              <w:bottom w:val="single" w:sz="4" w:space="0" w:color="auto"/>
              <w:right w:val="single" w:sz="4" w:space="0" w:color="auto"/>
            </w:tcBorders>
            <w:shd w:val="clear" w:color="auto" w:fill="auto"/>
            <w:noWrap/>
            <w:vAlign w:val="bottom"/>
            <w:hideMark/>
          </w:tcPr>
          <w:p w14:paraId="302E324A" w14:textId="690B0FE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4BFEB2" w14:textId="686DFA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Person.Vaergemaal.vaergenavnLigMed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3976ED3F" w14:textId="5E2F8AF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5BFF97C"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881D62" w14:textId="60F3F63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0DBEABC" w14:textId="0A3A2BF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C8CF45" w14:textId="74B5B09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5C4460C" w14:textId="7943A4F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BEC182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D2F84D" w14:textId="331C35A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88C99F0" w14:textId="5C42273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FA383E" w14:textId="70E879D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E4C9B3B" w14:textId="21974B2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40CFCF6"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6845D8" w14:textId="442A0DF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A4C64F4" w14:textId="1C66F34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C9DDA7" w14:textId="348EF0B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E49108E" w14:textId="6AB63A4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13DC29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51605A" w14:textId="6BE5C74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9EA479F" w14:textId="691AA55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CA59F4" w14:textId="3E45DD7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CE9D284" w14:textId="194CDB9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01E9565"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5EA38C" w14:textId="3490274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EB50E65" w14:textId="193F0A2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F61F0C" w14:textId="2275920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711C77C" w14:textId="1370B75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B1178B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562A1E" w14:textId="663579E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49AA65A" w14:textId="2C92D78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ECA248" w14:textId="33C8996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01AB152" w14:textId="31B15C5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4C9AFF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511431" w14:textId="7C2FFBE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9808479" w14:textId="57DF8A4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2670CA6" w14:textId="35C8E35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65CE4FE" w14:textId="76C7669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6206C9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6FFFA6" w14:textId="5AB86A3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BAF859A" w14:textId="6FD0212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A5605B" w14:textId="1E94356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E6E3CD4" w14:textId="36D1634C"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4E1B89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F24242" w14:textId="19DB1AE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CE4A550" w14:textId="05A3BD8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A69E8B" w14:textId="75AB957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51D01FB" w14:textId="529144B4"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A01FECD"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73AB2F" w14:textId="2A0584D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3A7B0F9A" w14:textId="30C5B83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126582" w14:textId="2C3A0CB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2CCE88B" w14:textId="4A05F14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BABB30E"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98E44D" w14:textId="6105870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97B320C" w14:textId="2C1B1D9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3BA231" w14:textId="274C281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8CA159B" w14:textId="2FA9DCB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EFF3FE2"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00C819" w14:textId="2284DF0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vaerge.virkningtil.gt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1A0940C6" w14:textId="5E6BD54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06AFAA" w14:textId="69E1A2D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B8DEE64" w14:textId="1030E5BB"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A5C302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427481" w14:textId="3EE9DF5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vaerge.virkningtil.ge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D7C4391" w14:textId="2D2922F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38EF30" w14:textId="1E2EE68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A3CD24B" w14:textId="084D79A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2495477"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B04F1E" w14:textId="1F406AD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valg.valgoplysningstype.wi</w:t>
            </w:r>
          </w:p>
        </w:tc>
        <w:tc>
          <w:tcPr>
            <w:tcW w:w="1607" w:type="dxa"/>
            <w:tcBorders>
              <w:top w:val="nil"/>
              <w:left w:val="nil"/>
              <w:bottom w:val="single" w:sz="4" w:space="0" w:color="auto"/>
              <w:right w:val="single" w:sz="4" w:space="0" w:color="auto"/>
            </w:tcBorders>
            <w:shd w:val="clear" w:color="auto" w:fill="auto"/>
            <w:noWrap/>
            <w:vAlign w:val="bottom"/>
            <w:hideMark/>
          </w:tcPr>
          <w:p w14:paraId="0FD7EA8C" w14:textId="054E661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694DBC9F" w14:textId="2BAE25A4" w:rsidR="00887CE8" w:rsidRPr="00964C62" w:rsidRDefault="00887CE8" w:rsidP="00964C62">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Person.Valgoplysninger.valgoplysningstypeErIndeholdtI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664A0FB4" w14:textId="52E6D666"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DC4F5EC" w14:textId="77777777" w:rsidTr="00DB3406">
        <w:trPr>
          <w:trHeight w:val="504"/>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3A3E89" w14:textId="7CBBEE6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valg.valgoplysningstype.eq</w:t>
            </w:r>
          </w:p>
        </w:tc>
        <w:tc>
          <w:tcPr>
            <w:tcW w:w="1607" w:type="dxa"/>
            <w:tcBorders>
              <w:top w:val="nil"/>
              <w:left w:val="nil"/>
              <w:bottom w:val="single" w:sz="4" w:space="0" w:color="auto"/>
              <w:right w:val="single" w:sz="4" w:space="0" w:color="auto"/>
            </w:tcBorders>
            <w:shd w:val="clear" w:color="auto" w:fill="auto"/>
            <w:noWrap/>
            <w:vAlign w:val="bottom"/>
            <w:hideMark/>
          </w:tcPr>
          <w:p w14:paraId="5F7DD76C" w14:textId="50B4EB9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79BE3946" w14:textId="47BEA625" w:rsidR="00887CE8" w:rsidRPr="00964C62" w:rsidRDefault="00887CE8" w:rsidP="00964C62">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Person.Valgoplysninger.valgoplysningstypeLigMed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11A839FA" w14:textId="77F8AC4F"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AE56C1C"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1B513B" w14:textId="19F74EDC"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valg.valgretdato.ne</w:t>
            </w:r>
          </w:p>
        </w:tc>
        <w:tc>
          <w:tcPr>
            <w:tcW w:w="1607" w:type="dxa"/>
            <w:tcBorders>
              <w:top w:val="nil"/>
              <w:left w:val="nil"/>
              <w:bottom w:val="single" w:sz="4" w:space="0" w:color="auto"/>
              <w:right w:val="single" w:sz="4" w:space="0" w:color="auto"/>
            </w:tcBorders>
            <w:shd w:val="clear" w:color="auto" w:fill="auto"/>
            <w:noWrap/>
            <w:vAlign w:val="bottom"/>
            <w:hideMark/>
          </w:tcPr>
          <w:p w14:paraId="1B07E687" w14:textId="3F9900A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239553" w14:textId="6BBAB90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Person.Valgoplysninger.valgretdatoForskelligFra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0524412F" w14:textId="7558D10D"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A0B04DC"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714551" w14:textId="6B58D0A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valg.valgretdato.eq</w:t>
            </w:r>
          </w:p>
        </w:tc>
        <w:tc>
          <w:tcPr>
            <w:tcW w:w="1607" w:type="dxa"/>
            <w:tcBorders>
              <w:top w:val="nil"/>
              <w:left w:val="nil"/>
              <w:bottom w:val="single" w:sz="4" w:space="0" w:color="auto"/>
              <w:right w:val="single" w:sz="4" w:space="0" w:color="auto"/>
            </w:tcBorders>
            <w:shd w:val="clear" w:color="auto" w:fill="auto"/>
            <w:noWrap/>
            <w:vAlign w:val="bottom"/>
            <w:hideMark/>
          </w:tcPr>
          <w:p w14:paraId="4A7CF16B" w14:textId="4948F33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466A2B" w14:textId="0EA7D53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4663B45C" w14:textId="57AB23A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58A88506"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C66B27" w14:textId="5B82950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valg.valgretdato.lt</w:t>
            </w:r>
          </w:p>
        </w:tc>
        <w:tc>
          <w:tcPr>
            <w:tcW w:w="1607" w:type="dxa"/>
            <w:tcBorders>
              <w:top w:val="nil"/>
              <w:left w:val="nil"/>
              <w:bottom w:val="single" w:sz="4" w:space="0" w:color="auto"/>
              <w:right w:val="single" w:sz="4" w:space="0" w:color="auto"/>
            </w:tcBorders>
            <w:shd w:val="clear" w:color="auto" w:fill="auto"/>
            <w:noWrap/>
            <w:vAlign w:val="bottom"/>
            <w:hideMark/>
          </w:tcPr>
          <w:p w14:paraId="3E097AFB" w14:textId="3B9B261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BFB16C" w14:textId="4A10712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31064597" w14:textId="73D1E59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316ABE1F"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0428D8" w14:textId="5661DEC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valg.valgretdato.le</w:t>
            </w:r>
          </w:p>
        </w:tc>
        <w:tc>
          <w:tcPr>
            <w:tcW w:w="1607" w:type="dxa"/>
            <w:tcBorders>
              <w:top w:val="nil"/>
              <w:left w:val="nil"/>
              <w:bottom w:val="single" w:sz="4" w:space="0" w:color="auto"/>
              <w:right w:val="single" w:sz="4" w:space="0" w:color="auto"/>
            </w:tcBorders>
            <w:shd w:val="clear" w:color="auto" w:fill="auto"/>
            <w:noWrap/>
            <w:vAlign w:val="bottom"/>
            <w:hideMark/>
          </w:tcPr>
          <w:p w14:paraId="3E9FD55D" w14:textId="03AD053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C92409" w14:textId="1FADBEF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0378192E" w14:textId="6782BA41"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5349B4C"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0C7EE1" w14:textId="5BE9B65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valg.valgretdato.gt</w:t>
            </w:r>
          </w:p>
        </w:tc>
        <w:tc>
          <w:tcPr>
            <w:tcW w:w="1607" w:type="dxa"/>
            <w:tcBorders>
              <w:top w:val="nil"/>
              <w:left w:val="nil"/>
              <w:bottom w:val="single" w:sz="4" w:space="0" w:color="auto"/>
              <w:right w:val="single" w:sz="4" w:space="0" w:color="auto"/>
            </w:tcBorders>
            <w:shd w:val="clear" w:color="auto" w:fill="auto"/>
            <w:noWrap/>
            <w:vAlign w:val="bottom"/>
            <w:hideMark/>
          </w:tcPr>
          <w:p w14:paraId="656C72D9" w14:textId="300598E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7EEB5E" w14:textId="61C69EB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7C182446" w14:textId="1BC3CE6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39D76EA" w14:textId="77777777" w:rsidTr="00DB3406">
        <w:trPr>
          <w:trHeight w:val="54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3694D8" w14:textId="41D27C9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valg.valgretdato.ge</w:t>
            </w:r>
          </w:p>
        </w:tc>
        <w:tc>
          <w:tcPr>
            <w:tcW w:w="1607" w:type="dxa"/>
            <w:tcBorders>
              <w:top w:val="nil"/>
              <w:left w:val="nil"/>
              <w:bottom w:val="single" w:sz="4" w:space="0" w:color="auto"/>
              <w:right w:val="single" w:sz="4" w:space="0" w:color="auto"/>
            </w:tcBorders>
            <w:shd w:val="clear" w:color="auto" w:fill="auto"/>
            <w:noWrap/>
            <w:vAlign w:val="bottom"/>
            <w:hideMark/>
          </w:tcPr>
          <w:p w14:paraId="5EF8DAF7" w14:textId="4303978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F50DED" w14:textId="7BD8357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5323E88E" w14:textId="3087C48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1AC60FF8"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E7B4FD" w14:textId="7E72C24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61740C6" w14:textId="1393C9E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1CD74D" w14:textId="27B662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E7C89FA" w14:textId="1AED23A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2284193"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5F4FE5" w14:textId="167CEFF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288E3E0" w14:textId="520EC91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9AE07D" w14:textId="1C44986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18A30CA1" w14:textId="0E983BC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68B2BA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686A03" w14:textId="013930C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9B7C51D" w14:textId="0A104D8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11C313" w14:textId="2E7C1A9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6758C11" w14:textId="6A14648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2C712097"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17CBAB" w14:textId="2B60D56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FED1299" w14:textId="3CE7066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EF4940" w14:textId="05ECF2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ADA1C01" w14:textId="6E1F55D0"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0805A59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FC0C9D" w14:textId="432BF37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27C88A7" w14:textId="0826F8AA"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93292F" w14:textId="5A1E579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E9FEAF5" w14:textId="591320C8"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43A9B4F4"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ADD9E2" w14:textId="4DDD8C3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78C9901" w14:textId="4758377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D69667" w14:textId="1E541617"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E54BB7E" w14:textId="1AE025A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C311CCF"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8FC8EF" w14:textId="241070F3"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71C5FEE" w14:textId="25C9DD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98DE89" w14:textId="4C42DBA0"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19E2D00" w14:textId="3BF07373"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B618BD9"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2B19CE" w14:textId="1289D2F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78996D4" w14:textId="4C6E9BC1"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6C1630" w14:textId="4A5A0F0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19C11BF" w14:textId="7BFF9087"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5A571A1"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3EFE43" w14:textId="1658771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3AD48E6" w14:textId="5ADD847F"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D2835C" w14:textId="7F30DF7D"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C063829" w14:textId="10FAB912"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D9B74A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052D8A" w14:textId="7D9AA859"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CB0F14E" w14:textId="3139631B"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2625F0" w14:textId="019BD78E"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18A318B" w14:textId="52A926C5"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7559C30A"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D78F6C" w14:textId="3E4138A5"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valg.virkningtil.gt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BA61135" w14:textId="6726F884"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CEED22D" w14:textId="1C70A65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10203D4" w14:textId="28A958FA"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4C62" w14:paraId="690B4BDB" w14:textId="77777777" w:rsidTr="00DB3406">
        <w:trPr>
          <w:trHeight w:val="30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9C4D8C" w14:textId="03C749B6"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valg.virkningtil.ge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A57B186" w14:textId="0F638B42"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424E54" w14:textId="78E22908" w:rsidR="00887CE8" w:rsidRPr="00964C62" w:rsidRDefault="00887CE8" w:rsidP="00964C62">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7C3AE87" w14:textId="174D11BE" w:rsidR="00887CE8" w:rsidRPr="00964C62" w:rsidRDefault="00887CE8" w:rsidP="00964C62">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678C90BB" w14:textId="77777777" w:rsidR="00F061B6" w:rsidRDefault="00F061B6" w:rsidP="00F061B6"/>
    <w:p w14:paraId="1699401C" w14:textId="77777777" w:rsidR="00F061B6" w:rsidRPr="00732629" w:rsidRDefault="00F061B6" w:rsidP="00F061B6">
      <w:pPr>
        <w:rPr>
          <w:b/>
        </w:rPr>
      </w:pPr>
      <w:r w:rsidRPr="00732629">
        <w:rPr>
          <w:b/>
        </w:rPr>
        <w:t>Output</w:t>
      </w:r>
      <w:r>
        <w:rPr>
          <w:b/>
        </w:rPr>
        <w:t xml:space="preserve"> parametre</w:t>
      </w:r>
    </w:p>
    <w:tbl>
      <w:tblPr>
        <w:tblStyle w:val="Tabel-Gitter"/>
        <w:tblW w:w="0" w:type="auto"/>
        <w:tblLook w:val="04A0" w:firstRow="1" w:lastRow="0" w:firstColumn="1" w:lastColumn="0" w:noHBand="0" w:noVBand="1"/>
      </w:tblPr>
      <w:tblGrid>
        <w:gridCol w:w="4193"/>
        <w:gridCol w:w="5435"/>
      </w:tblGrid>
      <w:tr w:rsidR="00F061B6" w:rsidRPr="00800787" w14:paraId="6BAC26AB" w14:textId="77777777" w:rsidTr="00C054F7">
        <w:tc>
          <w:tcPr>
            <w:tcW w:w="4388" w:type="dxa"/>
            <w:shd w:val="clear" w:color="auto" w:fill="D6E3BC" w:themeFill="accent3" w:themeFillTint="66"/>
          </w:tcPr>
          <w:p w14:paraId="103D3469" w14:textId="02AE66FE" w:rsidR="00F061B6" w:rsidRPr="00732629" w:rsidRDefault="00D650CD" w:rsidP="00C054F7">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17106981" w14:textId="77B1BDE4" w:rsidR="00F061B6" w:rsidRPr="00732629" w:rsidRDefault="00BD306A" w:rsidP="00C054F7">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F061B6" w14:paraId="41261420" w14:textId="77777777" w:rsidTr="00C054F7">
        <w:trPr>
          <w:trHeight w:val="70"/>
        </w:trPr>
        <w:tc>
          <w:tcPr>
            <w:tcW w:w="4388" w:type="dxa"/>
          </w:tcPr>
          <w:p w14:paraId="46545FCA" w14:textId="60F1469F" w:rsidR="00F061B6" w:rsidRPr="002C777E" w:rsidRDefault="0096078E" w:rsidP="00C054F7">
            <w:pPr>
              <w:keepNext/>
              <w:rPr>
                <w:rFonts w:eastAsia="Arial Unicode MS" w:cs="Arial Unicode MS"/>
                <w:color w:val="000000"/>
                <w:highlight w:val="yellow"/>
              </w:rPr>
            </w:pPr>
            <w:r w:rsidRPr="0096078E">
              <w:rPr>
                <w:rFonts w:eastAsia="Arial Unicode MS" w:cs="Arial Unicode MS"/>
                <w:color w:val="000000"/>
              </w:rPr>
              <w:t>PersonFullCurrentListComplete</w:t>
            </w:r>
          </w:p>
        </w:tc>
        <w:tc>
          <w:tcPr>
            <w:tcW w:w="5466" w:type="dxa"/>
          </w:tcPr>
          <w:p w14:paraId="5B818607" w14:textId="78CEC6B1" w:rsidR="00C16B03" w:rsidRDefault="00C16B03" w:rsidP="00C054F7">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PersonFull.js</w:t>
            </w:r>
            <w:r w:rsidR="004B2175">
              <w:rPr>
                <w:rFonts w:eastAsia="Arial Unicode MS" w:cs="Arial Unicode MS"/>
                <w:color w:val="0070C0"/>
              </w:rPr>
              <w:t>on</w:t>
            </w:r>
          </w:p>
          <w:p w14:paraId="2DEB90FD" w14:textId="50FCF5C4" w:rsidR="00C16B03" w:rsidRPr="00732629" w:rsidRDefault="007B71C7" w:rsidP="00C054F7">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3CEEE014" w14:textId="12FF998E" w:rsidR="00F061B6" w:rsidRDefault="00F061B6" w:rsidP="00F061B6"/>
    <w:p w14:paraId="1D8D07F1" w14:textId="2FA9769A" w:rsidR="00BF1642" w:rsidRPr="00AD696C" w:rsidRDefault="007E4056" w:rsidP="0032519F">
      <w:pPr>
        <w:pStyle w:val="Overskrift2"/>
        <w:rPr>
          <w:lang w:val="en-US"/>
        </w:rPr>
      </w:pPr>
      <w:bookmarkStart w:id="66" w:name="_Toc507585429"/>
      <w:r w:rsidRPr="00AD696C">
        <w:rPr>
          <w:lang w:val="en-US"/>
        </w:rPr>
        <w:t>Metode</w:t>
      </w:r>
      <w:r w:rsidRPr="00AD696C">
        <w:rPr>
          <w:b/>
          <w:lang w:val="en-US"/>
        </w:rPr>
        <w:t>:</w:t>
      </w:r>
      <w:r w:rsidRPr="00AD696C">
        <w:rPr>
          <w:lang w:val="en-US"/>
        </w:rPr>
        <w:t xml:space="preserve"> </w:t>
      </w:r>
      <w:r w:rsidR="0096078E" w:rsidRPr="00AD696C">
        <w:rPr>
          <w:lang w:val="en-US"/>
        </w:rPr>
        <w:t>PersonFullListComplete</w:t>
      </w:r>
      <w:bookmarkEnd w:id="66"/>
    </w:p>
    <w:p w14:paraId="2957572D" w14:textId="251F9DBB" w:rsidR="007E4056" w:rsidRPr="00AD696C" w:rsidRDefault="007E4056" w:rsidP="007E4056">
      <w:pPr>
        <w:rPr>
          <w:rStyle w:val="Hyperlink"/>
          <w:lang w:val="en-US"/>
        </w:rPr>
      </w:pPr>
      <w:r w:rsidRPr="00AD696C">
        <w:rPr>
          <w:b/>
          <w:lang w:val="en-US"/>
        </w:rPr>
        <w:t xml:space="preserve">URL: </w:t>
      </w:r>
      <w:r w:rsidR="00C16B03" w:rsidRPr="00AD696C">
        <w:rPr>
          <w:lang w:val="en-US"/>
        </w:rPr>
        <w:t>&lt;endpoint&gt;/CPR/CprPersonFullComplete/1/REST/PersonFullListComplete?</w:t>
      </w:r>
    </w:p>
    <w:p w14:paraId="23F81817" w14:textId="18A45BD3" w:rsidR="00710157" w:rsidRDefault="00F96680" w:rsidP="007E4056">
      <w:pPr>
        <w:keepNext/>
        <w:rPr>
          <w:b/>
        </w:rPr>
      </w:pPr>
      <w:r>
        <w:rPr>
          <w:b/>
        </w:rPr>
        <w:t>Input</w:t>
      </w:r>
      <w:r w:rsidR="007E4056" w:rsidRPr="00515295">
        <w:rPr>
          <w:b/>
        </w:rPr>
        <w:t>parametre:</w:t>
      </w:r>
    </w:p>
    <w:p w14:paraId="47E00202" w14:textId="746370B6" w:rsidR="007E4056" w:rsidRPr="00710157" w:rsidRDefault="00710157" w:rsidP="007E4056">
      <w:pPr>
        <w:keepNext/>
        <w:rPr>
          <w:lang w:val="en-US"/>
        </w:rPr>
      </w:pPr>
      <w:r w:rsidRPr="00710157">
        <w:rPr>
          <w:lang w:val="en-US"/>
        </w:rPr>
        <w:t xml:space="preserve">Date: Datoformat følger ISO 8601 </w:t>
      </w:r>
      <w:hyperlink r:id="rId18" w:history="1">
        <w:r w:rsidRPr="00710157">
          <w:rPr>
            <w:rStyle w:val="Hyperlink"/>
            <w:rFonts w:cstheme="minorHAnsi"/>
            <w:bCs/>
            <w:color w:val="660099"/>
            <w:lang w:val="en-US"/>
          </w:rPr>
          <w:t>Date and time format</w:t>
        </w:r>
      </w:hyperlink>
    </w:p>
    <w:tbl>
      <w:tblPr>
        <w:tblW w:w="9356"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887CE8" w:rsidRPr="0096078E" w14:paraId="78D1C8F4" w14:textId="77777777" w:rsidTr="004D1732">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715DEF11" w14:textId="13B88014"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3BA950C5" w14:textId="281634FE"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698C5720" w14:textId="76FBB0D0"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47F7645B" w14:textId="30BB12C6"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887CE8" w:rsidRPr="0096078E" w14:paraId="34FF8DD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1726F0" w14:textId="13CC0F7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adropl.conavn.wi</w:t>
            </w:r>
          </w:p>
        </w:tc>
        <w:tc>
          <w:tcPr>
            <w:tcW w:w="1607" w:type="dxa"/>
            <w:tcBorders>
              <w:top w:val="nil"/>
              <w:left w:val="nil"/>
              <w:bottom w:val="single" w:sz="4" w:space="0" w:color="auto"/>
              <w:right w:val="single" w:sz="4" w:space="0" w:color="auto"/>
            </w:tcBorders>
            <w:shd w:val="clear" w:color="auto" w:fill="auto"/>
            <w:noWrap/>
            <w:vAlign w:val="bottom"/>
            <w:hideMark/>
          </w:tcPr>
          <w:p w14:paraId="4A3D870D" w14:textId="167A4AC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72CA9A" w14:textId="53A931A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Person.Adresseoplysninger.conavnErIndeholdtI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0FD3375C" w14:textId="1CE2140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B49708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F1BE55" w14:textId="28282EC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adropl.conavn.cont</w:t>
            </w:r>
          </w:p>
        </w:tc>
        <w:tc>
          <w:tcPr>
            <w:tcW w:w="1607" w:type="dxa"/>
            <w:tcBorders>
              <w:top w:val="nil"/>
              <w:left w:val="nil"/>
              <w:bottom w:val="single" w:sz="4" w:space="0" w:color="auto"/>
              <w:right w:val="single" w:sz="4" w:space="0" w:color="auto"/>
            </w:tcBorders>
            <w:shd w:val="clear" w:color="auto" w:fill="auto"/>
            <w:noWrap/>
            <w:vAlign w:val="bottom"/>
            <w:hideMark/>
          </w:tcPr>
          <w:p w14:paraId="371FB06D" w14:textId="2896A1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C00E80" w14:textId="35CC8FE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Person.Adresseoplysninger.conavnIndeholder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43F93A96" w14:textId="03B8502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08FA8F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6E8AF6" w14:textId="50E6CDF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adropl.conavn.eq</w:t>
            </w:r>
          </w:p>
        </w:tc>
        <w:tc>
          <w:tcPr>
            <w:tcW w:w="1607" w:type="dxa"/>
            <w:tcBorders>
              <w:top w:val="nil"/>
              <w:left w:val="nil"/>
              <w:bottom w:val="single" w:sz="4" w:space="0" w:color="auto"/>
              <w:right w:val="single" w:sz="4" w:space="0" w:color="auto"/>
            </w:tcBorders>
            <w:shd w:val="clear" w:color="auto" w:fill="auto"/>
            <w:noWrap/>
            <w:vAlign w:val="bottom"/>
            <w:hideMark/>
          </w:tcPr>
          <w:p w14:paraId="3AD5E7BE" w14:textId="41785D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B283ED6" w14:textId="41AC248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Person.Adresseoplysninger.conavnLigMed - Conavn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11FF7747" w14:textId="0403313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2A03B89"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522B8D" w14:textId="09846F8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555DAAEB" w14:textId="38B6CE9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center"/>
            <w:hideMark/>
          </w:tcPr>
          <w:p w14:paraId="0572EC64" w14:textId="581FE35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Person.Adresseoplysninger.fraflytningsdatokommuneForskelligFra - Hændelsesdato for flytning fra en kommune</w:t>
            </w:r>
          </w:p>
        </w:tc>
        <w:tc>
          <w:tcPr>
            <w:tcW w:w="1607" w:type="dxa"/>
            <w:tcBorders>
              <w:top w:val="nil"/>
              <w:left w:val="nil"/>
              <w:bottom w:val="single" w:sz="4" w:space="0" w:color="auto"/>
              <w:right w:val="single" w:sz="4" w:space="0" w:color="auto"/>
            </w:tcBorders>
            <w:shd w:val="clear" w:color="000000" w:fill="FFFFFF"/>
            <w:noWrap/>
            <w:vAlign w:val="center"/>
            <w:hideMark/>
          </w:tcPr>
          <w:p w14:paraId="24E364D6" w14:textId="5A62AB05"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011C2101"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18CFC9" w14:textId="1647D42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0AE823C5" w14:textId="5CA2C73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B0F691" w14:textId="6BC25EA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DEFBC6B" w14:textId="1AB6114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A9385D5"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2AC575" w14:textId="55C268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16E5E5C9" w14:textId="1E2A131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AD0B8E" w14:textId="2A9362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5A0F2E7" w14:textId="7329ED4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71B30BE"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8232EB" w14:textId="2A7FA41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75E8227B" w14:textId="7DC6D94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7FC2F7" w14:textId="087F705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167685A" w14:textId="1C0599A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C5506D7"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29C02A" w14:textId="1DE4E35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31BDEE9D" w14:textId="70F2D04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77D154" w14:textId="2E2E2DA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5A66A9E" w14:textId="3C9A607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0D25B5D"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F43EF8" w14:textId="0973BEA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59209A44" w14:textId="3865C51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CB0B61" w14:textId="3346D49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Person.Adresseoplysninger.fraflytningsdatokommuneStoerreEndEllerLigMed </w:t>
            </w:r>
            <w:r>
              <w:rPr>
                <w:rFonts w:ascii="Verdana" w:hAnsi="Verdana"/>
                <w:sz w:val="20"/>
                <w:szCs w:val="20"/>
              </w:rPr>
              <w:lastRenderedPageBreak/>
              <w:t>-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2805890" w14:textId="3F5607B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887CE8" w:rsidRPr="0096078E" w14:paraId="5F258895"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07CA77" w14:textId="627291B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62EEFC3D" w14:textId="604C964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54F952B" w14:textId="752D43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Person.Adresseoplysninger.fraflytningsdatokommuneusikkerhedsmarkeringLigMed - Usikkerhed ved fraflytningsdato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591A4067" w14:textId="6473660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52C24F4"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F59BD0" w14:textId="3A1EF07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126752AE" w14:textId="4FFAF23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0DBA811" w14:textId="3B437B9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Person.Adresseoplysninger.fraflytningskommunekodeErIndeholdtI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5CB5943" w14:textId="26EA560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0B41BD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924E4E" w14:textId="06F25D0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4CD2B983" w14:textId="1AE68D6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B23B2C0" w14:textId="19CBC8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Person.Adresseoplysninger.fraflytningskommunekodeForskelligFra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338D59A0" w14:textId="39E1D5F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335890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9D5409" w14:textId="27D9C7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36ADAEF1" w14:textId="68D325B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01D2CF1" w14:textId="0759DA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3A51E7C7" w14:textId="1D2BF31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791557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D75D56" w14:textId="3A18B20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4C248D46" w14:textId="6072DB7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14C98E3" w14:textId="6718BA4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629209DD" w14:textId="3AAE88B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D47FC38"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88FC44" w14:textId="54BE947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4B429977" w14:textId="2E5177F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5063F20" w14:textId="0674DC9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6BB080BE" w14:textId="4C3F186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B9E4D6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A3F2A4" w14:textId="2B97B37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15A078FD" w14:textId="75CD58E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84E3BAE" w14:textId="61D7E92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C545DC5" w14:textId="33199F7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F1C904F"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0CEFA5" w14:textId="7908826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72524463" w14:textId="5680B81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91673B0" w14:textId="35E036E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D610C2A" w14:textId="75A6299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AA2E329"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D8F381" w14:textId="02961CC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0F025650" w14:textId="53DB14F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7B5E23F" w14:textId="16C0790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Person.Adresseoplysninger.fraflytningskommunenavnErIndeholdtI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7B58B04" w14:textId="70EF4FC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7B4F73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F1530A" w14:textId="27D4E13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460B9AD9" w14:textId="2CD08C9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640462E" w14:textId="57AE4AA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Person.Adresseoplysninger.fraflytningskommunenavnIndeholder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AD13A43" w14:textId="5471F12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B894E48"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7D5293" w14:textId="323D703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46D59776" w14:textId="7A078C6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B205D57" w14:textId="2818DC0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Person.Adresseoplysninger.fraflytningskommunenavnLigMed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3A9936A" w14:textId="5CBD068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A359F9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8CF4E6" w14:textId="5AAF4B2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adropl.status.wi</w:t>
            </w:r>
          </w:p>
        </w:tc>
        <w:tc>
          <w:tcPr>
            <w:tcW w:w="1607" w:type="dxa"/>
            <w:tcBorders>
              <w:top w:val="nil"/>
              <w:left w:val="nil"/>
              <w:bottom w:val="single" w:sz="4" w:space="0" w:color="auto"/>
              <w:right w:val="single" w:sz="4" w:space="0" w:color="auto"/>
            </w:tcBorders>
            <w:shd w:val="clear" w:color="auto" w:fill="auto"/>
            <w:noWrap/>
            <w:vAlign w:val="bottom"/>
            <w:hideMark/>
          </w:tcPr>
          <w:p w14:paraId="539C061A" w14:textId="11E3955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A2F8AD" w14:textId="62E46F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E2AC789" w14:textId="70A15BA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455D7B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3784D9" w14:textId="79468D4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adropl.status.eq</w:t>
            </w:r>
          </w:p>
        </w:tc>
        <w:tc>
          <w:tcPr>
            <w:tcW w:w="1607" w:type="dxa"/>
            <w:tcBorders>
              <w:top w:val="nil"/>
              <w:left w:val="nil"/>
              <w:bottom w:val="single" w:sz="4" w:space="0" w:color="auto"/>
              <w:right w:val="single" w:sz="4" w:space="0" w:color="auto"/>
            </w:tcBorders>
            <w:shd w:val="clear" w:color="auto" w:fill="auto"/>
            <w:noWrap/>
            <w:vAlign w:val="bottom"/>
            <w:hideMark/>
          </w:tcPr>
          <w:p w14:paraId="5AF04662" w14:textId="22A7CF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EC8F75D" w14:textId="1AD491A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0EC69BDB" w14:textId="67E38DE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E84FC07"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41089B" w14:textId="1FC89F0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05F3F1A9" w14:textId="6E89B8E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A8AA194" w14:textId="3486EB8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Person.Adresseoplysninger.SupplerendeAdresse.simpelAdresseIndeholder -</w:t>
            </w:r>
          </w:p>
        </w:tc>
        <w:tc>
          <w:tcPr>
            <w:tcW w:w="1607" w:type="dxa"/>
            <w:tcBorders>
              <w:top w:val="nil"/>
              <w:left w:val="nil"/>
              <w:bottom w:val="single" w:sz="4" w:space="0" w:color="auto"/>
              <w:right w:val="single" w:sz="4" w:space="0" w:color="auto"/>
            </w:tcBorders>
            <w:shd w:val="clear" w:color="auto" w:fill="auto"/>
            <w:vAlign w:val="bottom"/>
            <w:hideMark/>
          </w:tcPr>
          <w:p w14:paraId="3365AC05" w14:textId="3705844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887CE8" w:rsidRPr="0096078E" w14:paraId="4210BF5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C58BEF" w14:textId="69AFD45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adropl.suppladr.startmyndighedskode.wi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6B961F2C" w14:textId="197294F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36C288" w14:textId="75366A2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4D1DCCF" w14:textId="4393666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87E7FDC"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89A47B" w14:textId="08CD8B5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1677D2C9" w14:textId="50683C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DDE232B" w14:textId="49F3A81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1DF7DA4D" w14:textId="2384C1A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6E6D2F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FBE421" w14:textId="0E0BE46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556B8B39" w14:textId="7945A8D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9C8DD41" w14:textId="084A759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9DCCE65" w14:textId="2B8E82C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67E4E5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38BC4D" w14:textId="153C6FA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2B9CBD00" w14:textId="4A949AA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70B7979" w14:textId="41FD91E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E3FF3F1" w14:textId="37D2567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F1AD2A8"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909874" w14:textId="1B4C7C2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64357819" w14:textId="6044E63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4D4EBD" w14:textId="0913503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1AD2ABF0" w14:textId="44F9F32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0BCE7A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1040E9" w14:textId="43F2D5F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0197083C" w14:textId="5607760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A239441" w14:textId="7747590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1FB4CC4" w14:textId="072E8E9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D24140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10287E" w14:textId="20215A9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8EE4B69" w14:textId="3A9C8ED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CFADB9" w14:textId="231FEA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2485CFD" w14:textId="1A80870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9E6E04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211A45" w14:textId="4FC80F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CF9BF14" w14:textId="4914D38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243F67" w14:textId="3F0461E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1DA123CB" w14:textId="262D803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6ACE8F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36490D" w14:textId="3A9B890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29D41F9" w14:textId="7BE4B85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F8EDE3" w14:textId="1080E9E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9CADDD5" w14:textId="3C9A05F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58B5A5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72AC4A" w14:textId="7BE4377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4487B2F" w14:textId="7D309C6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AA8DEB" w14:textId="4CEE1DD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135407" w14:textId="65FAF6D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CAD7BC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15DEF3" w14:textId="67DCE2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816E937" w14:textId="1FF6025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FDD41F" w14:textId="7162C22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1BF8DBE" w14:textId="74BFC1F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F5CDBE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716AC4" w14:textId="7B7FF7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81997F9" w14:textId="774B43B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E82331" w14:textId="1D726D5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C9AF2AE" w14:textId="49D8BD8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E0994F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6DB6FD" w14:textId="1AEBBC9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411E1FA" w14:textId="60AF7AF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16F409" w14:textId="6A552D9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49CCA4B" w14:textId="60C1F4E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0EADC3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A4628F" w14:textId="0BDE45D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D65BCA0" w14:textId="692970B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021435" w14:textId="75D503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1CDD82D" w14:textId="07EA9CF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C209A1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0E03DC" w14:textId="4E95A81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DB6ECBB" w14:textId="5E5E892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A4ABA8" w14:textId="6BC1186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15A3142" w14:textId="69D202D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9F9456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C4AB37" w14:textId="38C36FE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8E939AB" w14:textId="3CA9F36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56230B" w14:textId="5EEB662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18B599B" w14:textId="07BA8E5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9C38AD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E8862A" w14:textId="7A588AE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56FDBDE" w14:textId="31D6D5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52889F" w14:textId="19BE18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C5025B6" w14:textId="2CC8C7C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EE80F6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B12347" w14:textId="2DA42BE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adropl.suppladr.virkningtil.ge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FA35335" w14:textId="0E3603C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BBC7D6" w14:textId="493AE91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9EE1D55" w14:textId="740CF95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18778C0"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A303B6" w14:textId="30C72EB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03D2202F" w14:textId="6458ED4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294DFE" w14:textId="4294078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Person.Adresseoplysninger.tilflytningsdatokommuneForskelligFra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5EA1D579" w14:textId="43F273A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38F734F"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2FFF8B" w14:textId="474AC54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5D6B4E43" w14:textId="1A7FDE5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A652AD" w14:textId="3681480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1FBEBE18" w14:textId="18B53CF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9F349F1"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47A0AC" w14:textId="7BF186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13EBD3CF" w14:textId="7BCE79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296033" w14:textId="6CFCA22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235C609E" w14:textId="32E6174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455F7D7"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687365" w14:textId="4018AA2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431FE985" w14:textId="0D43A6E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4E68A9" w14:textId="7767C4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6D11F0F6" w14:textId="62E4FDB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102C9AC"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11D14A" w14:textId="05E594A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3396EA16" w14:textId="5385396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9F1E8A" w14:textId="38F77FE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56637816" w14:textId="09F395B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B316A6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FF919F" w14:textId="60C2850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418234D6" w14:textId="21768D0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31D8CC" w14:textId="5C0D087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0256E8E6" w14:textId="7B0A2BD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0A1737F"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CC3A75" w14:textId="5040F84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62EB4BBB" w14:textId="67818A8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7C52BBB" w14:textId="53346B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Person.Adresseoplysninger.tilflytningsdatokommuneusikkerhedsmarkeringLigMed - Usikkerhed ved tilflytningsdato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622BAD3A" w14:textId="1D0359D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C98EC4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D8986C" w14:textId="249A033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C5C0D12" w14:textId="437A2FB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6E6154" w14:textId="41857E6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F989BAB" w14:textId="394F507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8FD706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AC3A47" w14:textId="32CDF82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7448644" w14:textId="22B51E9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DFBBB0" w14:textId="1962A84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43038BC" w14:textId="78DF3C9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14F949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CE96D6" w14:textId="2724EDB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97D3AAD" w14:textId="4EC02C1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40DBC2" w14:textId="454A010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73B844F" w14:textId="4316DD8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3A2F5B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03CF5A" w14:textId="5F3CAE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E368484" w14:textId="35F5A7E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86871B" w14:textId="2C378D9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FF9F7C4" w14:textId="6A4045B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9B3B72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B858D3" w14:textId="3EBFE94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434621A" w14:textId="63653A8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A47C47" w14:textId="3D83694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9407ACB" w14:textId="756A4B3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A117A7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8550B8" w14:textId="09D3697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B76739E" w14:textId="0E8121B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3E46E6" w14:textId="7022E53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2329881" w14:textId="05C0CD5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2B138F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94B6EC" w14:textId="50936D2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33A4757" w14:textId="42D07C5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DCF92A5" w14:textId="533EEE6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F39AD10" w14:textId="304C7BE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358BF0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E278C0" w14:textId="0139ECE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623F399C" w14:textId="264295F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920A09" w14:textId="6380E19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397D87B" w14:textId="625BBC5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CFF6A6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A528F0" w14:textId="7455C45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1205E47" w14:textId="1959991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CD6A29" w14:textId="1D53DC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06E92B8" w14:textId="35339B9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9747C5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A17E75" w14:textId="17E4F4D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77D1936" w14:textId="459238D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53CE3C5" w14:textId="159B94A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BFAA40F" w14:textId="0CA2B0E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318F07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D3B600" w14:textId="58682B8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8FA235F" w14:textId="2F5BF0E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2BD9A4" w14:textId="7535B39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049323C" w14:textId="2837BAB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506535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CE5980" w14:textId="7D02D8E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4D4C73E4" w14:textId="7148926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06DD5B" w14:textId="08263E8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7669245" w14:textId="3E39C6A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B4C114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B7BDCB" w14:textId="4986563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9F8ED63" w14:textId="41A7927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B7C43C" w14:textId="54AAC86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DF00066" w14:textId="36D7FEB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33F03F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3FFB41" w14:textId="1752F19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adropl.virkningtilum.eq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196CF5E" w14:textId="640B228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19E326C" w14:textId="1A381B0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D013AF1" w14:textId="7572167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96AE5B9"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3891C50" w14:textId="34D59AA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4E0FF869" w14:textId="019B634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B9BBB2" w14:textId="3A32F3B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Person.Beskyttelse.beskyttelsestypeErIndeholdtI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5162768D" w14:textId="4FBC3B5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113B3E1"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4FBD6A1" w14:textId="033DA1F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6C65B1F5" w14:textId="6E7A87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468EB2F" w14:textId="4607660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Person.Beskyttelse.beskyttelsestypeLigMed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18132233" w14:textId="24E26E8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2FB100F" w14:textId="77777777" w:rsidTr="004D1732">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BE87ECD" w14:textId="1DB6927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015563EE" w14:textId="001E019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3E752B0" w14:textId="1A303C0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C5C10BE" w14:textId="477B8C2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067EE16" w14:textId="77777777" w:rsidTr="004D1732">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4A3CA6B" w14:textId="69BD3B9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5A9942D6" w14:textId="1BA430C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4A5EF06" w14:textId="04F1089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2CCF8682" w14:textId="2DE3FDD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69C19F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259910" w14:textId="1E8F2C8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236DB0D6" w14:textId="75AB183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25DA28" w14:textId="3FCC0D0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12F1742" w14:textId="121BCD4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B24561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9BF9A8" w14:textId="4F9F2EE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3C58A56" w14:textId="28D7356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58B2BA" w14:textId="63286FF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11CD46DD" w14:textId="215BE50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D5212A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0786FA" w14:textId="5D6EA51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7D1D766" w14:textId="78BF87B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412ED5" w14:textId="66C6721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7AE85DC" w14:textId="6612AFF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E9C22E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A26052" w14:textId="75F4B27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055E08F" w14:textId="476FCA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94C5B0" w14:textId="26C454F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B70B9FE" w14:textId="54FC8BE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9D36E9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F5069D" w14:textId="779006A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10B7C12" w14:textId="6B5BA6B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A37982" w14:textId="59E2C83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A794832" w14:textId="6C26DEF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755260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46261A" w14:textId="2A44511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1309F0A" w14:textId="19E6E0F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523C8A" w14:textId="4950BA1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AE96859" w14:textId="38FF1EA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246CFD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A0B295" w14:textId="2E48C06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7EFE860" w14:textId="3809AB9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B29A72" w14:textId="6608DC4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3DBCCA6" w14:textId="7CF8805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ECB6D1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A0A5FA" w14:textId="64615C6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B0C421D" w14:textId="0623D07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51014A" w14:textId="27020DC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EAB5AE8" w14:textId="14D8226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256B93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25F509" w14:textId="42AC94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4362BA5" w14:textId="71C3E66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351675" w14:textId="036A257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8AB6538" w14:textId="1A2BA3B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0D3BAE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0D0CDC" w14:textId="17337AE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3B33A80" w14:textId="2CFE628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D80D87" w14:textId="3615DB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48BC364" w14:textId="7F8D32D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1145C6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B524C7" w14:textId="66E504F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150B45E" w14:textId="7AFCC9C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245E54" w14:textId="4ED4D04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E4390BD" w14:textId="5546DB4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361FBF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2AC386" w14:textId="1A57286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besk.virkningtil.ge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49BC452" w14:textId="1CB6E48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C7530F" w14:textId="2F6A878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7CA350D" w14:textId="24DD45F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318D84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0B9D60" w14:textId="57D2EAD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civ.civilstandstype.wi</w:t>
            </w:r>
          </w:p>
        </w:tc>
        <w:tc>
          <w:tcPr>
            <w:tcW w:w="1607" w:type="dxa"/>
            <w:tcBorders>
              <w:top w:val="nil"/>
              <w:left w:val="nil"/>
              <w:bottom w:val="single" w:sz="4" w:space="0" w:color="auto"/>
              <w:right w:val="single" w:sz="4" w:space="0" w:color="auto"/>
            </w:tcBorders>
            <w:shd w:val="clear" w:color="auto" w:fill="auto"/>
            <w:noWrap/>
            <w:vAlign w:val="bottom"/>
            <w:hideMark/>
          </w:tcPr>
          <w:p w14:paraId="45A14EA1" w14:textId="5188954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8525FC3" w14:textId="7FD35D5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Person.Civilstand.civilstandstypeErIndeholdtI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6B309D8B" w14:textId="6AB1CF2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AB8ADD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2EF716" w14:textId="42656D6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civ.civilstandstype.eq</w:t>
            </w:r>
          </w:p>
        </w:tc>
        <w:tc>
          <w:tcPr>
            <w:tcW w:w="1607" w:type="dxa"/>
            <w:tcBorders>
              <w:top w:val="nil"/>
              <w:left w:val="nil"/>
              <w:bottom w:val="single" w:sz="4" w:space="0" w:color="auto"/>
              <w:right w:val="single" w:sz="4" w:space="0" w:color="auto"/>
            </w:tcBorders>
            <w:shd w:val="clear" w:color="auto" w:fill="auto"/>
            <w:noWrap/>
            <w:vAlign w:val="bottom"/>
            <w:hideMark/>
          </w:tcPr>
          <w:p w14:paraId="43C9DD29" w14:textId="4821E4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2364364" w14:textId="403F75A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Person.Civilstand.civilstandstypeLigMed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66C41078" w14:textId="5D9236E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0F9E64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F15682" w14:textId="4D51199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civ.status.wi</w:t>
            </w:r>
          </w:p>
        </w:tc>
        <w:tc>
          <w:tcPr>
            <w:tcW w:w="1607" w:type="dxa"/>
            <w:tcBorders>
              <w:top w:val="nil"/>
              <w:left w:val="nil"/>
              <w:bottom w:val="single" w:sz="4" w:space="0" w:color="auto"/>
              <w:right w:val="single" w:sz="4" w:space="0" w:color="auto"/>
            </w:tcBorders>
            <w:shd w:val="clear" w:color="auto" w:fill="auto"/>
            <w:noWrap/>
            <w:vAlign w:val="bottom"/>
            <w:hideMark/>
          </w:tcPr>
          <w:p w14:paraId="6A90B7C7" w14:textId="3B4F1E8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CE7457A" w14:textId="6553F49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Person.Civilstand.statusErIndeholdtI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5F6140A5" w14:textId="60DC32B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0C6730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047162" w14:textId="7A9307E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civ.status.eq</w:t>
            </w:r>
          </w:p>
        </w:tc>
        <w:tc>
          <w:tcPr>
            <w:tcW w:w="1607" w:type="dxa"/>
            <w:tcBorders>
              <w:top w:val="nil"/>
              <w:left w:val="nil"/>
              <w:bottom w:val="single" w:sz="4" w:space="0" w:color="auto"/>
              <w:right w:val="single" w:sz="4" w:space="0" w:color="auto"/>
            </w:tcBorders>
            <w:shd w:val="clear" w:color="auto" w:fill="auto"/>
            <w:noWrap/>
            <w:vAlign w:val="bottom"/>
            <w:hideMark/>
          </w:tcPr>
          <w:p w14:paraId="0B7EA7E7" w14:textId="75A2E5D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4FC0098" w14:textId="0558102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Person.Civilstand.statusLigMed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22AF7920" w14:textId="1E70275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06CE06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389CEE" w14:textId="4FA234E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civ.virkningfra.ne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EE91CD1" w14:textId="1CD39AB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036D45" w14:textId="5B834BD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E83C6C1" w14:textId="57018C2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EDEB96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E8FCA0" w14:textId="7169FF6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430449F" w14:textId="0A788A8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C5279B" w14:textId="4D66609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88D46B8" w14:textId="6B943FA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ADAE28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7BF6AB" w14:textId="315A7F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BB2CBD2" w14:textId="77C7DA2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421EFE" w14:textId="4909D7C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4ABB8BD" w14:textId="19A6ADB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6C50B1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324EC1" w14:textId="2A629AC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70434FB" w14:textId="23D8633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71461E" w14:textId="3F63F5A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F9BCAEE" w14:textId="78D4B18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97FB81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474A4C" w14:textId="12AAA2E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9FA1063" w14:textId="3737D69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538A72" w14:textId="742FA5C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4F30124" w14:textId="62F6F3F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9EC266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C6276C" w14:textId="36F9571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3E2FE46" w14:textId="168FE95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41AB6F" w14:textId="29F6DD4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05A794B" w14:textId="7E94F67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42EB84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896C6B" w14:textId="33C01A1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5A113783" w14:textId="6BB666C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18B72FB" w14:textId="4F91F2D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DC6F195" w14:textId="2D1E7A2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C1BC3F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60126B" w14:textId="053FEAC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3AF8D88" w14:textId="001F97C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D55B26" w14:textId="570DCC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41671E3" w14:textId="477616A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266299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39D069" w14:textId="185018E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4FCF6B5" w14:textId="53D72E2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9137D3" w14:textId="011273C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9176ABA" w14:textId="3BF0321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35ED9E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55DB99" w14:textId="08BEA14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CD64558" w14:textId="143E0EF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2EF366" w14:textId="2BCFE77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B3C4CE6" w14:textId="61F0087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A5DF3D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DAAEFE" w14:textId="508097B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877F69A" w14:textId="704917F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3C51DB" w14:textId="1AA58C0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E1D0537" w14:textId="5BF8A8B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0BB22A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601EF4" w14:textId="6D6DC16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F9031AF" w14:textId="26A1AAD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CEE582" w14:textId="2322ED7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1478B63" w14:textId="0DFCCA6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E533AD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2DBB76" w14:textId="35ED483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137D6055" w14:textId="6AF7BF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BE554C6" w14:textId="3D7EEA3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7F21D1A" w14:textId="48ECF7E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4A8B45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066157" w14:textId="45EF5FA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civ.virkningtilum.eq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1D128C4" w14:textId="0B34E0B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01598BA" w14:textId="069C65B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7911A40" w14:textId="38F672D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BD9FFC1"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1B0BBA" w14:textId="61A0BB1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cadr.bygningsnummer.wi</w:t>
            </w:r>
          </w:p>
        </w:tc>
        <w:tc>
          <w:tcPr>
            <w:tcW w:w="1607" w:type="dxa"/>
            <w:tcBorders>
              <w:top w:val="nil"/>
              <w:left w:val="nil"/>
              <w:bottom w:val="single" w:sz="4" w:space="0" w:color="auto"/>
              <w:right w:val="single" w:sz="4" w:space="0" w:color="auto"/>
            </w:tcBorders>
            <w:shd w:val="clear" w:color="auto" w:fill="auto"/>
            <w:noWrap/>
            <w:vAlign w:val="bottom"/>
            <w:hideMark/>
          </w:tcPr>
          <w:p w14:paraId="239DB929" w14:textId="6E36F79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D52485" w14:textId="7BE6D24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Person.CprAdresse.bygningsnummerErIndeholdtI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2FE6FF39" w14:textId="611D115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75C9357"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3564FC" w14:textId="332EBE5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cadr.bygningsnummer.cont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6C6FD12A" w14:textId="234844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8B82C40" w14:textId="2685483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Person.CprAdresse.bygningsnummerIndeholder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6C864D9E" w14:textId="62303F9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10C1D90"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8D7501" w14:textId="70048D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cadr.bygningsnummer.eq</w:t>
            </w:r>
          </w:p>
        </w:tc>
        <w:tc>
          <w:tcPr>
            <w:tcW w:w="1607" w:type="dxa"/>
            <w:tcBorders>
              <w:top w:val="nil"/>
              <w:left w:val="nil"/>
              <w:bottom w:val="single" w:sz="4" w:space="0" w:color="auto"/>
              <w:right w:val="single" w:sz="4" w:space="0" w:color="auto"/>
            </w:tcBorders>
            <w:shd w:val="clear" w:color="auto" w:fill="auto"/>
            <w:noWrap/>
            <w:vAlign w:val="bottom"/>
            <w:hideMark/>
          </w:tcPr>
          <w:p w14:paraId="0ECE7FB5" w14:textId="79AF75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05FC27" w14:textId="5B2B9A3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Person.CprAdresse.bygningsnummerLigMed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37A71CE4" w14:textId="32C920D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ABFF22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D6E2C5" w14:textId="68FE2D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cadr.bynavn.wi</w:t>
            </w:r>
          </w:p>
        </w:tc>
        <w:tc>
          <w:tcPr>
            <w:tcW w:w="1607" w:type="dxa"/>
            <w:tcBorders>
              <w:top w:val="nil"/>
              <w:left w:val="nil"/>
              <w:bottom w:val="single" w:sz="4" w:space="0" w:color="auto"/>
              <w:right w:val="single" w:sz="4" w:space="0" w:color="auto"/>
            </w:tcBorders>
            <w:shd w:val="clear" w:color="auto" w:fill="auto"/>
            <w:noWrap/>
            <w:vAlign w:val="bottom"/>
            <w:hideMark/>
          </w:tcPr>
          <w:p w14:paraId="16C68805" w14:textId="7A1EAD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5CE33C" w14:textId="05F62F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Person.CprAdresse.bynavnErIndeholdtI - Bynavn</w:t>
            </w:r>
          </w:p>
        </w:tc>
        <w:tc>
          <w:tcPr>
            <w:tcW w:w="1607" w:type="dxa"/>
            <w:tcBorders>
              <w:top w:val="nil"/>
              <w:left w:val="nil"/>
              <w:bottom w:val="single" w:sz="4" w:space="0" w:color="auto"/>
              <w:right w:val="single" w:sz="4" w:space="0" w:color="auto"/>
            </w:tcBorders>
            <w:shd w:val="clear" w:color="auto" w:fill="auto"/>
            <w:noWrap/>
            <w:vAlign w:val="bottom"/>
            <w:hideMark/>
          </w:tcPr>
          <w:p w14:paraId="5B865035" w14:textId="5094C34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337E96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BA518F" w14:textId="76148C0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cadr.bynavn.cont</w:t>
            </w:r>
          </w:p>
        </w:tc>
        <w:tc>
          <w:tcPr>
            <w:tcW w:w="1607" w:type="dxa"/>
            <w:tcBorders>
              <w:top w:val="nil"/>
              <w:left w:val="nil"/>
              <w:bottom w:val="single" w:sz="4" w:space="0" w:color="auto"/>
              <w:right w:val="single" w:sz="4" w:space="0" w:color="auto"/>
            </w:tcBorders>
            <w:shd w:val="clear" w:color="auto" w:fill="auto"/>
            <w:noWrap/>
            <w:vAlign w:val="bottom"/>
            <w:hideMark/>
          </w:tcPr>
          <w:p w14:paraId="46D7B10B" w14:textId="0D4BDCF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AFC185" w14:textId="3268475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Person.CprAdresse.bynavnIndeholder - Bynavn</w:t>
            </w:r>
          </w:p>
        </w:tc>
        <w:tc>
          <w:tcPr>
            <w:tcW w:w="1607" w:type="dxa"/>
            <w:tcBorders>
              <w:top w:val="nil"/>
              <w:left w:val="nil"/>
              <w:bottom w:val="single" w:sz="4" w:space="0" w:color="auto"/>
              <w:right w:val="single" w:sz="4" w:space="0" w:color="auto"/>
            </w:tcBorders>
            <w:shd w:val="clear" w:color="auto" w:fill="auto"/>
            <w:noWrap/>
            <w:vAlign w:val="bottom"/>
            <w:hideMark/>
          </w:tcPr>
          <w:p w14:paraId="009FF2F2" w14:textId="6585D87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D71E7C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021D29" w14:textId="5ACEB48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cadr.bynavn.eq</w:t>
            </w:r>
          </w:p>
        </w:tc>
        <w:tc>
          <w:tcPr>
            <w:tcW w:w="1607" w:type="dxa"/>
            <w:tcBorders>
              <w:top w:val="nil"/>
              <w:left w:val="nil"/>
              <w:bottom w:val="single" w:sz="4" w:space="0" w:color="auto"/>
              <w:right w:val="single" w:sz="4" w:space="0" w:color="auto"/>
            </w:tcBorders>
            <w:shd w:val="clear" w:color="auto" w:fill="auto"/>
            <w:noWrap/>
            <w:vAlign w:val="bottom"/>
            <w:hideMark/>
          </w:tcPr>
          <w:p w14:paraId="6325A631" w14:textId="46F0BB0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665845C" w14:textId="1C4475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Person.CprAdresse.bynavnLigMed - Bynavn</w:t>
            </w:r>
          </w:p>
        </w:tc>
        <w:tc>
          <w:tcPr>
            <w:tcW w:w="1607" w:type="dxa"/>
            <w:tcBorders>
              <w:top w:val="nil"/>
              <w:left w:val="nil"/>
              <w:bottom w:val="single" w:sz="4" w:space="0" w:color="auto"/>
              <w:right w:val="single" w:sz="4" w:space="0" w:color="auto"/>
            </w:tcBorders>
            <w:shd w:val="clear" w:color="auto" w:fill="auto"/>
            <w:noWrap/>
            <w:vAlign w:val="bottom"/>
            <w:hideMark/>
          </w:tcPr>
          <w:p w14:paraId="6F93A01A" w14:textId="095F8DC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182D00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D49693" w14:textId="31CECB0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27A17FD6" w14:textId="6550C80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9B206EF" w14:textId="67169C9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Person.CprAdresse.cprkommunekodeErIndeholdtI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DC108FE" w14:textId="69833EB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ABEECC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72F7D5" w14:textId="6B09490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0F9A59B5" w14:textId="5E441A0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F70387E" w14:textId="425525B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Person.CprAdresse.cprkommunekodeForskelligFra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F340C0B" w14:textId="5794011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BDA8A5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8E1543" w14:textId="63FAD0F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3AD2810F" w14:textId="2830102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8ADEE7F" w14:textId="56E8F31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3A35402" w14:textId="41C1F53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E1E615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FA45F4" w14:textId="48EA477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cadr.cprkommunekode.lt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115AA8BD" w14:textId="5EC417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E082151" w14:textId="23CAC02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8F30547" w14:textId="343A2AA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FC3E6F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8A0E45" w14:textId="3684038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61522C9B" w14:textId="0187C28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8861159" w14:textId="503EC49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A545168" w14:textId="1309490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5E6095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803F97" w14:textId="6644356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38143DA0" w14:textId="61C1039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B8CFEAF" w14:textId="56D587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B137E6D" w14:textId="58AF828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680D5A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023909" w14:textId="602EF27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0152D89A" w14:textId="0419C53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24C469D" w14:textId="6BB0532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33DD77F" w14:textId="66720C0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EC28A9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90B863" w14:textId="4043554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35FE9691" w14:textId="722C947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2E30209" w14:textId="334847C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Person.CprAdresse.cprkommunenavnErIndeholdtI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59D1C013" w14:textId="76F5D60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0B1197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4AE292" w14:textId="5020FB1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1BE2EB95" w14:textId="1C4CDFA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B748639" w14:textId="4C2C8B5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Person.CprAdresse.cprkommunenavnIndeholder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704E2367" w14:textId="63E97C1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858403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298A46" w14:textId="0F4B4EA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45AA55D4" w14:textId="57147E7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2AB8669" w14:textId="4845288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Person.CprAdresse.cprkommunenavnLigMed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79504AF3" w14:textId="20306F7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AFFF176"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A371A5" w14:textId="7D316A2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cadr.cprvejkode.wi</w:t>
            </w:r>
          </w:p>
        </w:tc>
        <w:tc>
          <w:tcPr>
            <w:tcW w:w="1607" w:type="dxa"/>
            <w:tcBorders>
              <w:top w:val="nil"/>
              <w:left w:val="nil"/>
              <w:bottom w:val="single" w:sz="4" w:space="0" w:color="auto"/>
              <w:right w:val="single" w:sz="4" w:space="0" w:color="auto"/>
            </w:tcBorders>
            <w:shd w:val="clear" w:color="auto" w:fill="auto"/>
            <w:noWrap/>
            <w:vAlign w:val="bottom"/>
            <w:hideMark/>
          </w:tcPr>
          <w:p w14:paraId="754B723F" w14:textId="6BC1EA9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A6ADAA3" w14:textId="0951013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Person.CprAdresse.cprvejkodeErIndeholdtI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05293E1" w14:textId="03A85F8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189D1DC"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DF03B9" w14:textId="6D6612B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cadr.cprvejkode.ne</w:t>
            </w:r>
          </w:p>
        </w:tc>
        <w:tc>
          <w:tcPr>
            <w:tcW w:w="1607" w:type="dxa"/>
            <w:tcBorders>
              <w:top w:val="nil"/>
              <w:left w:val="nil"/>
              <w:bottom w:val="single" w:sz="4" w:space="0" w:color="auto"/>
              <w:right w:val="single" w:sz="4" w:space="0" w:color="auto"/>
            </w:tcBorders>
            <w:shd w:val="clear" w:color="auto" w:fill="auto"/>
            <w:noWrap/>
            <w:vAlign w:val="bottom"/>
            <w:hideMark/>
          </w:tcPr>
          <w:p w14:paraId="719EB176" w14:textId="7FE7D6C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00AF33A" w14:textId="7C289A3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Person.CprAdresse.cprvejkodeForskelligFra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F21DF8B" w14:textId="3CB01F4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9BB0C9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4489DD" w14:textId="4BAD63D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cadr.cprvejkode.eq</w:t>
            </w:r>
          </w:p>
        </w:tc>
        <w:tc>
          <w:tcPr>
            <w:tcW w:w="1607" w:type="dxa"/>
            <w:tcBorders>
              <w:top w:val="nil"/>
              <w:left w:val="nil"/>
              <w:bottom w:val="single" w:sz="4" w:space="0" w:color="auto"/>
              <w:right w:val="single" w:sz="4" w:space="0" w:color="auto"/>
            </w:tcBorders>
            <w:shd w:val="clear" w:color="auto" w:fill="auto"/>
            <w:noWrap/>
            <w:vAlign w:val="bottom"/>
            <w:hideMark/>
          </w:tcPr>
          <w:p w14:paraId="2369ABD2" w14:textId="55DB7ED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7F14FAD" w14:textId="609E4BE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F8A5A67" w14:textId="33D3E86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B41CD00"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DF56D3" w14:textId="638712A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cadr.cprvejkode.lt</w:t>
            </w:r>
          </w:p>
        </w:tc>
        <w:tc>
          <w:tcPr>
            <w:tcW w:w="1607" w:type="dxa"/>
            <w:tcBorders>
              <w:top w:val="nil"/>
              <w:left w:val="nil"/>
              <w:bottom w:val="single" w:sz="4" w:space="0" w:color="auto"/>
              <w:right w:val="single" w:sz="4" w:space="0" w:color="auto"/>
            </w:tcBorders>
            <w:shd w:val="clear" w:color="auto" w:fill="auto"/>
            <w:noWrap/>
            <w:vAlign w:val="bottom"/>
            <w:hideMark/>
          </w:tcPr>
          <w:p w14:paraId="1E129F31" w14:textId="4FE27D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B71D9AA" w14:textId="3EEA487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9B837CE" w14:textId="3CEB2B3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CBCAE8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6259D0" w14:textId="1A50373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cadr.cprvejkode.le</w:t>
            </w:r>
          </w:p>
        </w:tc>
        <w:tc>
          <w:tcPr>
            <w:tcW w:w="1607" w:type="dxa"/>
            <w:tcBorders>
              <w:top w:val="nil"/>
              <w:left w:val="nil"/>
              <w:bottom w:val="single" w:sz="4" w:space="0" w:color="auto"/>
              <w:right w:val="single" w:sz="4" w:space="0" w:color="auto"/>
            </w:tcBorders>
            <w:shd w:val="clear" w:color="auto" w:fill="auto"/>
            <w:noWrap/>
            <w:vAlign w:val="bottom"/>
            <w:hideMark/>
          </w:tcPr>
          <w:p w14:paraId="061C27C1" w14:textId="126352A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12DCA85" w14:textId="1189C89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4BEF4A8" w14:textId="6DE1967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9C76F54"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80E3D0" w14:textId="0255F08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cadr.cprvejkode.gt</w:t>
            </w:r>
          </w:p>
        </w:tc>
        <w:tc>
          <w:tcPr>
            <w:tcW w:w="1607" w:type="dxa"/>
            <w:tcBorders>
              <w:top w:val="nil"/>
              <w:left w:val="nil"/>
              <w:bottom w:val="single" w:sz="4" w:space="0" w:color="auto"/>
              <w:right w:val="single" w:sz="4" w:space="0" w:color="auto"/>
            </w:tcBorders>
            <w:shd w:val="clear" w:color="auto" w:fill="auto"/>
            <w:noWrap/>
            <w:vAlign w:val="bottom"/>
            <w:hideMark/>
          </w:tcPr>
          <w:p w14:paraId="44B069D2" w14:textId="35F945C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ED86D2A" w14:textId="38518A0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FE0AFDD" w14:textId="2B285EB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8D04B58"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06AC47" w14:textId="46C78E1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cadr.cprvejkode.ge</w:t>
            </w:r>
          </w:p>
        </w:tc>
        <w:tc>
          <w:tcPr>
            <w:tcW w:w="1607" w:type="dxa"/>
            <w:tcBorders>
              <w:top w:val="nil"/>
              <w:left w:val="nil"/>
              <w:bottom w:val="single" w:sz="4" w:space="0" w:color="auto"/>
              <w:right w:val="single" w:sz="4" w:space="0" w:color="auto"/>
            </w:tcBorders>
            <w:shd w:val="clear" w:color="auto" w:fill="auto"/>
            <w:noWrap/>
            <w:vAlign w:val="bottom"/>
            <w:hideMark/>
          </w:tcPr>
          <w:p w14:paraId="220BF391" w14:textId="70A2035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F8BB800" w14:textId="1267AA7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E1EA5EC" w14:textId="2E02E94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AC1950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E72524" w14:textId="40BCFB8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cadr.daradresse.wi</w:t>
            </w:r>
          </w:p>
        </w:tc>
        <w:tc>
          <w:tcPr>
            <w:tcW w:w="1607" w:type="dxa"/>
            <w:tcBorders>
              <w:top w:val="nil"/>
              <w:left w:val="nil"/>
              <w:bottom w:val="single" w:sz="4" w:space="0" w:color="auto"/>
              <w:right w:val="single" w:sz="4" w:space="0" w:color="auto"/>
            </w:tcBorders>
            <w:shd w:val="clear" w:color="auto" w:fill="auto"/>
            <w:noWrap/>
            <w:vAlign w:val="bottom"/>
            <w:hideMark/>
          </w:tcPr>
          <w:p w14:paraId="1388BC6F" w14:textId="2D0B1C2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FB1A671" w14:textId="1E42D18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Person.CprAdresse.daradresseErIndeholdtI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5D4B3F20" w14:textId="046D73C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DBC977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7FF92D" w14:textId="75FF483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cadr.daradresse.cont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4B870AF0" w14:textId="5D819B2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6BB7FFE" w14:textId="5029094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Person.CprAdresse.daradresseIndeholder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3229EED8" w14:textId="515666F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BE7A1D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0B25D1" w14:textId="7AB856E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cadr.daradresse.eq</w:t>
            </w:r>
          </w:p>
        </w:tc>
        <w:tc>
          <w:tcPr>
            <w:tcW w:w="1607" w:type="dxa"/>
            <w:tcBorders>
              <w:top w:val="nil"/>
              <w:left w:val="nil"/>
              <w:bottom w:val="single" w:sz="4" w:space="0" w:color="auto"/>
              <w:right w:val="single" w:sz="4" w:space="0" w:color="auto"/>
            </w:tcBorders>
            <w:shd w:val="clear" w:color="auto" w:fill="auto"/>
            <w:noWrap/>
            <w:vAlign w:val="bottom"/>
            <w:hideMark/>
          </w:tcPr>
          <w:p w14:paraId="21B69340" w14:textId="0CEB124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3BCD4C" w14:textId="3129A5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Person.CprAdresse.daradresseLigMed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353FCEA7" w14:textId="25C212E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3A1A16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380E98" w14:textId="215C169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cadr.etage.wi</w:t>
            </w:r>
          </w:p>
        </w:tc>
        <w:tc>
          <w:tcPr>
            <w:tcW w:w="1607" w:type="dxa"/>
            <w:tcBorders>
              <w:top w:val="nil"/>
              <w:left w:val="nil"/>
              <w:bottom w:val="single" w:sz="4" w:space="0" w:color="auto"/>
              <w:right w:val="single" w:sz="4" w:space="0" w:color="auto"/>
            </w:tcBorders>
            <w:shd w:val="clear" w:color="auto" w:fill="auto"/>
            <w:noWrap/>
            <w:vAlign w:val="bottom"/>
            <w:hideMark/>
          </w:tcPr>
          <w:p w14:paraId="7194A945" w14:textId="64DB5D3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F2EA3EA" w14:textId="4E9325C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Person.CprAdresse.etageErIndeholdtI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6B533EEB" w14:textId="7E1DECC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1F54CD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B9B2C7" w14:textId="5D10ACA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cadr.etage.cont</w:t>
            </w:r>
          </w:p>
        </w:tc>
        <w:tc>
          <w:tcPr>
            <w:tcW w:w="1607" w:type="dxa"/>
            <w:tcBorders>
              <w:top w:val="nil"/>
              <w:left w:val="nil"/>
              <w:bottom w:val="single" w:sz="4" w:space="0" w:color="auto"/>
              <w:right w:val="single" w:sz="4" w:space="0" w:color="auto"/>
            </w:tcBorders>
            <w:shd w:val="clear" w:color="auto" w:fill="auto"/>
            <w:noWrap/>
            <w:vAlign w:val="bottom"/>
            <w:hideMark/>
          </w:tcPr>
          <w:p w14:paraId="610C4559" w14:textId="63BCB5A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ECD44FE" w14:textId="59925F0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Person.CprAdresse.etageIndeholder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13DCA010" w14:textId="5F5362D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E028D1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91DBCE" w14:textId="1D036B6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cadr.etage.eq</w:t>
            </w:r>
          </w:p>
        </w:tc>
        <w:tc>
          <w:tcPr>
            <w:tcW w:w="1607" w:type="dxa"/>
            <w:tcBorders>
              <w:top w:val="nil"/>
              <w:left w:val="nil"/>
              <w:bottom w:val="single" w:sz="4" w:space="0" w:color="auto"/>
              <w:right w:val="single" w:sz="4" w:space="0" w:color="auto"/>
            </w:tcBorders>
            <w:shd w:val="clear" w:color="auto" w:fill="auto"/>
            <w:noWrap/>
            <w:vAlign w:val="bottom"/>
            <w:hideMark/>
          </w:tcPr>
          <w:p w14:paraId="18AA1F71" w14:textId="273D43F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184EEF7" w14:textId="7464140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Person.CprAdresse.etageLigMed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73D06D6B" w14:textId="3E60E8B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7839E2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EBA8DC" w14:textId="26CDB4A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cadr.husnummer.wi</w:t>
            </w:r>
          </w:p>
        </w:tc>
        <w:tc>
          <w:tcPr>
            <w:tcW w:w="1607" w:type="dxa"/>
            <w:tcBorders>
              <w:top w:val="nil"/>
              <w:left w:val="nil"/>
              <w:bottom w:val="single" w:sz="4" w:space="0" w:color="auto"/>
              <w:right w:val="single" w:sz="4" w:space="0" w:color="auto"/>
            </w:tcBorders>
            <w:shd w:val="clear" w:color="auto" w:fill="auto"/>
            <w:noWrap/>
            <w:vAlign w:val="bottom"/>
            <w:hideMark/>
          </w:tcPr>
          <w:p w14:paraId="05B9E348" w14:textId="3C97B57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50EF16" w14:textId="231997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Person.CprAdresse.husnummerErIndeholdtI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06F10619" w14:textId="27E0AFA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F8A406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5763C3" w14:textId="71C00F0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cadr.husnummer.cont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169AF3A7" w14:textId="700E876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1820FE7" w14:textId="786DED1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Person.CprAdresse.husnummerIndeholder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05A900A4" w14:textId="2C2E31E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A84C24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D4E145" w14:textId="033D1F9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cadr.husnummer.eq</w:t>
            </w:r>
          </w:p>
        </w:tc>
        <w:tc>
          <w:tcPr>
            <w:tcW w:w="1607" w:type="dxa"/>
            <w:tcBorders>
              <w:top w:val="nil"/>
              <w:left w:val="nil"/>
              <w:bottom w:val="single" w:sz="4" w:space="0" w:color="auto"/>
              <w:right w:val="single" w:sz="4" w:space="0" w:color="auto"/>
            </w:tcBorders>
            <w:shd w:val="clear" w:color="auto" w:fill="auto"/>
            <w:noWrap/>
            <w:vAlign w:val="bottom"/>
            <w:hideMark/>
          </w:tcPr>
          <w:p w14:paraId="42D2DC99" w14:textId="5AF1D84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E65ACD4" w14:textId="0B03996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Person.CprAdresse.husnummerLigMed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0DA4134A" w14:textId="2421D5D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2B5405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1E8ADF" w14:textId="4114B05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cadr.postdistrikt.wi</w:t>
            </w:r>
          </w:p>
        </w:tc>
        <w:tc>
          <w:tcPr>
            <w:tcW w:w="1607" w:type="dxa"/>
            <w:tcBorders>
              <w:top w:val="nil"/>
              <w:left w:val="nil"/>
              <w:bottom w:val="single" w:sz="4" w:space="0" w:color="auto"/>
              <w:right w:val="single" w:sz="4" w:space="0" w:color="auto"/>
            </w:tcBorders>
            <w:shd w:val="clear" w:color="auto" w:fill="auto"/>
            <w:noWrap/>
            <w:vAlign w:val="bottom"/>
            <w:hideMark/>
          </w:tcPr>
          <w:p w14:paraId="68C23565" w14:textId="51BE6F7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D876039" w14:textId="7DB1EBB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Person.CprAdresse.postdistriktErIndeholdtI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4D835734" w14:textId="2DADB2F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941606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71B992" w14:textId="7BB85B2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cadr.postdistrikt.cont</w:t>
            </w:r>
          </w:p>
        </w:tc>
        <w:tc>
          <w:tcPr>
            <w:tcW w:w="1607" w:type="dxa"/>
            <w:tcBorders>
              <w:top w:val="nil"/>
              <w:left w:val="nil"/>
              <w:bottom w:val="single" w:sz="4" w:space="0" w:color="auto"/>
              <w:right w:val="single" w:sz="4" w:space="0" w:color="auto"/>
            </w:tcBorders>
            <w:shd w:val="clear" w:color="auto" w:fill="auto"/>
            <w:noWrap/>
            <w:vAlign w:val="bottom"/>
            <w:hideMark/>
          </w:tcPr>
          <w:p w14:paraId="2BE8F4D3" w14:textId="6A8E507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0513E0" w14:textId="70B2E3E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Person.CprAdresse.postdistriktIndeholder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14D84E52" w14:textId="19DD6DC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21BB79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1B32BE" w14:textId="5ECA58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cadr.postdistrikt.eq</w:t>
            </w:r>
          </w:p>
        </w:tc>
        <w:tc>
          <w:tcPr>
            <w:tcW w:w="1607" w:type="dxa"/>
            <w:tcBorders>
              <w:top w:val="nil"/>
              <w:left w:val="nil"/>
              <w:bottom w:val="single" w:sz="4" w:space="0" w:color="auto"/>
              <w:right w:val="single" w:sz="4" w:space="0" w:color="auto"/>
            </w:tcBorders>
            <w:shd w:val="clear" w:color="auto" w:fill="auto"/>
            <w:noWrap/>
            <w:vAlign w:val="bottom"/>
            <w:hideMark/>
          </w:tcPr>
          <w:p w14:paraId="6A768421" w14:textId="13C01F1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B7CF69" w14:textId="4C761C3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Person.CprAdresse.postdistriktLigMed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299CDECA" w14:textId="6A250F7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162D23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5EC4EA" w14:textId="2ACE5B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cadr.postnummer.wi</w:t>
            </w:r>
          </w:p>
        </w:tc>
        <w:tc>
          <w:tcPr>
            <w:tcW w:w="1607" w:type="dxa"/>
            <w:tcBorders>
              <w:top w:val="nil"/>
              <w:left w:val="nil"/>
              <w:bottom w:val="single" w:sz="4" w:space="0" w:color="auto"/>
              <w:right w:val="single" w:sz="4" w:space="0" w:color="auto"/>
            </w:tcBorders>
            <w:shd w:val="clear" w:color="auto" w:fill="auto"/>
            <w:noWrap/>
            <w:vAlign w:val="bottom"/>
            <w:hideMark/>
          </w:tcPr>
          <w:p w14:paraId="5AB53387" w14:textId="4993B52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486AFCF" w14:textId="411E1C3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Person.CprAdresse.postnummerErIndeholdtI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6E139C5F" w14:textId="3B2D46D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31B42E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282D06" w14:textId="53029B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cadr.postnummer.ne</w:t>
            </w:r>
          </w:p>
        </w:tc>
        <w:tc>
          <w:tcPr>
            <w:tcW w:w="1607" w:type="dxa"/>
            <w:tcBorders>
              <w:top w:val="nil"/>
              <w:left w:val="nil"/>
              <w:bottom w:val="single" w:sz="4" w:space="0" w:color="auto"/>
              <w:right w:val="single" w:sz="4" w:space="0" w:color="auto"/>
            </w:tcBorders>
            <w:shd w:val="clear" w:color="auto" w:fill="auto"/>
            <w:noWrap/>
            <w:vAlign w:val="bottom"/>
            <w:hideMark/>
          </w:tcPr>
          <w:p w14:paraId="6B54283A" w14:textId="261F626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69837B4" w14:textId="1D0E26D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Person.CprAdresse.postnummerForskelligFra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689DA6F7" w14:textId="42F3D1E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36AC78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E1497E" w14:textId="1EC86A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cadr.postnummer.eq</w:t>
            </w:r>
          </w:p>
        </w:tc>
        <w:tc>
          <w:tcPr>
            <w:tcW w:w="1607" w:type="dxa"/>
            <w:tcBorders>
              <w:top w:val="nil"/>
              <w:left w:val="nil"/>
              <w:bottom w:val="single" w:sz="4" w:space="0" w:color="auto"/>
              <w:right w:val="single" w:sz="4" w:space="0" w:color="auto"/>
            </w:tcBorders>
            <w:shd w:val="clear" w:color="auto" w:fill="auto"/>
            <w:noWrap/>
            <w:vAlign w:val="bottom"/>
            <w:hideMark/>
          </w:tcPr>
          <w:p w14:paraId="28CD3082" w14:textId="09B14DE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2CAAB83" w14:textId="7207908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1422BAF3" w14:textId="2741836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073B85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7487CB" w14:textId="175B154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cadr.postnummer.lt</w:t>
            </w:r>
          </w:p>
        </w:tc>
        <w:tc>
          <w:tcPr>
            <w:tcW w:w="1607" w:type="dxa"/>
            <w:tcBorders>
              <w:top w:val="nil"/>
              <w:left w:val="nil"/>
              <w:bottom w:val="single" w:sz="4" w:space="0" w:color="auto"/>
              <w:right w:val="single" w:sz="4" w:space="0" w:color="auto"/>
            </w:tcBorders>
            <w:shd w:val="clear" w:color="auto" w:fill="auto"/>
            <w:noWrap/>
            <w:vAlign w:val="bottom"/>
            <w:hideMark/>
          </w:tcPr>
          <w:p w14:paraId="4B8A27C0" w14:textId="1C4D3A1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E23C2A7" w14:textId="59BA354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0CEF393E" w14:textId="579AFC7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1BBB2A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72EF7E" w14:textId="6FD393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cadr.postnummer.le</w:t>
            </w:r>
          </w:p>
        </w:tc>
        <w:tc>
          <w:tcPr>
            <w:tcW w:w="1607" w:type="dxa"/>
            <w:tcBorders>
              <w:top w:val="nil"/>
              <w:left w:val="nil"/>
              <w:bottom w:val="single" w:sz="4" w:space="0" w:color="auto"/>
              <w:right w:val="single" w:sz="4" w:space="0" w:color="auto"/>
            </w:tcBorders>
            <w:shd w:val="clear" w:color="auto" w:fill="auto"/>
            <w:noWrap/>
            <w:vAlign w:val="bottom"/>
            <w:hideMark/>
          </w:tcPr>
          <w:p w14:paraId="0E5A761D" w14:textId="22DB13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F71F900" w14:textId="4995FC3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Person.CprAdresse.postnummerMindreEndEllerLigMed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126A43E7" w14:textId="19F8EE1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023B48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C1CAA5" w14:textId="7DD3DA9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cadr.postnummer.gt</w:t>
            </w:r>
          </w:p>
        </w:tc>
        <w:tc>
          <w:tcPr>
            <w:tcW w:w="1607" w:type="dxa"/>
            <w:tcBorders>
              <w:top w:val="nil"/>
              <w:left w:val="nil"/>
              <w:bottom w:val="single" w:sz="4" w:space="0" w:color="auto"/>
              <w:right w:val="single" w:sz="4" w:space="0" w:color="auto"/>
            </w:tcBorders>
            <w:shd w:val="clear" w:color="auto" w:fill="auto"/>
            <w:noWrap/>
            <w:vAlign w:val="bottom"/>
            <w:hideMark/>
          </w:tcPr>
          <w:p w14:paraId="6D880031" w14:textId="437525E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57C595B" w14:textId="003BC2F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5E7CADC8" w14:textId="0FB46D5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B46ED7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D2C92A" w14:textId="17D30E4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cadr.postnummer.ge</w:t>
            </w:r>
          </w:p>
        </w:tc>
        <w:tc>
          <w:tcPr>
            <w:tcW w:w="1607" w:type="dxa"/>
            <w:tcBorders>
              <w:top w:val="nil"/>
              <w:left w:val="nil"/>
              <w:bottom w:val="single" w:sz="4" w:space="0" w:color="auto"/>
              <w:right w:val="single" w:sz="4" w:space="0" w:color="auto"/>
            </w:tcBorders>
            <w:shd w:val="clear" w:color="auto" w:fill="auto"/>
            <w:noWrap/>
            <w:vAlign w:val="bottom"/>
            <w:hideMark/>
          </w:tcPr>
          <w:p w14:paraId="457C036F" w14:textId="16D87F9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19C957C" w14:textId="1987004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Person.CprAdresse.postnummerStoerreEndEllerLigMed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2F1F9FEC" w14:textId="6B23283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66476A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10A1B5" w14:textId="3ECB03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cadr.sidedoer.wi</w:t>
            </w:r>
          </w:p>
        </w:tc>
        <w:tc>
          <w:tcPr>
            <w:tcW w:w="1607" w:type="dxa"/>
            <w:tcBorders>
              <w:top w:val="nil"/>
              <w:left w:val="nil"/>
              <w:bottom w:val="single" w:sz="4" w:space="0" w:color="auto"/>
              <w:right w:val="single" w:sz="4" w:space="0" w:color="auto"/>
            </w:tcBorders>
            <w:shd w:val="clear" w:color="auto" w:fill="auto"/>
            <w:noWrap/>
            <w:vAlign w:val="bottom"/>
            <w:hideMark/>
          </w:tcPr>
          <w:p w14:paraId="68186E80" w14:textId="0D4209B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C5404DC" w14:textId="397C21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Person.CprAdresse.sidedoerErIndeholdtI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0E4B3608" w14:textId="6A1477A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870F80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296CF2" w14:textId="2E40297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cadr.sidedoer.cont</w:t>
            </w:r>
          </w:p>
        </w:tc>
        <w:tc>
          <w:tcPr>
            <w:tcW w:w="1607" w:type="dxa"/>
            <w:tcBorders>
              <w:top w:val="nil"/>
              <w:left w:val="nil"/>
              <w:bottom w:val="single" w:sz="4" w:space="0" w:color="auto"/>
              <w:right w:val="single" w:sz="4" w:space="0" w:color="auto"/>
            </w:tcBorders>
            <w:shd w:val="clear" w:color="auto" w:fill="auto"/>
            <w:noWrap/>
            <w:vAlign w:val="bottom"/>
            <w:hideMark/>
          </w:tcPr>
          <w:p w14:paraId="5B4525E7" w14:textId="6E83E9E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CBEC48" w14:textId="55B2740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Person.CprAdresse.sidedoerIndeholder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58344612" w14:textId="3A191FB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05EE2B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E910EB" w14:textId="70E2385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cadr.sidedoer.eq</w:t>
            </w:r>
          </w:p>
        </w:tc>
        <w:tc>
          <w:tcPr>
            <w:tcW w:w="1607" w:type="dxa"/>
            <w:tcBorders>
              <w:top w:val="nil"/>
              <w:left w:val="nil"/>
              <w:bottom w:val="single" w:sz="4" w:space="0" w:color="auto"/>
              <w:right w:val="single" w:sz="4" w:space="0" w:color="auto"/>
            </w:tcBorders>
            <w:shd w:val="clear" w:color="auto" w:fill="auto"/>
            <w:noWrap/>
            <w:vAlign w:val="bottom"/>
            <w:hideMark/>
          </w:tcPr>
          <w:p w14:paraId="183AED6D" w14:textId="31978C4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7B33136" w14:textId="1DECC48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Person.CprAdresse.sidedoerLigMed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2073AA74" w14:textId="1F3C2EE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204486F"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2C06EF" w14:textId="62DF64A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6B12B5BF" w14:textId="2F25184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D33FB2" w14:textId="231AD02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Person.CprAdresse.vejadresseringsnavnErIndeholdtI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0E3F6B4E" w14:textId="56B0B5B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BB7097F"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5B8D88" w14:textId="543750B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785197FC" w14:textId="692081A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4088DE" w14:textId="1F19CEB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Person.CprAdresse.vejadresseringsnavnIndeholder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5FCFA342" w14:textId="3C1BF20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51D826E"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F423E7" w14:textId="1722106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6C123BCB" w14:textId="10DC08E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8CC3B9" w14:textId="644F26D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Person.CprAdresse.vejadresseringsnavnLigMed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3D3D561E" w14:textId="4B91EF8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4F4CA8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21A562" w14:textId="389EFDB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chaen.afledtmarkering.eq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0DD257FA" w14:textId="4677152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985CE36" w14:textId="6172D58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Person.Cprhaendelse.afledtmarkeringLigMed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D44D6E3" w14:textId="0D757E0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015327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0ABE37" w14:textId="6F705C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chaen.afleveringsdato.ne</w:t>
            </w:r>
          </w:p>
        </w:tc>
        <w:tc>
          <w:tcPr>
            <w:tcW w:w="1607" w:type="dxa"/>
            <w:tcBorders>
              <w:top w:val="nil"/>
              <w:left w:val="nil"/>
              <w:bottom w:val="single" w:sz="4" w:space="0" w:color="auto"/>
              <w:right w:val="single" w:sz="4" w:space="0" w:color="auto"/>
            </w:tcBorders>
            <w:shd w:val="clear" w:color="auto" w:fill="auto"/>
            <w:noWrap/>
            <w:vAlign w:val="bottom"/>
            <w:hideMark/>
          </w:tcPr>
          <w:p w14:paraId="0D3012A9" w14:textId="449CA70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48863C" w14:textId="48BFBA5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1525F0C" w14:textId="7E5C616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066F59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3ECB2A" w14:textId="3912EA9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chaen.afleveringsdato.eq</w:t>
            </w:r>
          </w:p>
        </w:tc>
        <w:tc>
          <w:tcPr>
            <w:tcW w:w="1607" w:type="dxa"/>
            <w:tcBorders>
              <w:top w:val="nil"/>
              <w:left w:val="nil"/>
              <w:bottom w:val="single" w:sz="4" w:space="0" w:color="auto"/>
              <w:right w:val="single" w:sz="4" w:space="0" w:color="auto"/>
            </w:tcBorders>
            <w:shd w:val="clear" w:color="auto" w:fill="auto"/>
            <w:noWrap/>
            <w:vAlign w:val="bottom"/>
            <w:hideMark/>
          </w:tcPr>
          <w:p w14:paraId="5C04D75C" w14:textId="25BF7CA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C6BABD" w14:textId="3E1DD08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22F6C818" w14:textId="18D6D92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6E006B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E99161" w14:textId="0554EFB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chaen.afleveringsdato.lt</w:t>
            </w:r>
          </w:p>
        </w:tc>
        <w:tc>
          <w:tcPr>
            <w:tcW w:w="1607" w:type="dxa"/>
            <w:tcBorders>
              <w:top w:val="nil"/>
              <w:left w:val="nil"/>
              <w:bottom w:val="single" w:sz="4" w:space="0" w:color="auto"/>
              <w:right w:val="single" w:sz="4" w:space="0" w:color="auto"/>
            </w:tcBorders>
            <w:shd w:val="clear" w:color="auto" w:fill="auto"/>
            <w:noWrap/>
            <w:vAlign w:val="bottom"/>
            <w:hideMark/>
          </w:tcPr>
          <w:p w14:paraId="737B0E20" w14:textId="267D8E8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D9E44D" w14:textId="39D0E63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C182F6C" w14:textId="1E1BE54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D856A4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6E9B6F" w14:textId="2F36C75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chaen.afleveringsdato.le</w:t>
            </w:r>
          </w:p>
        </w:tc>
        <w:tc>
          <w:tcPr>
            <w:tcW w:w="1607" w:type="dxa"/>
            <w:tcBorders>
              <w:top w:val="nil"/>
              <w:left w:val="nil"/>
              <w:bottom w:val="single" w:sz="4" w:space="0" w:color="auto"/>
              <w:right w:val="single" w:sz="4" w:space="0" w:color="auto"/>
            </w:tcBorders>
            <w:shd w:val="clear" w:color="auto" w:fill="auto"/>
            <w:noWrap/>
            <w:vAlign w:val="bottom"/>
            <w:hideMark/>
          </w:tcPr>
          <w:p w14:paraId="4D4DBBF4" w14:textId="6389BDC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30562F" w14:textId="36415F9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B671B0B" w14:textId="04FD12D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F3FE87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4A4A28" w14:textId="7BC802D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chaen.afleveringsdato.gt</w:t>
            </w:r>
          </w:p>
        </w:tc>
        <w:tc>
          <w:tcPr>
            <w:tcW w:w="1607" w:type="dxa"/>
            <w:tcBorders>
              <w:top w:val="nil"/>
              <w:left w:val="nil"/>
              <w:bottom w:val="single" w:sz="4" w:space="0" w:color="auto"/>
              <w:right w:val="single" w:sz="4" w:space="0" w:color="auto"/>
            </w:tcBorders>
            <w:shd w:val="clear" w:color="auto" w:fill="auto"/>
            <w:noWrap/>
            <w:vAlign w:val="bottom"/>
            <w:hideMark/>
          </w:tcPr>
          <w:p w14:paraId="670BB4D3" w14:textId="4322CCC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24E9C1" w14:textId="2917995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E28688D" w14:textId="096228F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CA637A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C56E19" w14:textId="15C9A84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chaen.afleveringsdato.ge</w:t>
            </w:r>
          </w:p>
        </w:tc>
        <w:tc>
          <w:tcPr>
            <w:tcW w:w="1607" w:type="dxa"/>
            <w:tcBorders>
              <w:top w:val="nil"/>
              <w:left w:val="nil"/>
              <w:bottom w:val="single" w:sz="4" w:space="0" w:color="auto"/>
              <w:right w:val="single" w:sz="4" w:space="0" w:color="auto"/>
            </w:tcBorders>
            <w:shd w:val="clear" w:color="auto" w:fill="auto"/>
            <w:noWrap/>
            <w:vAlign w:val="bottom"/>
            <w:hideMark/>
          </w:tcPr>
          <w:p w14:paraId="3E1DAB9E" w14:textId="744A6A6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4DB407" w14:textId="65E03EB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7002C0A" w14:textId="66D1E75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C60044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B1C81A" w14:textId="1DA4C2A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02565D66" w14:textId="54CD716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649BE43" w14:textId="6883DD8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614F0A1" w14:textId="25D723F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FA4105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906BE2" w14:textId="498CA2D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2187AC5F" w14:textId="334FC43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EC883C" w14:textId="1627F92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Person.Cprhaendelse.forretningshaendelseLigMed - </w:t>
            </w:r>
          </w:p>
        </w:tc>
        <w:tc>
          <w:tcPr>
            <w:tcW w:w="1607" w:type="dxa"/>
            <w:tcBorders>
              <w:top w:val="nil"/>
              <w:left w:val="nil"/>
              <w:bottom w:val="single" w:sz="4" w:space="0" w:color="auto"/>
              <w:right w:val="single" w:sz="4" w:space="0" w:color="auto"/>
            </w:tcBorders>
            <w:shd w:val="clear" w:color="auto" w:fill="auto"/>
            <w:noWrap/>
            <w:vAlign w:val="bottom"/>
            <w:hideMark/>
          </w:tcPr>
          <w:p w14:paraId="493349D3" w14:textId="168D3DD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4A4071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14FBDA" w14:textId="4389DB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chaen.forretningsomraade.wi</w:t>
            </w:r>
          </w:p>
        </w:tc>
        <w:tc>
          <w:tcPr>
            <w:tcW w:w="1607" w:type="dxa"/>
            <w:tcBorders>
              <w:top w:val="nil"/>
              <w:left w:val="nil"/>
              <w:bottom w:val="single" w:sz="4" w:space="0" w:color="auto"/>
              <w:right w:val="single" w:sz="4" w:space="0" w:color="auto"/>
            </w:tcBorders>
            <w:shd w:val="clear" w:color="auto" w:fill="auto"/>
            <w:noWrap/>
            <w:vAlign w:val="bottom"/>
            <w:hideMark/>
          </w:tcPr>
          <w:p w14:paraId="140ED741" w14:textId="1AC46BB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8649229" w14:textId="7C6497A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6547F58D" w14:textId="3A19E10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BE07B1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B05078" w14:textId="0DDA351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chaen.forretningsomraade.cont</w:t>
            </w:r>
          </w:p>
        </w:tc>
        <w:tc>
          <w:tcPr>
            <w:tcW w:w="1607" w:type="dxa"/>
            <w:tcBorders>
              <w:top w:val="nil"/>
              <w:left w:val="nil"/>
              <w:bottom w:val="single" w:sz="4" w:space="0" w:color="auto"/>
              <w:right w:val="single" w:sz="4" w:space="0" w:color="auto"/>
            </w:tcBorders>
            <w:shd w:val="clear" w:color="auto" w:fill="auto"/>
            <w:noWrap/>
            <w:vAlign w:val="bottom"/>
            <w:hideMark/>
          </w:tcPr>
          <w:p w14:paraId="4E0C135D" w14:textId="073376A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04FB5B8" w14:textId="360FD20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Person.Cprhaendelse.forretningsomraadeIndeholder - </w:t>
            </w:r>
          </w:p>
        </w:tc>
        <w:tc>
          <w:tcPr>
            <w:tcW w:w="1607" w:type="dxa"/>
            <w:tcBorders>
              <w:top w:val="nil"/>
              <w:left w:val="nil"/>
              <w:bottom w:val="single" w:sz="4" w:space="0" w:color="auto"/>
              <w:right w:val="single" w:sz="4" w:space="0" w:color="auto"/>
            </w:tcBorders>
            <w:shd w:val="clear" w:color="auto" w:fill="auto"/>
            <w:noWrap/>
            <w:vAlign w:val="bottom"/>
            <w:hideMark/>
          </w:tcPr>
          <w:p w14:paraId="4CFB3301" w14:textId="17F9C08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824F94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DDFC83" w14:textId="635C787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chaen.forretningsomraade.eq</w:t>
            </w:r>
          </w:p>
        </w:tc>
        <w:tc>
          <w:tcPr>
            <w:tcW w:w="1607" w:type="dxa"/>
            <w:tcBorders>
              <w:top w:val="nil"/>
              <w:left w:val="nil"/>
              <w:bottom w:val="single" w:sz="4" w:space="0" w:color="auto"/>
              <w:right w:val="single" w:sz="4" w:space="0" w:color="auto"/>
            </w:tcBorders>
            <w:shd w:val="clear" w:color="auto" w:fill="auto"/>
            <w:noWrap/>
            <w:vAlign w:val="bottom"/>
            <w:hideMark/>
          </w:tcPr>
          <w:p w14:paraId="582D166A" w14:textId="6D85B97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C1BEC4" w14:textId="3E2883A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Person.Cprhaendelse.forretningsomraadeLigMed - </w:t>
            </w:r>
          </w:p>
        </w:tc>
        <w:tc>
          <w:tcPr>
            <w:tcW w:w="1607" w:type="dxa"/>
            <w:tcBorders>
              <w:top w:val="nil"/>
              <w:left w:val="nil"/>
              <w:bottom w:val="single" w:sz="4" w:space="0" w:color="auto"/>
              <w:right w:val="single" w:sz="4" w:space="0" w:color="auto"/>
            </w:tcBorders>
            <w:shd w:val="clear" w:color="auto" w:fill="auto"/>
            <w:noWrap/>
            <w:vAlign w:val="bottom"/>
            <w:hideMark/>
          </w:tcPr>
          <w:p w14:paraId="27C05260" w14:textId="334EDEA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072C82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7CE34D" w14:textId="73C08FB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chaen.rettetden.ne</w:t>
            </w:r>
          </w:p>
        </w:tc>
        <w:tc>
          <w:tcPr>
            <w:tcW w:w="1607" w:type="dxa"/>
            <w:tcBorders>
              <w:top w:val="nil"/>
              <w:left w:val="nil"/>
              <w:bottom w:val="single" w:sz="4" w:space="0" w:color="auto"/>
              <w:right w:val="single" w:sz="4" w:space="0" w:color="auto"/>
            </w:tcBorders>
            <w:shd w:val="clear" w:color="auto" w:fill="auto"/>
            <w:noWrap/>
            <w:vAlign w:val="bottom"/>
            <w:hideMark/>
          </w:tcPr>
          <w:p w14:paraId="1B28E322" w14:textId="3D568AF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9E40E2" w14:textId="3C1F039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42BD40C" w14:textId="0CD8D4F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4973C0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76048B" w14:textId="756E511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chaen.rettetden.eq</w:t>
            </w:r>
          </w:p>
        </w:tc>
        <w:tc>
          <w:tcPr>
            <w:tcW w:w="1607" w:type="dxa"/>
            <w:tcBorders>
              <w:top w:val="nil"/>
              <w:left w:val="nil"/>
              <w:bottom w:val="single" w:sz="4" w:space="0" w:color="auto"/>
              <w:right w:val="single" w:sz="4" w:space="0" w:color="auto"/>
            </w:tcBorders>
            <w:shd w:val="clear" w:color="auto" w:fill="auto"/>
            <w:noWrap/>
            <w:vAlign w:val="bottom"/>
            <w:hideMark/>
          </w:tcPr>
          <w:p w14:paraId="70992A0D" w14:textId="242A690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EF2198" w14:textId="0A0CF57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Person.Cprhaendelse.rettetdenLigMed - </w:t>
            </w:r>
          </w:p>
        </w:tc>
        <w:tc>
          <w:tcPr>
            <w:tcW w:w="1607" w:type="dxa"/>
            <w:tcBorders>
              <w:top w:val="nil"/>
              <w:left w:val="nil"/>
              <w:bottom w:val="single" w:sz="4" w:space="0" w:color="auto"/>
              <w:right w:val="single" w:sz="4" w:space="0" w:color="auto"/>
            </w:tcBorders>
            <w:shd w:val="clear" w:color="auto" w:fill="auto"/>
            <w:noWrap/>
            <w:vAlign w:val="bottom"/>
            <w:hideMark/>
          </w:tcPr>
          <w:p w14:paraId="76E89B35" w14:textId="2E316C4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5AD21D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E701CE" w14:textId="391309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chaen.rettetden.lt</w:t>
            </w:r>
          </w:p>
        </w:tc>
        <w:tc>
          <w:tcPr>
            <w:tcW w:w="1607" w:type="dxa"/>
            <w:tcBorders>
              <w:top w:val="nil"/>
              <w:left w:val="nil"/>
              <w:bottom w:val="single" w:sz="4" w:space="0" w:color="auto"/>
              <w:right w:val="single" w:sz="4" w:space="0" w:color="auto"/>
            </w:tcBorders>
            <w:shd w:val="clear" w:color="auto" w:fill="auto"/>
            <w:noWrap/>
            <w:vAlign w:val="bottom"/>
            <w:hideMark/>
          </w:tcPr>
          <w:p w14:paraId="613D2230" w14:textId="2A56BDF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5569ED" w14:textId="5CC2347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4CD5E72" w14:textId="2162EE7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69EFDE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F82606" w14:textId="6B62A75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chaen.rettetden.le</w:t>
            </w:r>
          </w:p>
        </w:tc>
        <w:tc>
          <w:tcPr>
            <w:tcW w:w="1607" w:type="dxa"/>
            <w:tcBorders>
              <w:top w:val="nil"/>
              <w:left w:val="nil"/>
              <w:bottom w:val="single" w:sz="4" w:space="0" w:color="auto"/>
              <w:right w:val="single" w:sz="4" w:space="0" w:color="auto"/>
            </w:tcBorders>
            <w:shd w:val="clear" w:color="auto" w:fill="auto"/>
            <w:noWrap/>
            <w:vAlign w:val="bottom"/>
            <w:hideMark/>
          </w:tcPr>
          <w:p w14:paraId="23D783C1" w14:textId="42BA8E3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E65935" w14:textId="09EEDD7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8F914C8" w14:textId="2BB350B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00DF3A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80023A" w14:textId="192C233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chaen.rettetden.gt</w:t>
            </w:r>
          </w:p>
        </w:tc>
        <w:tc>
          <w:tcPr>
            <w:tcW w:w="1607" w:type="dxa"/>
            <w:tcBorders>
              <w:top w:val="nil"/>
              <w:left w:val="nil"/>
              <w:bottom w:val="single" w:sz="4" w:space="0" w:color="auto"/>
              <w:right w:val="single" w:sz="4" w:space="0" w:color="auto"/>
            </w:tcBorders>
            <w:shd w:val="clear" w:color="auto" w:fill="auto"/>
            <w:noWrap/>
            <w:vAlign w:val="bottom"/>
            <w:hideMark/>
          </w:tcPr>
          <w:p w14:paraId="65E24D99" w14:textId="4D4FF1A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C7E151" w14:textId="0EF6C3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01BA822" w14:textId="2BC350E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195D38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49E6B9" w14:textId="7F0403F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chaen.rettetden.ge</w:t>
            </w:r>
          </w:p>
        </w:tc>
        <w:tc>
          <w:tcPr>
            <w:tcW w:w="1607" w:type="dxa"/>
            <w:tcBorders>
              <w:top w:val="nil"/>
              <w:left w:val="nil"/>
              <w:bottom w:val="single" w:sz="4" w:space="0" w:color="auto"/>
              <w:right w:val="single" w:sz="4" w:space="0" w:color="auto"/>
            </w:tcBorders>
            <w:shd w:val="clear" w:color="auto" w:fill="auto"/>
            <w:noWrap/>
            <w:vAlign w:val="bottom"/>
            <w:hideMark/>
          </w:tcPr>
          <w:p w14:paraId="28252DDC" w14:textId="5819D8B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5D24EB" w14:textId="729C2CE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15E1699" w14:textId="6C73E29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8802C67"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DFF999" w14:textId="34C80C0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flyt.bemaerkninger.wi</w:t>
            </w:r>
          </w:p>
        </w:tc>
        <w:tc>
          <w:tcPr>
            <w:tcW w:w="1607" w:type="dxa"/>
            <w:tcBorders>
              <w:top w:val="nil"/>
              <w:left w:val="nil"/>
              <w:bottom w:val="single" w:sz="4" w:space="0" w:color="auto"/>
              <w:right w:val="single" w:sz="4" w:space="0" w:color="auto"/>
            </w:tcBorders>
            <w:shd w:val="clear" w:color="auto" w:fill="auto"/>
            <w:noWrap/>
            <w:vAlign w:val="bottom"/>
            <w:hideMark/>
          </w:tcPr>
          <w:p w14:paraId="2A770E1E" w14:textId="79822E4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4655CD5" w14:textId="12371DF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Person.Flyttepaabud.bemaerkningerErIndeholdtI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2FA7193E" w14:textId="67842B4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34F052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342CD5" w14:textId="547CE0E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flyt.bemaerkninger.cont</w:t>
            </w:r>
          </w:p>
        </w:tc>
        <w:tc>
          <w:tcPr>
            <w:tcW w:w="1607" w:type="dxa"/>
            <w:tcBorders>
              <w:top w:val="nil"/>
              <w:left w:val="nil"/>
              <w:bottom w:val="single" w:sz="4" w:space="0" w:color="auto"/>
              <w:right w:val="single" w:sz="4" w:space="0" w:color="auto"/>
            </w:tcBorders>
            <w:shd w:val="clear" w:color="auto" w:fill="auto"/>
            <w:noWrap/>
            <w:vAlign w:val="bottom"/>
            <w:hideMark/>
          </w:tcPr>
          <w:p w14:paraId="74A8B0CE" w14:textId="55CD4B9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93CF57" w14:textId="3FD9F73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Person.Flyttepaabud.bemaerkningerIndeholder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6F8603DC" w14:textId="27EDA92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5363CCD"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85C1A7" w14:textId="637F5BD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flyt.bemaerkninger.eq</w:t>
            </w:r>
          </w:p>
        </w:tc>
        <w:tc>
          <w:tcPr>
            <w:tcW w:w="1607" w:type="dxa"/>
            <w:tcBorders>
              <w:top w:val="nil"/>
              <w:left w:val="nil"/>
              <w:bottom w:val="single" w:sz="4" w:space="0" w:color="auto"/>
              <w:right w:val="single" w:sz="4" w:space="0" w:color="auto"/>
            </w:tcBorders>
            <w:shd w:val="clear" w:color="auto" w:fill="auto"/>
            <w:noWrap/>
            <w:vAlign w:val="bottom"/>
            <w:hideMark/>
          </w:tcPr>
          <w:p w14:paraId="6B62C948" w14:textId="27F4228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D0C708" w14:textId="773C28F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Person.Flyttepaabud.bemaerkningerLigMed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2F706097" w14:textId="59FD097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AE25C2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C743F1" w14:textId="5B5FE9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flyt.virkningfra.ne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3862242" w14:textId="097B752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DD102C" w14:textId="604946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AC24BCA" w14:textId="76297D4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4F7042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F505FF" w14:textId="30B8784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flyt.virkningfra.eq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AF407B0" w14:textId="2FEBAB3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D7D51D" w14:textId="7F13376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9177BD9" w14:textId="1F40C0D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04D9BF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674195" w14:textId="12328C9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flyt.virkningfra.lt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B4BBCCE" w14:textId="38473A5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971636" w14:textId="1F96072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63BD454" w14:textId="599C499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4407CD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663451" w14:textId="5BBF0B9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flyt.virkningfra.le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7F1E790" w14:textId="4B2C06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4D3497" w14:textId="730919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AE73DF3" w14:textId="3F31957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969E43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028E69" w14:textId="6C3FC4F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flyt.virkningfra.gt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21E3C78" w14:textId="6574A7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0297C3" w14:textId="3CB7BDA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78521AD" w14:textId="6FF4BC8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D3F366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64907B" w14:textId="1AF2BFE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flyt.virkningfra.ge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307A69C" w14:textId="6DB991E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8F861C" w14:textId="031E5A1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818DF66" w14:textId="3E72762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F2DB580"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15F76A" w14:textId="482A80B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folk.status.wi</w:t>
            </w:r>
          </w:p>
        </w:tc>
        <w:tc>
          <w:tcPr>
            <w:tcW w:w="1607" w:type="dxa"/>
            <w:tcBorders>
              <w:top w:val="nil"/>
              <w:left w:val="nil"/>
              <w:bottom w:val="single" w:sz="4" w:space="0" w:color="auto"/>
              <w:right w:val="single" w:sz="4" w:space="0" w:color="auto"/>
            </w:tcBorders>
            <w:shd w:val="clear" w:color="auto" w:fill="auto"/>
            <w:noWrap/>
            <w:vAlign w:val="bottom"/>
            <w:hideMark/>
          </w:tcPr>
          <w:p w14:paraId="1EC15E9F" w14:textId="2197F9B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7B57CDAE" w14:textId="5E52CAA6" w:rsidR="00887CE8" w:rsidRPr="0096078E" w:rsidRDefault="00887CE8" w:rsidP="0096078E">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Person.Folkekirke.statusErIndeholdtI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727A76D5" w14:textId="293529D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B2EA02C"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98CD88" w14:textId="7793917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folk.status.eq</w:t>
            </w:r>
          </w:p>
        </w:tc>
        <w:tc>
          <w:tcPr>
            <w:tcW w:w="1607" w:type="dxa"/>
            <w:tcBorders>
              <w:top w:val="nil"/>
              <w:left w:val="nil"/>
              <w:bottom w:val="single" w:sz="4" w:space="0" w:color="auto"/>
              <w:right w:val="single" w:sz="4" w:space="0" w:color="auto"/>
            </w:tcBorders>
            <w:shd w:val="clear" w:color="auto" w:fill="auto"/>
            <w:noWrap/>
            <w:vAlign w:val="bottom"/>
            <w:hideMark/>
          </w:tcPr>
          <w:p w14:paraId="3C11D909" w14:textId="733FA8E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13C00736" w14:textId="6C40056D" w:rsidR="00887CE8" w:rsidRPr="0096078E" w:rsidRDefault="00887CE8" w:rsidP="0096078E">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Person.Folkekirke.statusLigMed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48E16D65" w14:textId="6F1D208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07560A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C381B7" w14:textId="4B74E3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folk.tilhoersforhold.wi</w:t>
            </w:r>
          </w:p>
        </w:tc>
        <w:tc>
          <w:tcPr>
            <w:tcW w:w="1607" w:type="dxa"/>
            <w:tcBorders>
              <w:top w:val="nil"/>
              <w:left w:val="nil"/>
              <w:bottom w:val="single" w:sz="4" w:space="0" w:color="auto"/>
              <w:right w:val="single" w:sz="4" w:space="0" w:color="auto"/>
            </w:tcBorders>
            <w:shd w:val="clear" w:color="auto" w:fill="auto"/>
            <w:noWrap/>
            <w:vAlign w:val="bottom"/>
            <w:hideMark/>
          </w:tcPr>
          <w:p w14:paraId="65541921" w14:textId="5E387DF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6654E40C" w14:textId="38451E55" w:rsidR="00887CE8" w:rsidRPr="0096078E" w:rsidRDefault="00887CE8" w:rsidP="0096078E">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Person.Folkekirke.tilhoersforholdErIndeholdtI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61BD9120" w14:textId="4EA9862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676EA4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08B875" w14:textId="588CA03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folk.tilhoersforhold.eq</w:t>
            </w:r>
          </w:p>
        </w:tc>
        <w:tc>
          <w:tcPr>
            <w:tcW w:w="1607" w:type="dxa"/>
            <w:tcBorders>
              <w:top w:val="nil"/>
              <w:left w:val="nil"/>
              <w:bottom w:val="single" w:sz="4" w:space="0" w:color="auto"/>
              <w:right w:val="single" w:sz="4" w:space="0" w:color="auto"/>
            </w:tcBorders>
            <w:shd w:val="clear" w:color="auto" w:fill="auto"/>
            <w:noWrap/>
            <w:vAlign w:val="bottom"/>
            <w:hideMark/>
          </w:tcPr>
          <w:p w14:paraId="539954A4" w14:textId="25EB6F9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3C510666" w14:textId="5423E4BE" w:rsidR="00887CE8" w:rsidRPr="0096078E" w:rsidRDefault="00887CE8" w:rsidP="0096078E">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Person.Folkekirke.tilhoersforholdLigMed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0B6F4356" w14:textId="000B296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8B922A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064377" w14:textId="4740798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A570360" w14:textId="0F8449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2936DF" w14:textId="610B5A7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32AB6F2" w14:textId="0B99B72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916750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73381C" w14:textId="2313668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C3C630A" w14:textId="3A50EDF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B03A72" w14:textId="4DC6A51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ABEE9A7" w14:textId="58B7C38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801F0D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943A59" w14:textId="1CD44AD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A8F5A00" w14:textId="1748C4B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7C7A9B" w14:textId="5DAEB44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A786686" w14:textId="1247234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5B9A2B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80E02A" w14:textId="4E20E43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4247B5B" w14:textId="5EE0A74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9D3290" w14:textId="6B7EA56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7A9BCB8" w14:textId="749BA93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6D6BF4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A4A924" w14:textId="12B6C21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0F98F4F" w14:textId="0841185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FBC39C" w14:textId="444EB01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58BFF87" w14:textId="19C66C4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E5608F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75BDF9" w14:textId="6C3588C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B05BA7F" w14:textId="5CCE47F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D06717" w14:textId="70AA9AD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70FA5BC" w14:textId="5C028C4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05167E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A2EC9C" w14:textId="68CC9B4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65BE054" w14:textId="0C6D7C3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DB9F78B" w14:textId="5F43DF4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25A613F" w14:textId="49D9FD6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5F98BF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0B1335" w14:textId="4ADAA13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9ECA463" w14:textId="4066DA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6B1A72" w14:textId="44C6F05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5E24EE5" w14:textId="1F003E5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C7D491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7B8EC5" w14:textId="67642A3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C210811" w14:textId="08B3F93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3F2840" w14:textId="7B6D65A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3F8024F" w14:textId="2EE1EFB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95E1E3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6AFB7C" w14:textId="2CB5375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C3E99FD" w14:textId="3F18B68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A665DD" w14:textId="321E720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29E98F0" w14:textId="5508E6A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E25BB3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BA9E9E" w14:textId="5185A7C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463DD80" w14:textId="0F81601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3569FE" w14:textId="71504F6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A2FFDBB" w14:textId="31034F0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20EEE3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8BDD02" w14:textId="66FC92B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8AA8020" w14:textId="029667E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0222C5" w14:textId="5F1BE8F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CFC9C8E" w14:textId="4CC46D5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DA6C38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D6B57E" w14:textId="26A2D8B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4FD44A5" w14:textId="50612DA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3F2551" w14:textId="3B21A14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88767D2" w14:textId="14352EC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AFF7F9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A6C1AB" w14:textId="5750908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folk.virkningtilum.eq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0560917F" w14:textId="48C4D3F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4BA567A" w14:textId="4204BDE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B948001" w14:textId="4AF5A3C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8CA5E4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CF1D98" w14:textId="4C98DBD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fopl.foraelderrolle.wi</w:t>
            </w:r>
          </w:p>
        </w:tc>
        <w:tc>
          <w:tcPr>
            <w:tcW w:w="1607" w:type="dxa"/>
            <w:tcBorders>
              <w:top w:val="nil"/>
              <w:left w:val="nil"/>
              <w:bottom w:val="single" w:sz="4" w:space="0" w:color="auto"/>
              <w:right w:val="single" w:sz="4" w:space="0" w:color="auto"/>
            </w:tcBorders>
            <w:shd w:val="clear" w:color="auto" w:fill="auto"/>
            <w:noWrap/>
            <w:vAlign w:val="bottom"/>
            <w:hideMark/>
          </w:tcPr>
          <w:p w14:paraId="32AF4ABA" w14:textId="1F378D9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9D29ABD" w14:textId="53B7D79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6F86FDFA" w14:textId="4ED6D0A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4AC137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907AD3" w14:textId="220FD98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fopl.foraelderrolle.eq</w:t>
            </w:r>
          </w:p>
        </w:tc>
        <w:tc>
          <w:tcPr>
            <w:tcW w:w="1607" w:type="dxa"/>
            <w:tcBorders>
              <w:top w:val="nil"/>
              <w:left w:val="nil"/>
              <w:bottom w:val="single" w:sz="4" w:space="0" w:color="auto"/>
              <w:right w:val="single" w:sz="4" w:space="0" w:color="auto"/>
            </w:tcBorders>
            <w:shd w:val="clear" w:color="auto" w:fill="auto"/>
            <w:noWrap/>
            <w:vAlign w:val="bottom"/>
            <w:hideMark/>
          </w:tcPr>
          <w:p w14:paraId="1FC4DC1A" w14:textId="551A07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E3C9734" w14:textId="62A1C7A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558183DA" w14:textId="73753A6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EE279B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74A5AF" w14:textId="734EF22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E050D67" w14:textId="36AD004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E018A9" w14:textId="25EFDD7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A1EE920" w14:textId="7E0ED60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8BCE1E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655773" w14:textId="1A3570D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7D8A00F" w14:textId="0F366E5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812BA6" w14:textId="363342E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2747517" w14:textId="679ADFE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159305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322524" w14:textId="3B8C730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BC7BCF5" w14:textId="1626237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A8C59E" w14:textId="502B8E7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DB2043B" w14:textId="3204EC8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1967B5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A12D0A" w14:textId="01F1EE1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3499687" w14:textId="3947273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206DDE" w14:textId="79B9554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C23B9AA" w14:textId="5609A13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79ED46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065E25" w14:textId="4A7BAB8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0568B6E" w14:textId="05712CD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2FDA92" w14:textId="7CD9A5F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DE0E42F" w14:textId="44C1E0C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C00970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47AB5D" w14:textId="5CDA2F7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F860C37" w14:textId="395B4F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8F765D" w14:textId="7EFA647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EBCCC90" w14:textId="66ED1C9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8284A6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AF35AC" w14:textId="316FCF1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5AAD58F" w14:textId="29694CB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5CFB320" w14:textId="47B1301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C17CD35" w14:textId="738EEF3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1B03E83"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BA939A" w14:textId="4D7C23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fmyn.indehaverrolle.wi</w:t>
            </w:r>
          </w:p>
        </w:tc>
        <w:tc>
          <w:tcPr>
            <w:tcW w:w="1607" w:type="dxa"/>
            <w:tcBorders>
              <w:top w:val="nil"/>
              <w:left w:val="nil"/>
              <w:bottom w:val="single" w:sz="4" w:space="0" w:color="auto"/>
              <w:right w:val="single" w:sz="4" w:space="0" w:color="auto"/>
            </w:tcBorders>
            <w:shd w:val="clear" w:color="auto" w:fill="auto"/>
            <w:noWrap/>
            <w:vAlign w:val="bottom"/>
            <w:hideMark/>
          </w:tcPr>
          <w:p w14:paraId="4CBD5A67" w14:textId="2E74E9C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17420B25" w14:textId="56383288" w:rsidR="00887CE8" w:rsidRPr="0096078E" w:rsidRDefault="00887CE8" w:rsidP="0096078E">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BB2493B" w14:textId="44F765B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ADE5B8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5B1EE0" w14:textId="620532C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fmyn.indehaverrolle.eq</w:t>
            </w:r>
          </w:p>
        </w:tc>
        <w:tc>
          <w:tcPr>
            <w:tcW w:w="1607" w:type="dxa"/>
            <w:tcBorders>
              <w:top w:val="nil"/>
              <w:left w:val="nil"/>
              <w:bottom w:val="single" w:sz="4" w:space="0" w:color="auto"/>
              <w:right w:val="single" w:sz="4" w:space="0" w:color="auto"/>
            </w:tcBorders>
            <w:shd w:val="clear" w:color="auto" w:fill="auto"/>
            <w:noWrap/>
            <w:vAlign w:val="bottom"/>
            <w:hideMark/>
          </w:tcPr>
          <w:p w14:paraId="5FBC57CE" w14:textId="7C7A09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57817145" w14:textId="70D24F0B" w:rsidR="00887CE8" w:rsidRPr="0096078E" w:rsidRDefault="00887CE8" w:rsidP="0096078E">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1BE35270" w14:textId="4F2F5C7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05A8E6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69C612" w14:textId="66FC45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7E088C3" w14:textId="77064FF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EB9414" w14:textId="4837046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79CAB0A" w14:textId="01B0FAD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9DEEC9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16C5BD" w14:textId="7D94345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DACAAD8" w14:textId="39A8E1D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22E960" w14:textId="1EEC1B9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A5FD799" w14:textId="62EA613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6B66E4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280951" w14:textId="549F74A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2FA50CD" w14:textId="044A50E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FAA349" w14:textId="320E96E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557070E" w14:textId="74BF950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164D5D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B0F9CC" w14:textId="74C4EC1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36BF1CE" w14:textId="41A2BB6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285EDB" w14:textId="1AFD029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ACBA425" w14:textId="7758307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0E5FDE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6C6DFF" w14:textId="0D48437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EC4C81F" w14:textId="2851C86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3E2A19" w14:textId="648322B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1E1DCF2" w14:textId="15D8936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4932D4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4AD738" w14:textId="309B17E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C2F57AF" w14:textId="48F1CC9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43B454" w14:textId="7F41BEF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36A001E" w14:textId="184850A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2FCBC2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3CE756" w14:textId="294B6D7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483D9B0" w14:textId="4DB4252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142E9C2" w14:textId="00EA10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F0EB9DA" w14:textId="2E823A5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0401CB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CA3953" w14:textId="5504054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2D05D7E1" w14:textId="164C321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37AB74" w14:textId="0429F5F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6B95D60" w14:textId="58CEEB1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2A6623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9A8799" w14:textId="151E893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150E0BC" w14:textId="4F828FA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CA525B" w14:textId="5ECD7B2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AC64088" w14:textId="0BFAEC6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0AB717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12DCC0" w14:textId="344AEAD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2ABACDC" w14:textId="39208E1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13382E" w14:textId="30F769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F5F28C1" w14:textId="1EA219A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518523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2CDE16" w14:textId="4BBF59D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050D57F" w14:textId="06E640B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1B56D4" w14:textId="4A4E258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BDF0038" w14:textId="330316A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70B4D7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15E05F" w14:textId="188886E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F4D4353" w14:textId="48ACAA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1CA471" w14:textId="2305B0C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FDD4775" w14:textId="2C5AE71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52FAE5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A88329" w14:textId="3660CE7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fmyn.virkningtil.ge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6BC9211" w14:textId="3ADDE5B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3C454F" w14:textId="6DC2EE6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23BA4D8" w14:textId="6A3FE8F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FD5FD7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3FF819" w14:textId="30D90A9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3E1DD5A3" w14:textId="1178524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999A01D" w14:textId="4FF8ED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5A04078" w14:textId="1BCA3E7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EE9AEB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693E62" w14:textId="38CADC0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738AF703" w14:textId="5968DE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331DE2" w14:textId="273A1BE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050E413F" w14:textId="7B4D241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486104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E01EA9" w14:textId="596D6E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205091E" w14:textId="5622D1E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3BA7ED" w14:textId="10DAFF6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9A61BD1" w14:textId="3C84072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1F80D8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2AFDE8" w14:textId="30123D2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A5B9B33" w14:textId="46BFE10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5DDF46" w14:textId="4A295C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74B61EA" w14:textId="2FDB183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4342C6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2C8EE5" w14:textId="033BEE3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forsvind.virkningfra.lt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C72DBA1" w14:textId="2D2E625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6093D2" w14:textId="67804DF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D139B28" w14:textId="403C1F2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2E3AED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97D084" w14:textId="5D84D36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B275024" w14:textId="4BAE9F8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3A360A" w14:textId="06926E7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A3809FB" w14:textId="3AA4128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40B6F0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B71A9D" w14:textId="4366F2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284CED4" w14:textId="5F655F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BFF7408" w14:textId="4F1BB85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21328A8" w14:textId="757BC2A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64C187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AF29A6" w14:textId="27E6C9A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BDDA870" w14:textId="5BD3990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939014" w14:textId="5FA2C80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50B1C5E" w14:textId="02E0CBF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E8F61A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5370A9" w14:textId="04FDECF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0C15DEA9" w14:textId="1C78B3F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E0BB603" w14:textId="5D9C312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25268E7" w14:textId="4C17A05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736955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A10CB2" w14:textId="416F1E0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670CCC7" w14:textId="5EE070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6CA60B" w14:textId="633C429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32AACDD" w14:textId="19D294D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B7C160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0B3379" w14:textId="3EA3A4C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CC263ED" w14:textId="26F4A55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805311" w14:textId="1277753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DFF7018" w14:textId="0BD86F7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A25520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668F38" w14:textId="0938C95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3912E6A" w14:textId="6291401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AE4E89" w14:textId="795557C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1078FD3" w14:textId="5A152C7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2C4247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C83E6B" w14:textId="7957632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10F55FA" w14:textId="28831F5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62401F" w14:textId="4957111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842B91B" w14:textId="2C38A00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FA2C56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B7B30A" w14:textId="136067F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75C36E2" w14:textId="748046E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B27B67" w14:textId="782C777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5350F8F" w14:textId="5CEFD39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6D52E3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7CD6C3" w14:textId="77952D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3A47F3D2" w14:textId="30EF67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61983A" w14:textId="6B694B2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C19DA36" w14:textId="417552A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D09C0B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5BFE8D" w14:textId="4CF0230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forsvind.virkningtilum.eq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134154FF" w14:textId="337CF8B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C667228" w14:textId="5C5E8CA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136593A" w14:textId="3245B18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9B9430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33F51E" w14:textId="36B8C5B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komfor.bemaerkninger.wi</w:t>
            </w:r>
          </w:p>
        </w:tc>
        <w:tc>
          <w:tcPr>
            <w:tcW w:w="1607" w:type="dxa"/>
            <w:tcBorders>
              <w:top w:val="nil"/>
              <w:left w:val="nil"/>
              <w:bottom w:val="single" w:sz="4" w:space="0" w:color="auto"/>
              <w:right w:val="single" w:sz="4" w:space="0" w:color="auto"/>
            </w:tcBorders>
            <w:shd w:val="clear" w:color="000000" w:fill="FFFFFF"/>
            <w:noWrap/>
            <w:vAlign w:val="bottom"/>
            <w:hideMark/>
          </w:tcPr>
          <w:p w14:paraId="264F4D73" w14:textId="6984C08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B5B0E8B" w14:textId="24DA37A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Person.KommunaleForhold.bemaerkningerErIndeholdtI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7F49B532" w14:textId="6297031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3DB7571"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4DA47B" w14:textId="565EBDB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komfor.bemaerkninger.cont</w:t>
            </w:r>
          </w:p>
        </w:tc>
        <w:tc>
          <w:tcPr>
            <w:tcW w:w="1607" w:type="dxa"/>
            <w:tcBorders>
              <w:top w:val="nil"/>
              <w:left w:val="nil"/>
              <w:bottom w:val="single" w:sz="4" w:space="0" w:color="auto"/>
              <w:right w:val="single" w:sz="4" w:space="0" w:color="auto"/>
            </w:tcBorders>
            <w:shd w:val="clear" w:color="000000" w:fill="FFFFFF"/>
            <w:noWrap/>
            <w:vAlign w:val="bottom"/>
            <w:hideMark/>
          </w:tcPr>
          <w:p w14:paraId="34ABF852" w14:textId="0BA0AA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462425F" w14:textId="6DD4B08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Person.KommunaleForhold.bemaerkningerIndeholder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08991586" w14:textId="1384AE4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A012C19"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355FFE" w14:textId="641E39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komfor.bemaerkninger.eq</w:t>
            </w:r>
          </w:p>
        </w:tc>
        <w:tc>
          <w:tcPr>
            <w:tcW w:w="1607" w:type="dxa"/>
            <w:tcBorders>
              <w:top w:val="nil"/>
              <w:left w:val="nil"/>
              <w:bottom w:val="single" w:sz="4" w:space="0" w:color="auto"/>
              <w:right w:val="single" w:sz="4" w:space="0" w:color="auto"/>
            </w:tcBorders>
            <w:shd w:val="clear" w:color="000000" w:fill="FFFFFF"/>
            <w:noWrap/>
            <w:vAlign w:val="bottom"/>
            <w:hideMark/>
          </w:tcPr>
          <w:p w14:paraId="2BB07B80" w14:textId="768AF2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C7EAA61" w14:textId="672402E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Person.KommunaleForhold.bemaerkningerLigMed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125B0CA7" w14:textId="6B91099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BD134D8"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059539" w14:textId="362B1C9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komfor.kommunaleforholdskode.wi</w:t>
            </w:r>
          </w:p>
        </w:tc>
        <w:tc>
          <w:tcPr>
            <w:tcW w:w="1607" w:type="dxa"/>
            <w:tcBorders>
              <w:top w:val="nil"/>
              <w:left w:val="nil"/>
              <w:bottom w:val="single" w:sz="4" w:space="0" w:color="auto"/>
              <w:right w:val="single" w:sz="4" w:space="0" w:color="auto"/>
            </w:tcBorders>
            <w:shd w:val="clear" w:color="000000" w:fill="FFFFFF"/>
            <w:noWrap/>
            <w:vAlign w:val="bottom"/>
            <w:hideMark/>
          </w:tcPr>
          <w:p w14:paraId="333A72E4" w14:textId="2EF3874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4565DBB" w14:textId="4F993C6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Person.KommunaleForhold.kommunaleforholdskodeErIndeholdtI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6056C505" w14:textId="44B0240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C6FFE4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E52F1E" w14:textId="3463C34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komfor.kommunaleforholdskode.cont</w:t>
            </w:r>
          </w:p>
        </w:tc>
        <w:tc>
          <w:tcPr>
            <w:tcW w:w="1607" w:type="dxa"/>
            <w:tcBorders>
              <w:top w:val="nil"/>
              <w:left w:val="nil"/>
              <w:bottom w:val="single" w:sz="4" w:space="0" w:color="auto"/>
              <w:right w:val="single" w:sz="4" w:space="0" w:color="auto"/>
            </w:tcBorders>
            <w:shd w:val="clear" w:color="000000" w:fill="FFFFFF"/>
            <w:noWrap/>
            <w:vAlign w:val="bottom"/>
            <w:hideMark/>
          </w:tcPr>
          <w:p w14:paraId="2A4D5410" w14:textId="7246D88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39EAC32" w14:textId="30B29F4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Person.KommunaleForhold.kommunaleforholdskodeIndeholder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2940F7D2" w14:textId="4F9562B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9129914"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7B5645" w14:textId="30F93D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komfor.kommunaleforholdskode.eq</w:t>
            </w:r>
          </w:p>
        </w:tc>
        <w:tc>
          <w:tcPr>
            <w:tcW w:w="1607" w:type="dxa"/>
            <w:tcBorders>
              <w:top w:val="nil"/>
              <w:left w:val="nil"/>
              <w:bottom w:val="single" w:sz="4" w:space="0" w:color="auto"/>
              <w:right w:val="single" w:sz="4" w:space="0" w:color="auto"/>
            </w:tcBorders>
            <w:shd w:val="clear" w:color="000000" w:fill="FFFFFF"/>
            <w:noWrap/>
            <w:vAlign w:val="bottom"/>
            <w:hideMark/>
          </w:tcPr>
          <w:p w14:paraId="29A9526F" w14:textId="64C01A5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CC3D18" w14:textId="38BE9B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Person.KommunaleForhold.kommunaleforholdskodeLigMed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3950BA94" w14:textId="034E09D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3F02929"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8781E4" w14:textId="63DCAD6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2E8EB157" w14:textId="23F57E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3362236" w14:textId="1BFCE7B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Person.KommunaleForhold.kommunaleforholdstypeErIndeholdtI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3ECB2FA9" w14:textId="5052009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9F96741"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67B74C" w14:textId="74EE7C8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48EFE1A9" w14:textId="7C2BF35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B0DE65" w14:textId="74269AB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Person.KommunaleForhold.kommunaleforholdstypeLigMed - Angiver forhold </w:t>
            </w:r>
            <w:r>
              <w:rPr>
                <w:rFonts w:ascii="Verdana" w:hAnsi="Verdana"/>
                <w:sz w:val="20"/>
                <w:szCs w:val="20"/>
              </w:rPr>
              <w:lastRenderedPageBreak/>
              <w:t>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5D50A5E7" w14:textId="080B3E7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887CE8" w:rsidRPr="0096078E" w14:paraId="34EE38C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FB2EBB" w14:textId="32694F1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23CC189" w14:textId="0D0C5E6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D95327" w14:textId="2E8F6E7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F57C35B" w14:textId="4F8D902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F5BAC8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04DF0B" w14:textId="04E0794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FED7E09" w14:textId="329A0A8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0925B1" w14:textId="5A921C6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AF7CC0B" w14:textId="3257987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170FA8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F73593" w14:textId="658013C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8CF2397" w14:textId="7D835BE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9533DD" w14:textId="3369D05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FF3A797" w14:textId="7D6A533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5B008B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4839D4" w14:textId="7307A5B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BDF4E9D" w14:textId="076C7E6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D79349" w14:textId="6839D5B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3A1E7A" w14:textId="0DC88BF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6FB734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49FDA9" w14:textId="61AE95A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A951F4D" w14:textId="01B07C2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DE9DD2" w14:textId="6A98363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8595AC1" w14:textId="6C63D4F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354FDB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836556" w14:textId="4CEDC61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56D33A3B" w14:textId="58D47F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6DC6CC" w14:textId="6B1FA4A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E704007" w14:textId="37FBB90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06329D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9580FF" w14:textId="4EF6748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komfor.virkningfraum.eq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882AB56" w14:textId="5FE1F66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7F402BE" w14:textId="7AB5A0B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71A20A4" w14:textId="24E325C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D4AB158"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4802AE" w14:textId="392E38F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609B9930" w14:textId="3D4C092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C50A752" w14:textId="2907606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Person.KontaktAdresse.simpelAdresseIndeholder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4D2FC94F" w14:textId="1B0A1D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887CE8" w:rsidRPr="0096078E" w14:paraId="7E8B24E4"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82480B" w14:textId="6E148F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2212CE5A" w14:textId="25C6E7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6830C04" w14:textId="259987A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C70CD92" w14:textId="0DF5E4C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8F6936D"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132A47" w14:textId="2D55F78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6949AB8D" w14:textId="560635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471E2F" w14:textId="474A32E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55DC260" w14:textId="048F2AA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B2E677E"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827911" w14:textId="0362EEC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166B4B0F" w14:textId="056F1A0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D2B35AC" w14:textId="1246D1F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DB6DC4D" w14:textId="41F2C76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E14065E"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450771" w14:textId="19D7A05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193B5C82" w14:textId="002FFE9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558B4A1" w14:textId="6651ECE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07165052" w14:textId="6FF992E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9BAC1F9"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454745" w14:textId="5484E0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39CC1D79" w14:textId="08B1570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6938B03" w14:textId="16640AE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548ED0C" w14:textId="1703CAB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21CF6A1"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B0346A" w14:textId="078587A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7ED7A0DE" w14:textId="28B301F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143671A" w14:textId="1A7C81A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01D70D11" w14:textId="358696B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305EB6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2E53D6" w14:textId="074FF8E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852FEF3" w14:textId="220C0E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30B91AF" w14:textId="4398361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DE0C582" w14:textId="41608AB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3B0FD1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2402AA" w14:textId="2FB57CD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1871B75" w14:textId="608259E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354055" w14:textId="03C0F0E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0F1B4C6" w14:textId="1BE6A7E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A67519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EA9AF3" w14:textId="7AC44EE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E472136" w14:textId="581351F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D1F2A7" w14:textId="783CB2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656C8F0" w14:textId="4BA6E0B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3ACABC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B2D73E" w14:textId="5C06AB7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FF82BE1" w14:textId="06EC9A7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B84614" w14:textId="3DEDD35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E656A51" w14:textId="67D0A45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9A3CCC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4698A1" w14:textId="4A3D763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konadr.virkningfra.gt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95A4030" w14:textId="32EE242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5D5A44" w14:textId="74EDE12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65C9A99" w14:textId="64E29D9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ED7C5B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F2D48A" w14:textId="64C43AD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5DD09676" w14:textId="5713130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290F1A" w14:textId="11CE4FE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03510F2" w14:textId="32DC58F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2BB3CA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C9DBD9" w14:textId="4A4EB65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903D4CB" w14:textId="48B68FB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075C19" w14:textId="1EB4EE8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C64D138" w14:textId="1E2E57C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789E8C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12549D" w14:textId="72E943E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E450098" w14:textId="79DDF47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34C746" w14:textId="52F953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BCD8C3D" w14:textId="41F2F18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BCB3FD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B34A33" w14:textId="2027EA6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9323368" w14:textId="3657897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EB156B" w14:textId="5742831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6A179D1" w14:textId="2DABB47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8B95F5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5DBB5B" w14:textId="2F36178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9E96322" w14:textId="4931BD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8CD75B" w14:textId="143A3D0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B2EAD41" w14:textId="1944F24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762A9B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8C814C" w14:textId="050EEC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B492CE2" w14:textId="289A77C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4B9FA3" w14:textId="48F0BE7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D37F946" w14:textId="56C8B50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D95410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16205B" w14:textId="6CD58B6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3EE43074" w14:textId="5752FC8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23B379" w14:textId="25AE09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BA900ED" w14:textId="20B614C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0950A2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EC03C8" w14:textId="044700F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7659D483" w14:textId="32FCB6D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F3AA304" w14:textId="23FEDE9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Person.Navn.adresseringsnavnErIndeholdtI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378CD35B" w14:textId="03AD750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0B5311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B22CB7" w14:textId="306FA69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2E6A4013" w14:textId="4657FF1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D28D957" w14:textId="38E32E8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Person.Navn.adresseringsnavnIndeholder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6326C089" w14:textId="7E7D3BA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872BC0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2A3493" w14:textId="25662F2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482FBBBA" w14:textId="5C2B37D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A419D9E" w14:textId="010A230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Person.Navn.adresseringsnavnLigMed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7248A870" w14:textId="7CEF6B6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79AF77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A57088" w14:textId="07F966A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navn.efternavn.wi</w:t>
            </w:r>
          </w:p>
        </w:tc>
        <w:tc>
          <w:tcPr>
            <w:tcW w:w="1607" w:type="dxa"/>
            <w:tcBorders>
              <w:top w:val="nil"/>
              <w:left w:val="nil"/>
              <w:bottom w:val="single" w:sz="4" w:space="0" w:color="auto"/>
              <w:right w:val="single" w:sz="4" w:space="0" w:color="auto"/>
            </w:tcBorders>
            <w:shd w:val="clear" w:color="auto" w:fill="auto"/>
            <w:noWrap/>
            <w:vAlign w:val="bottom"/>
            <w:hideMark/>
          </w:tcPr>
          <w:p w14:paraId="29DAC628" w14:textId="05E303B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F0C193" w14:textId="7111183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Person.Navn.efternavnErIndeholdtI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573F0476" w14:textId="37DA759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3C2F30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14467A" w14:textId="52DE98B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navn.efternavn.cont</w:t>
            </w:r>
          </w:p>
        </w:tc>
        <w:tc>
          <w:tcPr>
            <w:tcW w:w="1607" w:type="dxa"/>
            <w:tcBorders>
              <w:top w:val="nil"/>
              <w:left w:val="nil"/>
              <w:bottom w:val="single" w:sz="4" w:space="0" w:color="auto"/>
              <w:right w:val="single" w:sz="4" w:space="0" w:color="auto"/>
            </w:tcBorders>
            <w:shd w:val="clear" w:color="auto" w:fill="auto"/>
            <w:noWrap/>
            <w:vAlign w:val="bottom"/>
            <w:hideMark/>
          </w:tcPr>
          <w:p w14:paraId="47E0A3A4" w14:textId="40969E4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FF2A505" w14:textId="6D42907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Person.Navn.efternavnIndeholder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6AB16D82" w14:textId="2DACDF1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A92169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F18B50" w14:textId="5BF6BE6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navn.efternavn.eq</w:t>
            </w:r>
          </w:p>
        </w:tc>
        <w:tc>
          <w:tcPr>
            <w:tcW w:w="1607" w:type="dxa"/>
            <w:tcBorders>
              <w:top w:val="nil"/>
              <w:left w:val="nil"/>
              <w:bottom w:val="single" w:sz="4" w:space="0" w:color="auto"/>
              <w:right w:val="single" w:sz="4" w:space="0" w:color="auto"/>
            </w:tcBorders>
            <w:shd w:val="clear" w:color="auto" w:fill="auto"/>
            <w:noWrap/>
            <w:vAlign w:val="bottom"/>
            <w:hideMark/>
          </w:tcPr>
          <w:p w14:paraId="457A5201" w14:textId="23F47CB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0A8D752" w14:textId="7560805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Person.Navn.efternavnLigMed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685907EE" w14:textId="12298FD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206BCBF"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78AD91" w14:textId="5F7FB79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5DA754F0" w14:textId="41B40F0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725D0A" w14:textId="33B239B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Person.Navn.efternavnsmarkeringErIndeholdtI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79685160" w14:textId="575D131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FA2B107"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83C261" w14:textId="28B1817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24C4D8A9" w14:textId="3CC0899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EB88192" w14:textId="54C62A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Person.Navn.efternavnsmarkeringLigMed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774F7E06" w14:textId="515DB14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98E8F4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6E3554" w14:textId="1266243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navn.fornavne.wi</w:t>
            </w:r>
          </w:p>
        </w:tc>
        <w:tc>
          <w:tcPr>
            <w:tcW w:w="1607" w:type="dxa"/>
            <w:tcBorders>
              <w:top w:val="nil"/>
              <w:left w:val="nil"/>
              <w:bottom w:val="single" w:sz="4" w:space="0" w:color="auto"/>
              <w:right w:val="single" w:sz="4" w:space="0" w:color="auto"/>
            </w:tcBorders>
            <w:shd w:val="clear" w:color="auto" w:fill="auto"/>
            <w:noWrap/>
            <w:vAlign w:val="bottom"/>
            <w:hideMark/>
          </w:tcPr>
          <w:p w14:paraId="2200C4EA" w14:textId="738839C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8EFFFB" w14:textId="4C1C90E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Person.Navn.fornavneErIndeholdtI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12FEF1CA" w14:textId="7EEFEE6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A785FE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1C4A4C" w14:textId="559A6C6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navn.fornavne.cont</w:t>
            </w:r>
          </w:p>
        </w:tc>
        <w:tc>
          <w:tcPr>
            <w:tcW w:w="1607" w:type="dxa"/>
            <w:tcBorders>
              <w:top w:val="nil"/>
              <w:left w:val="nil"/>
              <w:bottom w:val="single" w:sz="4" w:space="0" w:color="auto"/>
              <w:right w:val="single" w:sz="4" w:space="0" w:color="auto"/>
            </w:tcBorders>
            <w:shd w:val="clear" w:color="auto" w:fill="auto"/>
            <w:noWrap/>
            <w:vAlign w:val="bottom"/>
            <w:hideMark/>
          </w:tcPr>
          <w:p w14:paraId="515B30D5" w14:textId="203E0DE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26D3272" w14:textId="07A91AC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Person.Navn.fornavneIndeholder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22351BCE" w14:textId="7D74604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B0DD4D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036E32" w14:textId="749DD7B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navn.fornavne.eq</w:t>
            </w:r>
          </w:p>
        </w:tc>
        <w:tc>
          <w:tcPr>
            <w:tcW w:w="1607" w:type="dxa"/>
            <w:tcBorders>
              <w:top w:val="nil"/>
              <w:left w:val="nil"/>
              <w:bottom w:val="single" w:sz="4" w:space="0" w:color="auto"/>
              <w:right w:val="single" w:sz="4" w:space="0" w:color="auto"/>
            </w:tcBorders>
            <w:shd w:val="clear" w:color="auto" w:fill="auto"/>
            <w:noWrap/>
            <w:vAlign w:val="bottom"/>
            <w:hideMark/>
          </w:tcPr>
          <w:p w14:paraId="49A728C3" w14:textId="666A28A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CD3AE50" w14:textId="11A5808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Person.Navn.fornavneLigMed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4FD2F500" w14:textId="1540A54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1AB29F0"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AB4620" w14:textId="6C11F77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21AE0395" w14:textId="084EE26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BCC2952" w14:textId="5ECD070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Person.Navn.fornavnsmarkeringErIndeholdtI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5259FF7C" w14:textId="7A92FEB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9EEF0E8"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74B99F" w14:textId="7443942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5F01F601" w14:textId="5F97101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9477E45" w14:textId="4151AC5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Person.Navn.fornavnsmarkeringLigMed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76C40B35" w14:textId="754E030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5B2E64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9CC97A" w14:textId="4CD66F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navn.mellemnavn.wi</w:t>
            </w:r>
          </w:p>
        </w:tc>
        <w:tc>
          <w:tcPr>
            <w:tcW w:w="1607" w:type="dxa"/>
            <w:tcBorders>
              <w:top w:val="nil"/>
              <w:left w:val="nil"/>
              <w:bottom w:val="single" w:sz="4" w:space="0" w:color="auto"/>
              <w:right w:val="single" w:sz="4" w:space="0" w:color="auto"/>
            </w:tcBorders>
            <w:shd w:val="clear" w:color="auto" w:fill="auto"/>
            <w:noWrap/>
            <w:vAlign w:val="bottom"/>
            <w:hideMark/>
          </w:tcPr>
          <w:p w14:paraId="1FEA14F4" w14:textId="598A9EC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32A0FD" w14:textId="50F9092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Person.Navn.mellemnavnErIndeholdtI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1B570DA3" w14:textId="7CE1E28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B166C7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39173E" w14:textId="00BB62E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navn.mellemnavn.cont</w:t>
            </w:r>
          </w:p>
        </w:tc>
        <w:tc>
          <w:tcPr>
            <w:tcW w:w="1607" w:type="dxa"/>
            <w:tcBorders>
              <w:top w:val="nil"/>
              <w:left w:val="nil"/>
              <w:bottom w:val="single" w:sz="4" w:space="0" w:color="auto"/>
              <w:right w:val="single" w:sz="4" w:space="0" w:color="auto"/>
            </w:tcBorders>
            <w:shd w:val="clear" w:color="auto" w:fill="auto"/>
            <w:noWrap/>
            <w:vAlign w:val="bottom"/>
            <w:hideMark/>
          </w:tcPr>
          <w:p w14:paraId="083DA3A2" w14:textId="2FCF05E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FBB25F0" w14:textId="34212B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Person.Navn.mellemnavnIndeholder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09AB48D9" w14:textId="779A637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37BE2E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4B336B" w14:textId="78E7152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navn.mellemnavn.eq</w:t>
            </w:r>
          </w:p>
        </w:tc>
        <w:tc>
          <w:tcPr>
            <w:tcW w:w="1607" w:type="dxa"/>
            <w:tcBorders>
              <w:top w:val="nil"/>
              <w:left w:val="nil"/>
              <w:bottom w:val="single" w:sz="4" w:space="0" w:color="auto"/>
              <w:right w:val="single" w:sz="4" w:space="0" w:color="auto"/>
            </w:tcBorders>
            <w:shd w:val="clear" w:color="auto" w:fill="auto"/>
            <w:noWrap/>
            <w:vAlign w:val="bottom"/>
            <w:hideMark/>
          </w:tcPr>
          <w:p w14:paraId="3E008030" w14:textId="5423428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4429611" w14:textId="67BBE1E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Person.Navn.mellemnavnLigMed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7983E1D7" w14:textId="2DD7135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E557F78"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BB8942" w14:textId="2F0EE7E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7F8D99AA" w14:textId="69E41C5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64D1626" w14:textId="6F209DC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Person.Navn.mellemnavnsmarkeringErIndeholdtI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0657B8B4" w14:textId="5152E45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6D4CDAC"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0813A1" w14:textId="740FBFC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0DE5FD34" w14:textId="1B3D99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B2F7514" w14:textId="1874EBE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Person.Navn.mellemnavnsmarkeringLigMed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76AB5B27" w14:textId="588BD25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AEE470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E3058B" w14:textId="07122FE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navn.status.wi</w:t>
            </w:r>
          </w:p>
        </w:tc>
        <w:tc>
          <w:tcPr>
            <w:tcW w:w="1607" w:type="dxa"/>
            <w:tcBorders>
              <w:top w:val="nil"/>
              <w:left w:val="nil"/>
              <w:bottom w:val="single" w:sz="4" w:space="0" w:color="auto"/>
              <w:right w:val="single" w:sz="4" w:space="0" w:color="auto"/>
            </w:tcBorders>
            <w:shd w:val="clear" w:color="auto" w:fill="auto"/>
            <w:noWrap/>
            <w:vAlign w:val="bottom"/>
            <w:hideMark/>
          </w:tcPr>
          <w:p w14:paraId="3C5878F7" w14:textId="5FC3620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92582E9" w14:textId="6595064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F1BDCB1" w14:textId="211EBA2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377869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285B8B" w14:textId="32D8DE6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navn.status.eq</w:t>
            </w:r>
          </w:p>
        </w:tc>
        <w:tc>
          <w:tcPr>
            <w:tcW w:w="1607" w:type="dxa"/>
            <w:tcBorders>
              <w:top w:val="nil"/>
              <w:left w:val="nil"/>
              <w:bottom w:val="single" w:sz="4" w:space="0" w:color="auto"/>
              <w:right w:val="single" w:sz="4" w:space="0" w:color="auto"/>
            </w:tcBorders>
            <w:shd w:val="clear" w:color="auto" w:fill="auto"/>
            <w:noWrap/>
            <w:vAlign w:val="bottom"/>
            <w:hideMark/>
          </w:tcPr>
          <w:p w14:paraId="114CC894" w14:textId="44DA27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9B78A97" w14:textId="0037ED1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214C9EDF" w14:textId="7C8FD18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BB9240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72FD75" w14:textId="346685D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57270F5" w14:textId="5C29176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643FCC" w14:textId="2F7431F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AF031F3" w14:textId="17ACF51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832F87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A6F3FC" w14:textId="61436DF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7EAD82C" w14:textId="72DD705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73F0B7" w14:textId="342AD55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5E6896D" w14:textId="6A47B65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9BC9DA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737760" w14:textId="5C2AD68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6B77EE9" w14:textId="72742E3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8C6CBD" w14:textId="6E1CD60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E345C0F" w14:textId="634BCEA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EE4A31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F86F86" w14:textId="6E434C6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CDB4471" w14:textId="26D7220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DD77F3" w14:textId="26411DE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54F5109" w14:textId="2B257CC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B9B332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521EAD" w14:textId="58302E1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D6F7A7C" w14:textId="4B65F03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BAC443" w14:textId="20BE4EF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007F051" w14:textId="3FE84EC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10C527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077128" w14:textId="4E22AA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48CF8A0" w14:textId="22FDFAD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2AFDF2" w14:textId="048C070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F5D1571" w14:textId="0AF789D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3A2E8B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C369FA" w14:textId="556FCA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3C58D1C" w14:textId="3CAD299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CC3690C" w14:textId="32123B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FA1F78E" w14:textId="008F238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C3BC5F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C67E23" w14:textId="0E533CF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8E1CD65" w14:textId="2A560BA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917CDF" w14:textId="4208B3D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D706768" w14:textId="62E7C52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E23FC0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257B22" w14:textId="7082AE4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4F16CE5" w14:textId="6064961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EB40BF" w14:textId="0DDF928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81F91AA" w14:textId="5506180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5C0ED5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886725" w14:textId="65D447C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CE9BEAC" w14:textId="1BD1FCC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44AA38" w14:textId="61DB183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B430919" w14:textId="2D3CB91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F35669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5E9DD7" w14:textId="0D96842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9DA1C85" w14:textId="62586DE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84E4DF" w14:textId="757C6D4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84D0E97" w14:textId="41788E5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2B8801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AD5705" w14:textId="48F961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AF01C13" w14:textId="222884F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720D1F" w14:textId="07815BF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A6E40CA" w14:textId="08B0AAC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1A2B3A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17C6C2" w14:textId="7C937A2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A30BB72" w14:textId="40C2851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93DC61" w14:textId="017953B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57A5885" w14:textId="268D9DC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E9F94A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D285CD" w14:textId="21EB80C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navn.virkningtilum.eq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5C63E08A" w14:textId="62B8970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EA9EA84" w14:textId="5E865D8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796C8BB" w14:textId="63BF5AA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20B0339"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16F25B" w14:textId="3F05017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notat.notatlinie.wi</w:t>
            </w:r>
          </w:p>
        </w:tc>
        <w:tc>
          <w:tcPr>
            <w:tcW w:w="1607" w:type="dxa"/>
            <w:tcBorders>
              <w:top w:val="nil"/>
              <w:left w:val="nil"/>
              <w:bottom w:val="single" w:sz="4" w:space="0" w:color="auto"/>
              <w:right w:val="single" w:sz="4" w:space="0" w:color="auto"/>
            </w:tcBorders>
            <w:shd w:val="clear" w:color="auto" w:fill="auto"/>
            <w:noWrap/>
            <w:vAlign w:val="bottom"/>
            <w:hideMark/>
          </w:tcPr>
          <w:p w14:paraId="1A5C7A88" w14:textId="3E15514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8D57557" w14:textId="53C61F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Person.Notat.notatlinieErIndeholdtI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600384D0" w14:textId="72B67E7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4BA206E"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874525" w14:textId="5E1E147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notat.notatlinie.cont</w:t>
            </w:r>
          </w:p>
        </w:tc>
        <w:tc>
          <w:tcPr>
            <w:tcW w:w="1607" w:type="dxa"/>
            <w:tcBorders>
              <w:top w:val="nil"/>
              <w:left w:val="nil"/>
              <w:bottom w:val="single" w:sz="4" w:space="0" w:color="auto"/>
              <w:right w:val="single" w:sz="4" w:space="0" w:color="auto"/>
            </w:tcBorders>
            <w:shd w:val="clear" w:color="auto" w:fill="auto"/>
            <w:noWrap/>
            <w:vAlign w:val="bottom"/>
            <w:hideMark/>
          </w:tcPr>
          <w:p w14:paraId="0F74996D" w14:textId="4304CC1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72EB442" w14:textId="2A1554A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Person.Notat.notatlinieIndeholder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25C5EA4C" w14:textId="0F5E935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230B2F2"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7AE5FD" w14:textId="3A48562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notat.notatlinie.eq</w:t>
            </w:r>
          </w:p>
        </w:tc>
        <w:tc>
          <w:tcPr>
            <w:tcW w:w="1607" w:type="dxa"/>
            <w:tcBorders>
              <w:top w:val="nil"/>
              <w:left w:val="nil"/>
              <w:bottom w:val="single" w:sz="4" w:space="0" w:color="auto"/>
              <w:right w:val="single" w:sz="4" w:space="0" w:color="auto"/>
            </w:tcBorders>
            <w:shd w:val="clear" w:color="auto" w:fill="auto"/>
            <w:noWrap/>
            <w:vAlign w:val="bottom"/>
            <w:hideMark/>
          </w:tcPr>
          <w:p w14:paraId="7CD6066E" w14:textId="041E5B0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9C19CE7" w14:textId="1B9615B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Person.Notat.notatlinieLigMed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53AD15F8" w14:textId="67CC244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9ABE9A4"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14DBE51" w14:textId="1D99DD3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notat.notatnummer.wi</w:t>
            </w:r>
          </w:p>
        </w:tc>
        <w:tc>
          <w:tcPr>
            <w:tcW w:w="1607" w:type="dxa"/>
            <w:tcBorders>
              <w:top w:val="nil"/>
              <w:left w:val="nil"/>
              <w:bottom w:val="single" w:sz="4" w:space="0" w:color="auto"/>
              <w:right w:val="single" w:sz="4" w:space="0" w:color="auto"/>
            </w:tcBorders>
            <w:shd w:val="clear" w:color="auto" w:fill="auto"/>
            <w:noWrap/>
            <w:vAlign w:val="bottom"/>
            <w:hideMark/>
          </w:tcPr>
          <w:p w14:paraId="6E8AD914" w14:textId="32C7694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B6C22F" w14:textId="271DD54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Person.Notat.notatnummerErIndeholdtI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014470E6" w14:textId="3E8AF50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C408130"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32F1A5D" w14:textId="73E611C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notat.notatnummer.ne</w:t>
            </w:r>
          </w:p>
        </w:tc>
        <w:tc>
          <w:tcPr>
            <w:tcW w:w="1607" w:type="dxa"/>
            <w:tcBorders>
              <w:top w:val="nil"/>
              <w:left w:val="nil"/>
              <w:bottom w:val="single" w:sz="4" w:space="0" w:color="auto"/>
              <w:right w:val="single" w:sz="4" w:space="0" w:color="auto"/>
            </w:tcBorders>
            <w:shd w:val="clear" w:color="auto" w:fill="auto"/>
            <w:noWrap/>
            <w:vAlign w:val="bottom"/>
            <w:hideMark/>
          </w:tcPr>
          <w:p w14:paraId="1113224D" w14:textId="5C443CF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617A683" w14:textId="40E44C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Person.Notat.notatnummerForskelligFra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745BAE74" w14:textId="115BFE4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5F8DB52"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1A901C0" w14:textId="1B1954A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notat.notatnummer.eq</w:t>
            </w:r>
          </w:p>
        </w:tc>
        <w:tc>
          <w:tcPr>
            <w:tcW w:w="1607" w:type="dxa"/>
            <w:tcBorders>
              <w:top w:val="nil"/>
              <w:left w:val="nil"/>
              <w:bottom w:val="single" w:sz="4" w:space="0" w:color="auto"/>
              <w:right w:val="single" w:sz="4" w:space="0" w:color="auto"/>
            </w:tcBorders>
            <w:shd w:val="clear" w:color="auto" w:fill="auto"/>
            <w:noWrap/>
            <w:vAlign w:val="bottom"/>
            <w:hideMark/>
          </w:tcPr>
          <w:p w14:paraId="5BB51191" w14:textId="35D21F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C6FDA51" w14:textId="591BDD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7A172BD1" w14:textId="1D10879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F175EC9"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702D64C" w14:textId="1E2EFD0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notat.notatnummer.lt</w:t>
            </w:r>
          </w:p>
        </w:tc>
        <w:tc>
          <w:tcPr>
            <w:tcW w:w="1607" w:type="dxa"/>
            <w:tcBorders>
              <w:top w:val="nil"/>
              <w:left w:val="nil"/>
              <w:bottom w:val="single" w:sz="4" w:space="0" w:color="auto"/>
              <w:right w:val="single" w:sz="4" w:space="0" w:color="auto"/>
            </w:tcBorders>
            <w:shd w:val="clear" w:color="auto" w:fill="auto"/>
            <w:noWrap/>
            <w:vAlign w:val="bottom"/>
            <w:hideMark/>
          </w:tcPr>
          <w:p w14:paraId="62E3DE99" w14:textId="0BAEE15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ADF8E3D" w14:textId="551DFB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4D60A143" w14:textId="7A363DD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FDA5796"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E9BF786" w14:textId="0DEEC8C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notat.notatnummer.le</w:t>
            </w:r>
          </w:p>
        </w:tc>
        <w:tc>
          <w:tcPr>
            <w:tcW w:w="1607" w:type="dxa"/>
            <w:tcBorders>
              <w:top w:val="nil"/>
              <w:left w:val="nil"/>
              <w:bottom w:val="single" w:sz="4" w:space="0" w:color="auto"/>
              <w:right w:val="single" w:sz="4" w:space="0" w:color="auto"/>
            </w:tcBorders>
            <w:shd w:val="clear" w:color="auto" w:fill="auto"/>
            <w:noWrap/>
            <w:vAlign w:val="bottom"/>
            <w:hideMark/>
          </w:tcPr>
          <w:p w14:paraId="1073937E" w14:textId="1C986CC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CEE0B03" w14:textId="3B55673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Person.Notat.notatnummerMindreEndEllerLigMed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13293B73" w14:textId="5664FE1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D5DB0A8"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65EE0CB" w14:textId="7B75C8F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notat.notatnummer.gt</w:t>
            </w:r>
          </w:p>
        </w:tc>
        <w:tc>
          <w:tcPr>
            <w:tcW w:w="1607" w:type="dxa"/>
            <w:tcBorders>
              <w:top w:val="nil"/>
              <w:left w:val="nil"/>
              <w:bottom w:val="single" w:sz="4" w:space="0" w:color="auto"/>
              <w:right w:val="single" w:sz="4" w:space="0" w:color="auto"/>
            </w:tcBorders>
            <w:shd w:val="clear" w:color="auto" w:fill="auto"/>
            <w:noWrap/>
            <w:vAlign w:val="bottom"/>
            <w:hideMark/>
          </w:tcPr>
          <w:p w14:paraId="60E2BAA3" w14:textId="70ACC16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51EF8D2" w14:textId="2E8402C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403C88ED" w14:textId="196A6F7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8D49AFD"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E4EFE97" w14:textId="234321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notat.notatnummer.ge</w:t>
            </w:r>
          </w:p>
        </w:tc>
        <w:tc>
          <w:tcPr>
            <w:tcW w:w="1607" w:type="dxa"/>
            <w:tcBorders>
              <w:top w:val="nil"/>
              <w:left w:val="nil"/>
              <w:bottom w:val="single" w:sz="4" w:space="0" w:color="auto"/>
              <w:right w:val="single" w:sz="4" w:space="0" w:color="auto"/>
            </w:tcBorders>
            <w:shd w:val="clear" w:color="auto" w:fill="auto"/>
            <w:noWrap/>
            <w:vAlign w:val="bottom"/>
            <w:hideMark/>
          </w:tcPr>
          <w:p w14:paraId="7789AD83" w14:textId="6173278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D25F71" w14:textId="19BF6EC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Person.Notat.notatnummerStoerreEndEllerLigMed-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5CA45EC5" w14:textId="6008DBB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218651A" w14:textId="77777777" w:rsidTr="004D1732">
        <w:trPr>
          <w:trHeight w:val="27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4A9334" w14:textId="4EE21A7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AFE340A" w14:textId="531EA51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1F511B" w14:textId="59B05D5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D773AD3" w14:textId="5DF9A15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0A51D1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EB75FA" w14:textId="4CAFF63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019E85D" w14:textId="1585E49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F40B08" w14:textId="4C9E4BD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958042D" w14:textId="6FCF732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C48F83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5B01E1" w14:textId="0481A46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36409DA" w14:textId="7C8C68A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DAC671" w14:textId="319847E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6FB9327" w14:textId="3A0A61F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DCB1AD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662C0B" w14:textId="3B5D622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8B47D56" w14:textId="088A49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390FD5" w14:textId="3C27391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B210BB7" w14:textId="47C6021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EB129F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D155CA" w14:textId="124B2B4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0D4FC41" w14:textId="68C85DD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DE033C" w14:textId="69C4140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12EE26C" w14:textId="22407EF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BC56D1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A3D5AD" w14:textId="1F52EB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51492BBB" w14:textId="4B14C7F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1F959F" w14:textId="7748CF9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9BBFC27" w14:textId="3F507A7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558CD7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F5D342" w14:textId="0D762FE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4B659A7" w14:textId="0A174A4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9A2ADE" w14:textId="3A89CF4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F6B6042" w14:textId="53E19AD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E089B5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CF5A6C" w14:textId="10FD8E2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FCCB54F" w14:textId="6A4377E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544388" w14:textId="395B13C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AAF9C36" w14:textId="7611E09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E4E54F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3CE6CD" w14:textId="26E165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A6EF9CD" w14:textId="2FF47B3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71F135" w14:textId="5126F7F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43F5FE2" w14:textId="5F02BD0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27C32A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1D7459" w14:textId="071AA5A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B054929" w14:textId="24512D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D460AA" w14:textId="5959545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28D517E" w14:textId="5305A4B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55DDFD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B00F61" w14:textId="1A8DA84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4A4AC67E" w14:textId="477E49F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ADA9D7" w14:textId="52E796B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E595D51" w14:textId="198CCC9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C81E14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602447" w14:textId="49923B0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notat.virkningtil.ge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C5C790E" w14:textId="09EEC0B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9CEFF1" w14:textId="276462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ADD2EF" w14:textId="513149B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3FB718E"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AB70EC" w14:textId="6AE6E43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person.cprfoedselsregstedskode.wi</w:t>
            </w:r>
          </w:p>
        </w:tc>
        <w:tc>
          <w:tcPr>
            <w:tcW w:w="1607" w:type="dxa"/>
            <w:tcBorders>
              <w:top w:val="nil"/>
              <w:left w:val="nil"/>
              <w:bottom w:val="single" w:sz="4" w:space="0" w:color="auto"/>
              <w:right w:val="single" w:sz="4" w:space="0" w:color="auto"/>
            </w:tcBorders>
            <w:shd w:val="clear" w:color="auto" w:fill="auto"/>
            <w:noWrap/>
            <w:vAlign w:val="bottom"/>
            <w:hideMark/>
          </w:tcPr>
          <w:p w14:paraId="351806AB" w14:textId="36CE559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75C4AE8D" w14:textId="24B7726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Person.Person.cprfoedselsregistreringsstedskodeErIndeholdtI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15694EA9" w14:textId="2CADAC3F"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7216D5A1"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4004FD" w14:textId="1DB5AEE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person.cprfoedselsregstedskode.ne</w:t>
            </w:r>
          </w:p>
        </w:tc>
        <w:tc>
          <w:tcPr>
            <w:tcW w:w="1607" w:type="dxa"/>
            <w:tcBorders>
              <w:top w:val="nil"/>
              <w:left w:val="nil"/>
              <w:bottom w:val="single" w:sz="4" w:space="0" w:color="auto"/>
              <w:right w:val="single" w:sz="4" w:space="0" w:color="auto"/>
            </w:tcBorders>
            <w:shd w:val="clear" w:color="auto" w:fill="auto"/>
            <w:noWrap/>
            <w:vAlign w:val="bottom"/>
            <w:hideMark/>
          </w:tcPr>
          <w:p w14:paraId="130C44CA" w14:textId="5E03885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58B7BBEB" w14:textId="48935DA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Person.Person.cprfoedselsregistreringsstedskodeForskelligFra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1BB10B9A" w14:textId="587DCCC1"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5A3ABF17"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0E74A7" w14:textId="6D24DB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person.cprfoedselsregstedskode.eq</w:t>
            </w:r>
          </w:p>
        </w:tc>
        <w:tc>
          <w:tcPr>
            <w:tcW w:w="1607" w:type="dxa"/>
            <w:tcBorders>
              <w:top w:val="nil"/>
              <w:left w:val="nil"/>
              <w:bottom w:val="single" w:sz="4" w:space="0" w:color="auto"/>
              <w:right w:val="single" w:sz="4" w:space="0" w:color="auto"/>
            </w:tcBorders>
            <w:shd w:val="clear" w:color="auto" w:fill="auto"/>
            <w:noWrap/>
            <w:vAlign w:val="bottom"/>
            <w:hideMark/>
          </w:tcPr>
          <w:p w14:paraId="529E0B8D" w14:textId="39FA6AF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142DF4D2" w14:textId="4BB4131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Person.Person.cprfoedselsregistreringsstedskodeLigMed - Angiver </w:t>
            </w:r>
            <w:r>
              <w:rPr>
                <w:rFonts w:ascii="Verdana" w:hAnsi="Verdana"/>
                <w:sz w:val="20"/>
                <w:szCs w:val="20"/>
              </w:rPr>
              <w:lastRenderedPageBreak/>
              <w:t>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4215D28A" w14:textId="564E3BB1"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lastRenderedPageBreak/>
              <w:t> </w:t>
            </w:r>
          </w:p>
        </w:tc>
      </w:tr>
      <w:tr w:rsidR="00887CE8" w:rsidRPr="0096078E" w14:paraId="4397581A"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C1AFB9" w14:textId="1254CE5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person.cprfoedselsregstedskode.lt</w:t>
            </w:r>
          </w:p>
        </w:tc>
        <w:tc>
          <w:tcPr>
            <w:tcW w:w="1607" w:type="dxa"/>
            <w:tcBorders>
              <w:top w:val="nil"/>
              <w:left w:val="nil"/>
              <w:bottom w:val="single" w:sz="4" w:space="0" w:color="auto"/>
              <w:right w:val="single" w:sz="4" w:space="0" w:color="auto"/>
            </w:tcBorders>
            <w:shd w:val="clear" w:color="auto" w:fill="auto"/>
            <w:noWrap/>
            <w:vAlign w:val="bottom"/>
            <w:hideMark/>
          </w:tcPr>
          <w:p w14:paraId="137F01EF" w14:textId="5A7BCB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0A79EA5F" w14:textId="5A2E375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0220E900" w14:textId="3A0DF513"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3CE355BE"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1BB2A5" w14:textId="447FA60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person.cprfoedselsregstedskode.le</w:t>
            </w:r>
          </w:p>
        </w:tc>
        <w:tc>
          <w:tcPr>
            <w:tcW w:w="1607" w:type="dxa"/>
            <w:tcBorders>
              <w:top w:val="nil"/>
              <w:left w:val="nil"/>
              <w:bottom w:val="single" w:sz="4" w:space="0" w:color="auto"/>
              <w:right w:val="single" w:sz="4" w:space="0" w:color="auto"/>
            </w:tcBorders>
            <w:shd w:val="clear" w:color="auto" w:fill="auto"/>
            <w:noWrap/>
            <w:vAlign w:val="bottom"/>
            <w:hideMark/>
          </w:tcPr>
          <w:p w14:paraId="61A11C36" w14:textId="701149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7CC42D43" w14:textId="6238410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0D0967E4" w14:textId="2324D95B"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2735E694"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5D3189" w14:textId="57B34A0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person.cprfoedselsregstedskode.gt</w:t>
            </w:r>
          </w:p>
        </w:tc>
        <w:tc>
          <w:tcPr>
            <w:tcW w:w="1607" w:type="dxa"/>
            <w:tcBorders>
              <w:top w:val="nil"/>
              <w:left w:val="nil"/>
              <w:bottom w:val="single" w:sz="4" w:space="0" w:color="auto"/>
              <w:right w:val="single" w:sz="4" w:space="0" w:color="auto"/>
            </w:tcBorders>
            <w:shd w:val="clear" w:color="auto" w:fill="auto"/>
            <w:noWrap/>
            <w:vAlign w:val="bottom"/>
            <w:hideMark/>
          </w:tcPr>
          <w:p w14:paraId="2A425AF8" w14:textId="142BE3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4EA89BDB" w14:textId="72CF39F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35701081" w14:textId="12EE9FCE"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131CC9C7"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DB7AB4" w14:textId="67755FC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person.cprfoedselsregstedskode.ge</w:t>
            </w:r>
          </w:p>
        </w:tc>
        <w:tc>
          <w:tcPr>
            <w:tcW w:w="1607" w:type="dxa"/>
            <w:tcBorders>
              <w:top w:val="nil"/>
              <w:left w:val="nil"/>
              <w:bottom w:val="single" w:sz="4" w:space="0" w:color="auto"/>
              <w:right w:val="single" w:sz="4" w:space="0" w:color="auto"/>
            </w:tcBorders>
            <w:shd w:val="clear" w:color="auto" w:fill="auto"/>
            <w:noWrap/>
            <w:vAlign w:val="bottom"/>
            <w:hideMark/>
          </w:tcPr>
          <w:p w14:paraId="53FF3B68" w14:textId="1CE91DA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0196F3D4" w14:textId="64CA428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1714C6D6" w14:textId="3E67ECAC"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0D25A480"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758197" w14:textId="33EF46F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person.cprfoedselsregstedsnavn.wi</w:t>
            </w:r>
          </w:p>
        </w:tc>
        <w:tc>
          <w:tcPr>
            <w:tcW w:w="1607" w:type="dxa"/>
            <w:tcBorders>
              <w:top w:val="nil"/>
              <w:left w:val="nil"/>
              <w:bottom w:val="single" w:sz="4" w:space="0" w:color="auto"/>
              <w:right w:val="single" w:sz="4" w:space="0" w:color="auto"/>
            </w:tcBorders>
            <w:shd w:val="clear" w:color="auto" w:fill="auto"/>
            <w:noWrap/>
            <w:vAlign w:val="bottom"/>
            <w:hideMark/>
          </w:tcPr>
          <w:p w14:paraId="00F95916" w14:textId="7D8272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78DB46E7" w14:textId="2A6E976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Person.Person.cprfoedselsregistreringsstedsnavnErIndeholdtI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0F3C08AE" w14:textId="6FB44F4B"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191ACC90"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247932" w14:textId="7352E58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2A4A63EF" w14:textId="4E3B906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02E8898A" w14:textId="5E1FBA1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Person.Person.cprfoedselsregistreringsstedsnavnIndeholder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2DF13213" w14:textId="02325202"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7913AB64"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2669A2" w14:textId="5F80C7C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person.cprfoedselsregstedsnavn.eq</w:t>
            </w:r>
          </w:p>
        </w:tc>
        <w:tc>
          <w:tcPr>
            <w:tcW w:w="1607" w:type="dxa"/>
            <w:tcBorders>
              <w:top w:val="nil"/>
              <w:left w:val="nil"/>
              <w:bottom w:val="single" w:sz="4" w:space="0" w:color="auto"/>
              <w:right w:val="single" w:sz="4" w:space="0" w:color="auto"/>
            </w:tcBorders>
            <w:shd w:val="clear" w:color="auto" w:fill="auto"/>
            <w:noWrap/>
            <w:vAlign w:val="bottom"/>
            <w:hideMark/>
          </w:tcPr>
          <w:p w14:paraId="40AF43F8" w14:textId="6A7E02B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1ECF4BF3" w14:textId="7F3A8E3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Person.Person.cprfoedselsregistreringsstedsnavnLigMed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11A16E5D" w14:textId="046E406E"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7BB5C3AF"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A311B8" w14:textId="14AA5FD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44EB7305" w14:textId="672C084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A862FC" w14:textId="1F45B28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Person.Person.foedselsdatoForskelligFra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31EA11B3" w14:textId="4FDFBE9D"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33F4F3B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21119B" w14:textId="55A05C6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1AAD12B2" w14:textId="0405032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CB2F0A8" w14:textId="4F92619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77C74D7F" w14:textId="3DB6A3EA"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72395CF1"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360FE3" w14:textId="22BB1B7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500C6CF4" w14:textId="7F19FE7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BC9F4A" w14:textId="2FCACB9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6A379AC5" w14:textId="11F1BD7F"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7E6EB19E"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AF808A" w14:textId="01FF6FD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70E2F2B1" w14:textId="3F72D94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8551DB" w14:textId="340780B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0EA22B95" w14:textId="1EE2F016"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48CE0BB6"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A0E6F7" w14:textId="0321478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72C99993" w14:textId="2EC196C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158261" w14:textId="53C130F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4337A552" w14:textId="35819109"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5A33100F"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A4258D" w14:textId="642BE87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6B41634B" w14:textId="03834AC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8B229E" w14:textId="5ED934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62BBD04D" w14:textId="4DCD4046" w:rsidR="00887CE8" w:rsidRPr="0096078E" w:rsidRDefault="00887CE8" w:rsidP="0096078E">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887CE8" w:rsidRPr="0096078E" w14:paraId="4C19C83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FBF37A" w14:textId="5627964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person.foedselsdatoum.eq</w:t>
            </w:r>
          </w:p>
        </w:tc>
        <w:tc>
          <w:tcPr>
            <w:tcW w:w="1607" w:type="dxa"/>
            <w:tcBorders>
              <w:top w:val="nil"/>
              <w:left w:val="nil"/>
              <w:bottom w:val="single" w:sz="4" w:space="0" w:color="auto"/>
              <w:right w:val="single" w:sz="4" w:space="0" w:color="auto"/>
            </w:tcBorders>
            <w:shd w:val="clear" w:color="auto" w:fill="auto"/>
            <w:noWrap/>
            <w:vAlign w:val="bottom"/>
            <w:hideMark/>
          </w:tcPr>
          <w:p w14:paraId="23B87BF8" w14:textId="47BDA56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7789B41" w14:textId="517FE27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Person.Person.foedselsdatousikkerhedsmarkeringLigMed - Angiver usikkerhed omkring fødslesdato</w:t>
            </w:r>
          </w:p>
        </w:tc>
        <w:tc>
          <w:tcPr>
            <w:tcW w:w="1607" w:type="dxa"/>
            <w:tcBorders>
              <w:top w:val="nil"/>
              <w:left w:val="nil"/>
              <w:bottom w:val="single" w:sz="4" w:space="0" w:color="auto"/>
              <w:right w:val="single" w:sz="4" w:space="0" w:color="auto"/>
            </w:tcBorders>
            <w:shd w:val="clear" w:color="auto" w:fill="auto"/>
            <w:noWrap/>
            <w:vAlign w:val="bottom"/>
            <w:hideMark/>
          </w:tcPr>
          <w:p w14:paraId="68E8F55C" w14:textId="3220055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E01AE2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2331F0" w14:textId="1178A13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253F8800" w14:textId="5BCE461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1512A3D" w14:textId="13641BF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1CE2F83" w14:textId="0292191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0F0A8C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81CD13" w14:textId="39D8737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1BA54EBC" w14:textId="3FD1C73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FCA4D74" w14:textId="6DD3670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F0A15BB" w14:textId="6225967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318FBB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87F89D" w14:textId="570B5D4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5A5997D1" w14:textId="6A06502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A2225A3" w14:textId="0F3D961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4B0AA998" w14:textId="48B4242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20B83C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7D90F8" w14:textId="41DCF68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0C2F4CBE" w14:textId="54E9FED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D9FD5EA" w14:textId="2FE1821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7DE3106" w14:textId="7948E1A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F70BCC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CC3A64" w14:textId="7C06BFE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7BE9163F" w14:textId="29FDE0B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8075BE8" w14:textId="0BA2521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D5DB837" w14:textId="6D347AD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72EAF6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079509" w14:textId="1158C02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54ED3337" w14:textId="14D0675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AD2A09F" w14:textId="1A1A5A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D68C3DC" w14:textId="0018CDF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A94A83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0CE701" w14:textId="52A288D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5B06D53F" w14:textId="4068B9E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02FC175" w14:textId="0CB1E9C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31D6ABD" w14:textId="20625CF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2998D7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05C10A" w14:textId="7895829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person.koen.wi</w:t>
            </w:r>
          </w:p>
        </w:tc>
        <w:tc>
          <w:tcPr>
            <w:tcW w:w="1607" w:type="dxa"/>
            <w:tcBorders>
              <w:top w:val="nil"/>
              <w:left w:val="nil"/>
              <w:bottom w:val="single" w:sz="4" w:space="0" w:color="auto"/>
              <w:right w:val="single" w:sz="4" w:space="0" w:color="auto"/>
            </w:tcBorders>
            <w:shd w:val="clear" w:color="auto" w:fill="auto"/>
            <w:noWrap/>
            <w:vAlign w:val="bottom"/>
            <w:hideMark/>
          </w:tcPr>
          <w:p w14:paraId="6BCB508E" w14:textId="1ABFB54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71DE5311" w14:textId="479AE16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Person.Person.koenErIndeholdtI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79259A33" w14:textId="1BC505A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370431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D3E5B7" w14:textId="7075BE9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person.koen.eq</w:t>
            </w:r>
          </w:p>
        </w:tc>
        <w:tc>
          <w:tcPr>
            <w:tcW w:w="1607" w:type="dxa"/>
            <w:tcBorders>
              <w:top w:val="nil"/>
              <w:left w:val="nil"/>
              <w:bottom w:val="single" w:sz="4" w:space="0" w:color="auto"/>
              <w:right w:val="single" w:sz="4" w:space="0" w:color="auto"/>
            </w:tcBorders>
            <w:shd w:val="clear" w:color="auto" w:fill="auto"/>
            <w:noWrap/>
            <w:vAlign w:val="bottom"/>
            <w:hideMark/>
          </w:tcPr>
          <w:p w14:paraId="27208A21" w14:textId="701D7D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265FD601" w14:textId="3657E46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Person.Person.koenLigMed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45A198D0" w14:textId="64E291D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ABA4E4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CAE042" w14:textId="6301F56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person.registreringfra.ne</w:t>
            </w:r>
          </w:p>
        </w:tc>
        <w:tc>
          <w:tcPr>
            <w:tcW w:w="1607" w:type="dxa"/>
            <w:tcBorders>
              <w:top w:val="nil"/>
              <w:left w:val="nil"/>
              <w:bottom w:val="single" w:sz="4" w:space="0" w:color="auto"/>
              <w:right w:val="single" w:sz="4" w:space="0" w:color="auto"/>
            </w:tcBorders>
            <w:shd w:val="clear" w:color="auto" w:fill="auto"/>
            <w:noWrap/>
            <w:vAlign w:val="bottom"/>
            <w:hideMark/>
          </w:tcPr>
          <w:p w14:paraId="560A3D6F" w14:textId="5D30DD9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E3B605" w14:textId="36B0D96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7CAD0D4" w14:textId="3990C9B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69D5A4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58C332" w14:textId="02982D8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person.registreringfra.eq</w:t>
            </w:r>
          </w:p>
        </w:tc>
        <w:tc>
          <w:tcPr>
            <w:tcW w:w="1607" w:type="dxa"/>
            <w:tcBorders>
              <w:top w:val="nil"/>
              <w:left w:val="nil"/>
              <w:bottom w:val="single" w:sz="4" w:space="0" w:color="auto"/>
              <w:right w:val="single" w:sz="4" w:space="0" w:color="auto"/>
            </w:tcBorders>
            <w:shd w:val="clear" w:color="auto" w:fill="auto"/>
            <w:noWrap/>
            <w:vAlign w:val="bottom"/>
            <w:hideMark/>
          </w:tcPr>
          <w:p w14:paraId="204515C1" w14:textId="2317740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60569F" w14:textId="55CAFE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BE7CC82" w14:textId="6785AF5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3E30A5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9D922B" w14:textId="0EA519F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person.registreringfra.lt</w:t>
            </w:r>
          </w:p>
        </w:tc>
        <w:tc>
          <w:tcPr>
            <w:tcW w:w="1607" w:type="dxa"/>
            <w:tcBorders>
              <w:top w:val="nil"/>
              <w:left w:val="nil"/>
              <w:bottom w:val="single" w:sz="4" w:space="0" w:color="auto"/>
              <w:right w:val="single" w:sz="4" w:space="0" w:color="auto"/>
            </w:tcBorders>
            <w:shd w:val="clear" w:color="auto" w:fill="auto"/>
            <w:noWrap/>
            <w:vAlign w:val="bottom"/>
            <w:hideMark/>
          </w:tcPr>
          <w:p w14:paraId="70FD219B" w14:textId="6EE0EAE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FF3B09" w14:textId="45A043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F888856" w14:textId="3056365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88B67D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103679" w14:textId="766F6E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person.registreringfra.le</w:t>
            </w:r>
          </w:p>
        </w:tc>
        <w:tc>
          <w:tcPr>
            <w:tcW w:w="1607" w:type="dxa"/>
            <w:tcBorders>
              <w:top w:val="nil"/>
              <w:left w:val="nil"/>
              <w:bottom w:val="single" w:sz="4" w:space="0" w:color="auto"/>
              <w:right w:val="single" w:sz="4" w:space="0" w:color="auto"/>
            </w:tcBorders>
            <w:shd w:val="clear" w:color="auto" w:fill="auto"/>
            <w:noWrap/>
            <w:vAlign w:val="bottom"/>
            <w:hideMark/>
          </w:tcPr>
          <w:p w14:paraId="61068065" w14:textId="2BFA044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78849F" w14:textId="31835AA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784B11D" w14:textId="173AB03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C269A1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1BC027" w14:textId="4186C9C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person.registreringfra.gt</w:t>
            </w:r>
          </w:p>
        </w:tc>
        <w:tc>
          <w:tcPr>
            <w:tcW w:w="1607" w:type="dxa"/>
            <w:tcBorders>
              <w:top w:val="nil"/>
              <w:left w:val="nil"/>
              <w:bottom w:val="single" w:sz="4" w:space="0" w:color="auto"/>
              <w:right w:val="single" w:sz="4" w:space="0" w:color="auto"/>
            </w:tcBorders>
            <w:shd w:val="clear" w:color="auto" w:fill="auto"/>
            <w:noWrap/>
            <w:vAlign w:val="bottom"/>
            <w:hideMark/>
          </w:tcPr>
          <w:p w14:paraId="7EA78D94" w14:textId="6AF7C00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CEF58E1" w14:textId="3D8F3D4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531A228" w14:textId="3B2F0AE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2522D4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F26216" w14:textId="16C1797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person.registreringfra.ge</w:t>
            </w:r>
          </w:p>
        </w:tc>
        <w:tc>
          <w:tcPr>
            <w:tcW w:w="1607" w:type="dxa"/>
            <w:tcBorders>
              <w:top w:val="nil"/>
              <w:left w:val="nil"/>
              <w:bottom w:val="single" w:sz="4" w:space="0" w:color="auto"/>
              <w:right w:val="single" w:sz="4" w:space="0" w:color="auto"/>
            </w:tcBorders>
            <w:shd w:val="clear" w:color="auto" w:fill="auto"/>
            <w:noWrap/>
            <w:vAlign w:val="bottom"/>
            <w:hideMark/>
          </w:tcPr>
          <w:p w14:paraId="20A9B7E4" w14:textId="175E6DC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006DC3" w14:textId="1CA63C1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D7F93B3" w14:textId="305B2AA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57FA98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9F71A1" w14:textId="3480E1C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person.registreringtil.ne</w:t>
            </w:r>
          </w:p>
        </w:tc>
        <w:tc>
          <w:tcPr>
            <w:tcW w:w="1607" w:type="dxa"/>
            <w:tcBorders>
              <w:top w:val="nil"/>
              <w:left w:val="nil"/>
              <w:bottom w:val="single" w:sz="4" w:space="0" w:color="auto"/>
              <w:right w:val="single" w:sz="4" w:space="0" w:color="auto"/>
            </w:tcBorders>
            <w:shd w:val="clear" w:color="auto" w:fill="auto"/>
            <w:noWrap/>
            <w:vAlign w:val="bottom"/>
            <w:hideMark/>
          </w:tcPr>
          <w:p w14:paraId="40D704DB" w14:textId="4F633CB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E21775" w14:textId="2D1DA1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3AAAB6F" w14:textId="64D54DC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7AFA0E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98531A" w14:textId="661695E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person.registreringtil.eq</w:t>
            </w:r>
          </w:p>
        </w:tc>
        <w:tc>
          <w:tcPr>
            <w:tcW w:w="1607" w:type="dxa"/>
            <w:tcBorders>
              <w:top w:val="nil"/>
              <w:left w:val="nil"/>
              <w:bottom w:val="single" w:sz="4" w:space="0" w:color="auto"/>
              <w:right w:val="single" w:sz="4" w:space="0" w:color="auto"/>
            </w:tcBorders>
            <w:shd w:val="clear" w:color="auto" w:fill="auto"/>
            <w:noWrap/>
            <w:vAlign w:val="bottom"/>
            <w:hideMark/>
          </w:tcPr>
          <w:p w14:paraId="47B8CDDC" w14:textId="0B809B8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BE3A5B" w14:textId="5FDA514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7D168D5" w14:textId="556CA0C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8F73CF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BD6D27" w14:textId="435FDA0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person.registreringtil.lt</w:t>
            </w:r>
          </w:p>
        </w:tc>
        <w:tc>
          <w:tcPr>
            <w:tcW w:w="1607" w:type="dxa"/>
            <w:tcBorders>
              <w:top w:val="nil"/>
              <w:left w:val="nil"/>
              <w:bottom w:val="single" w:sz="4" w:space="0" w:color="auto"/>
              <w:right w:val="single" w:sz="4" w:space="0" w:color="auto"/>
            </w:tcBorders>
            <w:shd w:val="clear" w:color="auto" w:fill="auto"/>
            <w:noWrap/>
            <w:vAlign w:val="bottom"/>
            <w:hideMark/>
          </w:tcPr>
          <w:p w14:paraId="69114ED3" w14:textId="4F3C87E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09F6CD" w14:textId="603578D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14E03DF" w14:textId="7E69891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C0108C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EB4126" w14:textId="31BE733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person.registreringtil.le</w:t>
            </w:r>
          </w:p>
        </w:tc>
        <w:tc>
          <w:tcPr>
            <w:tcW w:w="1607" w:type="dxa"/>
            <w:tcBorders>
              <w:top w:val="nil"/>
              <w:left w:val="nil"/>
              <w:bottom w:val="single" w:sz="4" w:space="0" w:color="auto"/>
              <w:right w:val="single" w:sz="4" w:space="0" w:color="auto"/>
            </w:tcBorders>
            <w:shd w:val="clear" w:color="auto" w:fill="auto"/>
            <w:noWrap/>
            <w:vAlign w:val="bottom"/>
            <w:hideMark/>
          </w:tcPr>
          <w:p w14:paraId="3F2F323C" w14:textId="725779C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A70310" w14:textId="20E7648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22D396D" w14:textId="6807EFC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FCE725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BA8FA2" w14:textId="138748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person.registreringtil.gt</w:t>
            </w:r>
          </w:p>
        </w:tc>
        <w:tc>
          <w:tcPr>
            <w:tcW w:w="1607" w:type="dxa"/>
            <w:tcBorders>
              <w:top w:val="nil"/>
              <w:left w:val="nil"/>
              <w:bottom w:val="single" w:sz="4" w:space="0" w:color="auto"/>
              <w:right w:val="single" w:sz="4" w:space="0" w:color="auto"/>
            </w:tcBorders>
            <w:shd w:val="clear" w:color="auto" w:fill="auto"/>
            <w:noWrap/>
            <w:vAlign w:val="bottom"/>
            <w:hideMark/>
          </w:tcPr>
          <w:p w14:paraId="362535C9" w14:textId="47FF510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8D2421" w14:textId="28D3905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DAFE419" w14:textId="575558E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6E556A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046218" w14:textId="0040AD6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person.registreringtil.ge</w:t>
            </w:r>
          </w:p>
        </w:tc>
        <w:tc>
          <w:tcPr>
            <w:tcW w:w="1607" w:type="dxa"/>
            <w:tcBorders>
              <w:top w:val="nil"/>
              <w:left w:val="nil"/>
              <w:bottom w:val="single" w:sz="4" w:space="0" w:color="auto"/>
              <w:right w:val="single" w:sz="4" w:space="0" w:color="auto"/>
            </w:tcBorders>
            <w:shd w:val="clear" w:color="auto" w:fill="auto"/>
            <w:noWrap/>
            <w:vAlign w:val="bottom"/>
            <w:hideMark/>
          </w:tcPr>
          <w:p w14:paraId="3934164D" w14:textId="4C49ECB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484AE3" w14:textId="4B0AF23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66DA1CF" w14:textId="7DFADFA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B52B10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39C69D" w14:textId="1C62E1F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person.statusdato.ne</w:t>
            </w:r>
          </w:p>
        </w:tc>
        <w:tc>
          <w:tcPr>
            <w:tcW w:w="1607" w:type="dxa"/>
            <w:tcBorders>
              <w:top w:val="nil"/>
              <w:left w:val="nil"/>
              <w:bottom w:val="single" w:sz="4" w:space="0" w:color="auto"/>
              <w:right w:val="single" w:sz="4" w:space="0" w:color="auto"/>
            </w:tcBorders>
            <w:shd w:val="clear" w:color="auto" w:fill="auto"/>
            <w:noWrap/>
            <w:vAlign w:val="bottom"/>
            <w:hideMark/>
          </w:tcPr>
          <w:p w14:paraId="2E856A99" w14:textId="188266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574932" w14:textId="59497CA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29FE64B" w14:textId="73404F7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C95605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5D1A1B" w14:textId="05363E1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person.statusdato.eq</w:t>
            </w:r>
          </w:p>
        </w:tc>
        <w:tc>
          <w:tcPr>
            <w:tcW w:w="1607" w:type="dxa"/>
            <w:tcBorders>
              <w:top w:val="nil"/>
              <w:left w:val="nil"/>
              <w:bottom w:val="single" w:sz="4" w:space="0" w:color="auto"/>
              <w:right w:val="single" w:sz="4" w:space="0" w:color="auto"/>
            </w:tcBorders>
            <w:shd w:val="clear" w:color="auto" w:fill="auto"/>
            <w:noWrap/>
            <w:vAlign w:val="bottom"/>
            <w:hideMark/>
          </w:tcPr>
          <w:p w14:paraId="74BF2DC3" w14:textId="0CF7A29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4B7545" w14:textId="132525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1ADEB368" w14:textId="132A732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A923B3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9EC9D8" w14:textId="5E90F0F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person.statusdato.lt</w:t>
            </w:r>
          </w:p>
        </w:tc>
        <w:tc>
          <w:tcPr>
            <w:tcW w:w="1607" w:type="dxa"/>
            <w:tcBorders>
              <w:top w:val="nil"/>
              <w:left w:val="nil"/>
              <w:bottom w:val="single" w:sz="4" w:space="0" w:color="auto"/>
              <w:right w:val="single" w:sz="4" w:space="0" w:color="auto"/>
            </w:tcBorders>
            <w:shd w:val="clear" w:color="auto" w:fill="auto"/>
            <w:noWrap/>
            <w:vAlign w:val="bottom"/>
            <w:hideMark/>
          </w:tcPr>
          <w:p w14:paraId="1BB23944" w14:textId="7979245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4B985B" w14:textId="3774446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220ACCE" w14:textId="0270BD6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ABC820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F5B745" w14:textId="3A1F8CD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person.statusdato.le</w:t>
            </w:r>
          </w:p>
        </w:tc>
        <w:tc>
          <w:tcPr>
            <w:tcW w:w="1607" w:type="dxa"/>
            <w:tcBorders>
              <w:top w:val="nil"/>
              <w:left w:val="nil"/>
              <w:bottom w:val="single" w:sz="4" w:space="0" w:color="auto"/>
              <w:right w:val="single" w:sz="4" w:space="0" w:color="auto"/>
            </w:tcBorders>
            <w:shd w:val="clear" w:color="auto" w:fill="auto"/>
            <w:noWrap/>
            <w:vAlign w:val="bottom"/>
            <w:hideMark/>
          </w:tcPr>
          <w:p w14:paraId="5B849E31" w14:textId="676AB4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B5ACA0" w14:textId="03A8E82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9AC1C0B" w14:textId="01DE517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EC65C5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D50A94" w14:textId="48E9334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person.statusdato.gt</w:t>
            </w:r>
          </w:p>
        </w:tc>
        <w:tc>
          <w:tcPr>
            <w:tcW w:w="1607" w:type="dxa"/>
            <w:tcBorders>
              <w:top w:val="nil"/>
              <w:left w:val="nil"/>
              <w:bottom w:val="single" w:sz="4" w:space="0" w:color="auto"/>
              <w:right w:val="single" w:sz="4" w:space="0" w:color="auto"/>
            </w:tcBorders>
            <w:shd w:val="clear" w:color="auto" w:fill="auto"/>
            <w:noWrap/>
            <w:vAlign w:val="bottom"/>
            <w:hideMark/>
          </w:tcPr>
          <w:p w14:paraId="0403A6E9" w14:textId="35600E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26F5A4" w14:textId="41132C9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0AA4282" w14:textId="17A3A3C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6D2B9F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D0D9F4" w14:textId="7BCE14B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person.statusdato.ge</w:t>
            </w:r>
          </w:p>
        </w:tc>
        <w:tc>
          <w:tcPr>
            <w:tcW w:w="1607" w:type="dxa"/>
            <w:tcBorders>
              <w:top w:val="nil"/>
              <w:left w:val="nil"/>
              <w:bottom w:val="single" w:sz="4" w:space="0" w:color="auto"/>
              <w:right w:val="single" w:sz="4" w:space="0" w:color="auto"/>
            </w:tcBorders>
            <w:shd w:val="clear" w:color="auto" w:fill="auto"/>
            <w:noWrap/>
            <w:vAlign w:val="bottom"/>
            <w:hideMark/>
          </w:tcPr>
          <w:p w14:paraId="394664DF" w14:textId="2BFD255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9882F8" w14:textId="298D6B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1E55AA1" w14:textId="316FFC8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2BEBFB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350CA6" w14:textId="303717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person.statusdatoum.eq</w:t>
            </w:r>
          </w:p>
        </w:tc>
        <w:tc>
          <w:tcPr>
            <w:tcW w:w="1607" w:type="dxa"/>
            <w:tcBorders>
              <w:top w:val="nil"/>
              <w:left w:val="nil"/>
              <w:bottom w:val="single" w:sz="4" w:space="0" w:color="auto"/>
              <w:right w:val="single" w:sz="4" w:space="0" w:color="auto"/>
            </w:tcBorders>
            <w:shd w:val="clear" w:color="auto" w:fill="auto"/>
            <w:noWrap/>
            <w:vAlign w:val="bottom"/>
            <w:hideMark/>
          </w:tcPr>
          <w:p w14:paraId="073326EE" w14:textId="4C977C7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0693E25" w14:textId="6A8DC46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081E86E" w14:textId="5BB49CF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F00FC69"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ACEB890" w14:textId="3AF607F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578B2C4D" w14:textId="0B9B977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112F6476" w14:textId="6B0DC3A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Person.Person.statusErIndeholdtI - Angiver om en persons er udrejst, </w:t>
            </w:r>
            <w:r>
              <w:rPr>
                <w:rFonts w:ascii="Verdana" w:hAnsi="Verdana"/>
                <w:sz w:val="20"/>
                <w:szCs w:val="20"/>
              </w:rPr>
              <w:lastRenderedPageBreak/>
              <w:t xml:space="preserve">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622DB837" w14:textId="0A17FCA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887CE8" w:rsidRPr="0096078E" w14:paraId="47301AB3"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3E0073C" w14:textId="5544F0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34826064" w14:textId="50D224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08B89CC5" w14:textId="28D9601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Person.Person.statusLigMed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2D62ED23" w14:textId="36478FD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40C672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7D2DB4" w14:textId="726539B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person.stilling.wi</w:t>
            </w:r>
          </w:p>
        </w:tc>
        <w:tc>
          <w:tcPr>
            <w:tcW w:w="1607" w:type="dxa"/>
            <w:tcBorders>
              <w:top w:val="nil"/>
              <w:left w:val="nil"/>
              <w:bottom w:val="single" w:sz="4" w:space="0" w:color="auto"/>
              <w:right w:val="single" w:sz="4" w:space="0" w:color="auto"/>
            </w:tcBorders>
            <w:shd w:val="clear" w:color="auto" w:fill="auto"/>
            <w:noWrap/>
            <w:vAlign w:val="bottom"/>
            <w:hideMark/>
          </w:tcPr>
          <w:p w14:paraId="2C4F22B7" w14:textId="3064E85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F39587" w14:textId="41127E2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Person.Person.stillingErIndeholdtI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05BC4E16" w14:textId="7D7EF95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960E30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DE0FC0" w14:textId="0B30172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person.stilling.cont</w:t>
            </w:r>
          </w:p>
        </w:tc>
        <w:tc>
          <w:tcPr>
            <w:tcW w:w="1607" w:type="dxa"/>
            <w:tcBorders>
              <w:top w:val="nil"/>
              <w:left w:val="nil"/>
              <w:bottom w:val="single" w:sz="4" w:space="0" w:color="auto"/>
              <w:right w:val="single" w:sz="4" w:space="0" w:color="auto"/>
            </w:tcBorders>
            <w:shd w:val="clear" w:color="auto" w:fill="auto"/>
            <w:noWrap/>
            <w:vAlign w:val="bottom"/>
            <w:hideMark/>
          </w:tcPr>
          <w:p w14:paraId="040EDE4B" w14:textId="4EF62FB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97296CC" w14:textId="5591E1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Person.Person.stillingIndeholder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4C0FE8C0" w14:textId="5889253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5694E8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F2056B" w14:textId="20659F6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person.stilling.eq</w:t>
            </w:r>
          </w:p>
        </w:tc>
        <w:tc>
          <w:tcPr>
            <w:tcW w:w="1607" w:type="dxa"/>
            <w:tcBorders>
              <w:top w:val="nil"/>
              <w:left w:val="nil"/>
              <w:bottom w:val="single" w:sz="4" w:space="0" w:color="auto"/>
              <w:right w:val="single" w:sz="4" w:space="0" w:color="auto"/>
            </w:tcBorders>
            <w:shd w:val="clear" w:color="auto" w:fill="auto"/>
            <w:noWrap/>
            <w:vAlign w:val="bottom"/>
            <w:hideMark/>
          </w:tcPr>
          <w:p w14:paraId="43C6A21A" w14:textId="759FEB0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6459D2E" w14:textId="130884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Person.Person.stillingLigMed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27ABD078" w14:textId="48DD44E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CA82723"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3F58C92" w14:textId="6BA879F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person.supplfoedselsregsted.wi</w:t>
            </w:r>
          </w:p>
        </w:tc>
        <w:tc>
          <w:tcPr>
            <w:tcW w:w="1607" w:type="dxa"/>
            <w:tcBorders>
              <w:top w:val="nil"/>
              <w:left w:val="nil"/>
              <w:bottom w:val="single" w:sz="4" w:space="0" w:color="auto"/>
              <w:right w:val="single" w:sz="4" w:space="0" w:color="auto"/>
            </w:tcBorders>
            <w:shd w:val="clear" w:color="000000" w:fill="FFFFFF"/>
            <w:noWrap/>
            <w:vAlign w:val="bottom"/>
            <w:hideMark/>
          </w:tcPr>
          <w:p w14:paraId="6E1E917B" w14:textId="395B560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25C010B9" w14:textId="000093B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Person.Person.supplerendefoedselsregistreringsstedErIndeholdtI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544E588E" w14:textId="3130151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DD75ECB"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9F2449B" w14:textId="1CA621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person.supplfoedselsregsted.cont</w:t>
            </w:r>
          </w:p>
        </w:tc>
        <w:tc>
          <w:tcPr>
            <w:tcW w:w="1607" w:type="dxa"/>
            <w:tcBorders>
              <w:top w:val="nil"/>
              <w:left w:val="nil"/>
              <w:bottom w:val="single" w:sz="4" w:space="0" w:color="auto"/>
              <w:right w:val="single" w:sz="4" w:space="0" w:color="auto"/>
            </w:tcBorders>
            <w:shd w:val="clear" w:color="000000" w:fill="FFFFFF"/>
            <w:noWrap/>
            <w:vAlign w:val="bottom"/>
            <w:hideMark/>
          </w:tcPr>
          <w:p w14:paraId="1E3EAE73" w14:textId="2C5A1C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65B737D5" w14:textId="18087F3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Person.Person.supplerendefoedselsregistreringsstedIndeholder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40E5E036" w14:textId="1906169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724CFBD"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A5C7028" w14:textId="40C5F71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person.supplfoedselsregsted.eq</w:t>
            </w:r>
          </w:p>
        </w:tc>
        <w:tc>
          <w:tcPr>
            <w:tcW w:w="1607" w:type="dxa"/>
            <w:tcBorders>
              <w:top w:val="nil"/>
              <w:left w:val="nil"/>
              <w:bottom w:val="single" w:sz="4" w:space="0" w:color="auto"/>
              <w:right w:val="single" w:sz="4" w:space="0" w:color="auto"/>
            </w:tcBorders>
            <w:shd w:val="clear" w:color="000000" w:fill="FFFFFF"/>
            <w:noWrap/>
            <w:vAlign w:val="bottom"/>
            <w:hideMark/>
          </w:tcPr>
          <w:p w14:paraId="27478347" w14:textId="05A4546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7D83FEF9" w14:textId="0C474F6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Person.Person.supplerendefoedselsregistreringsstedLigMed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4BD9A1E6" w14:textId="26BE2E0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6D7E8E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428809" w14:textId="68F7EBC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5699D35" w14:textId="0A1CFE1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C0CF38" w14:textId="154CBF8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2DA96CD" w14:textId="3C5C6B9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3A0564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0EA2C3" w14:textId="40987FF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086D933" w14:textId="3572B1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474282" w14:textId="0C06C1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8CF4BEB" w14:textId="7A4423B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A095A9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1ACED0" w14:textId="231A0C9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47CE67E" w14:textId="3961442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A33CF4" w14:textId="637FB94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F661390" w14:textId="35F4767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F33824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E66166" w14:textId="7E72B07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8336584" w14:textId="10E8A64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CA3C2B" w14:textId="483F3AD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772EE7A" w14:textId="3CC2516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4179E4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19D454" w14:textId="05B8E45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7F381FF" w14:textId="211B7E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CEC132" w14:textId="36BE5F0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DD65F6C" w14:textId="405182B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30218D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200727" w14:textId="121160A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CBF1239" w14:textId="3FB5D84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2AF13F" w14:textId="3E3643E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F75BDE0" w14:textId="42D7CC4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A47442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808BA3" w14:textId="6BC4DE6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879AC48" w14:textId="7A9576C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ED3053F" w14:textId="52FB7EB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07D197A" w14:textId="153865F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E550C6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0D3B31" w14:textId="2FAD169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5A4B026" w14:textId="1E477DF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068AA1" w14:textId="37B9071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80120D2" w14:textId="5050B47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542983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CAA06A" w14:textId="4328609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B78F527" w14:textId="7F0F855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61895A" w14:textId="117BEC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ADEED4D" w14:textId="5A39ECD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725E95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D719E6" w14:textId="7B3ED94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509802C" w14:textId="352354D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86D5E0" w14:textId="277A64F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7C7CD90" w14:textId="1D7F4B2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4D8005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74F116" w14:textId="37736D6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551D453" w14:textId="623854B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4B4D64" w14:textId="2616E3F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6E4DBFB" w14:textId="5733913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BC75D8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916FAE" w14:textId="705767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F7645E4" w14:textId="6438648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643A61" w14:textId="627631F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B20937F" w14:textId="6B689CA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E1822B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5B0D0E" w14:textId="274EF2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1210C135" w14:textId="1AC7B85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D0D01E" w14:textId="7AF6BF7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0CCDBC7" w14:textId="671BE90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61A780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F84330" w14:textId="34C6D52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35363C37" w14:textId="4AEC3AC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CB0D129" w14:textId="639860B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655012A" w14:textId="67C3976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BE7BCC2"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7C9C15" w14:textId="5593864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277CBA28" w14:textId="17945A4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6FE52EA" w14:textId="1067157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15BFD8AA" w14:textId="5DAF08B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85E0E2D"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4157DD" w14:textId="1EEF0F5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59D476A6" w14:textId="542BED1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6D8B571" w14:textId="3ACB041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02B5828D" w14:textId="19697EB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6FE11C5"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529B9C" w14:textId="7F2FE6F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4B28702D" w14:textId="6BBC3E1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96447FF" w14:textId="2FA6C03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472AFB78" w14:textId="2B28B8F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99A8300"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BFC90F9" w14:textId="544C1A3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53529B90" w14:textId="06979F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26CDF0" w14:textId="33E7631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Person.Personnummer.statusErIndeholdtI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22B735DF" w14:textId="4ED24CF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0B40962"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7A092C8" w14:textId="74DF931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162BDF32" w14:textId="401BDB9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C1E4128" w14:textId="2584607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Person.Personnummer.statusLigMed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1FB653A8" w14:textId="6275979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7E2E90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D8B4AB" w14:textId="5446287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597C335" w14:textId="228B538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28C636" w14:textId="5610CE1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948C60E" w14:textId="5DBE427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0CE764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1227CE" w14:textId="67086C0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E8DCC26" w14:textId="4924329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DD9E21" w14:textId="0CB6791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108270A" w14:textId="4F5143B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8E05FE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9DA012" w14:textId="7B9EEEA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912B79E" w14:textId="1B36B1E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1B0383" w14:textId="1C546D3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D628DA1" w14:textId="6DEDF56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4A459D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CC4263" w14:textId="5CED1D6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11BBA83" w14:textId="0F8DEB4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CF18AB" w14:textId="5288147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6F2333C" w14:textId="4985842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B408BE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176D2A" w14:textId="222C8A9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DC3B8DB" w14:textId="21CE81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975FCF" w14:textId="0A575E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2434F28" w14:textId="54DEE44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4674E6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43AC46" w14:textId="05E8672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D3502C7" w14:textId="3FC9806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B83DD3" w14:textId="304FF5B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8287D99" w14:textId="06914DF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DA3A39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373D2D" w14:textId="0F6894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432C1F0" w14:textId="3A23822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A46DED1" w14:textId="7F440D6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BDECE78" w14:textId="70C2BA9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24A9D7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C6C094" w14:textId="797E6B5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8D6AB81" w14:textId="01E97D2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7E677A" w14:textId="75739EE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25497A7" w14:textId="6FA309C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DB8872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878FC2" w14:textId="5CBB521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2A2E1DC" w14:textId="19490FC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BFB3B3" w14:textId="22EE18F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E5DC0C0" w14:textId="2340518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06C3B6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25B151" w14:textId="7584C92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0105B94" w14:textId="022531C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95E681" w14:textId="67F3BF6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7B89D03" w14:textId="0D0325B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050C8B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3082DE" w14:textId="4CCAD70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7193006" w14:textId="1CA77FC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544AEC" w14:textId="60DCFE0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8CB0A23" w14:textId="190965F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F1C57C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30F2D1" w14:textId="1899D3B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EE009B3" w14:textId="605C715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E106B2" w14:textId="5575109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ACABF5D" w14:textId="070A3F9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CAE269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607D62" w14:textId="2F36F37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9B6D764" w14:textId="6A2764D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71F96A" w14:textId="0453631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D7A0211" w14:textId="0E0C656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3F1888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0BFFBF" w14:textId="0C9B25A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pnr.virkningtilum.eq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575F0A64" w14:textId="36FFDCC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41E8D85" w14:textId="10C5436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328166F" w14:textId="7AB7144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8DF1400"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410561A" w14:textId="5C92473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21C3E4DC" w14:textId="72C36F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732F9559" w14:textId="4E8971D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Person.PersonUdenCpr.foedselsdatoForskelligFra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038177D7" w14:textId="09E2013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F7D4826" w14:textId="77777777" w:rsidTr="004D1732">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10F13E0" w14:textId="3E55F5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7A7A43F9" w14:textId="02A5B0B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3F8EB239" w14:textId="29780AA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60581DD4" w14:textId="7D3E9EA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383536D"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445B67D" w14:textId="6658B37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pucpr.foedselsdato.lt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3176CDB3" w14:textId="73EAF8B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35BE2245" w14:textId="1854355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5A358D87" w14:textId="718EE83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88EC833"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0245F33" w14:textId="126EE31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3E65293B" w14:textId="4309C47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49EB8018" w14:textId="68C1DE8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6A9DF361" w14:textId="70835CE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C8329EA"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8A31EF3" w14:textId="7A8EEA2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14E722A0" w14:textId="57BA69E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02281F82" w14:textId="257EC87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584D675C" w14:textId="0BDD8AD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3FC13DD"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EEBB94B" w14:textId="4D2465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7430506E" w14:textId="0864067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7C8A7229" w14:textId="00587B1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664A85CE" w14:textId="5D75F65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BB58171"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892F1EF" w14:textId="117961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pucpr.foedselsdatoum.eq</w:t>
            </w:r>
          </w:p>
        </w:tc>
        <w:tc>
          <w:tcPr>
            <w:tcW w:w="1607" w:type="dxa"/>
            <w:tcBorders>
              <w:top w:val="nil"/>
              <w:left w:val="nil"/>
              <w:bottom w:val="single" w:sz="4" w:space="0" w:color="auto"/>
              <w:right w:val="single" w:sz="4" w:space="0" w:color="auto"/>
            </w:tcBorders>
            <w:shd w:val="clear" w:color="000000" w:fill="FFFFFF"/>
            <w:noWrap/>
            <w:vAlign w:val="bottom"/>
            <w:hideMark/>
          </w:tcPr>
          <w:p w14:paraId="08581FD7" w14:textId="788BE21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000000" w:fill="FFFFFF"/>
            <w:vAlign w:val="bottom"/>
            <w:hideMark/>
          </w:tcPr>
          <w:p w14:paraId="37CA2F8E" w14:textId="296E88E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Person.PersonUdenCpr.foedselsdatousikkerhedsmarkeringLigMed - En person uden cpr-nr. navn</w:t>
            </w:r>
          </w:p>
        </w:tc>
        <w:tc>
          <w:tcPr>
            <w:tcW w:w="1607" w:type="dxa"/>
            <w:tcBorders>
              <w:top w:val="nil"/>
              <w:left w:val="nil"/>
              <w:bottom w:val="single" w:sz="4" w:space="0" w:color="auto"/>
              <w:right w:val="single" w:sz="4" w:space="0" w:color="auto"/>
            </w:tcBorders>
            <w:shd w:val="clear" w:color="auto" w:fill="auto"/>
            <w:noWrap/>
            <w:vAlign w:val="bottom"/>
            <w:hideMark/>
          </w:tcPr>
          <w:p w14:paraId="628F3A1E" w14:textId="1087682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934A280"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339F25" w14:textId="35B27BC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pucpr.navnemarkering.wi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706D3923" w14:textId="1B43473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935E6BB" w14:textId="7F0F5B6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Person.PersonUdenCpr.navnemarkeringErIndeholdtI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13E166E2" w14:textId="0B332DA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DE30AA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4ADD66" w14:textId="456B3D6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pucpr.navnemarkering.eq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6A1C3DD0" w14:textId="3E1F7B2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87C3166" w14:textId="58C5304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Person.PersonUdenCpr.navnemarkeringLigMed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2F8008EC" w14:textId="1FD935A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54A1924"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A1D2027" w14:textId="2CFD417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pucpr.navn.wi</w:t>
            </w:r>
          </w:p>
        </w:tc>
        <w:tc>
          <w:tcPr>
            <w:tcW w:w="1607" w:type="dxa"/>
            <w:tcBorders>
              <w:top w:val="nil"/>
              <w:left w:val="nil"/>
              <w:bottom w:val="single" w:sz="4" w:space="0" w:color="auto"/>
              <w:right w:val="single" w:sz="4" w:space="0" w:color="auto"/>
            </w:tcBorders>
            <w:shd w:val="clear" w:color="000000" w:fill="FFFFFF"/>
            <w:noWrap/>
            <w:vAlign w:val="bottom"/>
            <w:hideMark/>
          </w:tcPr>
          <w:p w14:paraId="7A6776CB" w14:textId="0AC64E2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E4548E6" w14:textId="74AFE2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Person.PersonUdenCpr.navnErIndeholdtI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730A82D5" w14:textId="1A9D207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E7DF10C"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6B36C58" w14:textId="18F2C25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pucpr.navn.cont</w:t>
            </w:r>
          </w:p>
        </w:tc>
        <w:tc>
          <w:tcPr>
            <w:tcW w:w="1607" w:type="dxa"/>
            <w:tcBorders>
              <w:top w:val="nil"/>
              <w:left w:val="nil"/>
              <w:bottom w:val="single" w:sz="4" w:space="0" w:color="auto"/>
              <w:right w:val="single" w:sz="4" w:space="0" w:color="auto"/>
            </w:tcBorders>
            <w:shd w:val="clear" w:color="000000" w:fill="FFFFFF"/>
            <w:noWrap/>
            <w:vAlign w:val="bottom"/>
            <w:hideMark/>
          </w:tcPr>
          <w:p w14:paraId="1C5045F6" w14:textId="3416EA1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E98A79D" w14:textId="6E1F1D5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Person.PersonUdenCpr.navnIndeholder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5163032F" w14:textId="3AB57A2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E1E1F33" w14:textId="77777777" w:rsidTr="004D1732">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095446F" w14:textId="5F1C2B9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pucpr.navn.eq</w:t>
            </w:r>
          </w:p>
        </w:tc>
        <w:tc>
          <w:tcPr>
            <w:tcW w:w="1607" w:type="dxa"/>
            <w:tcBorders>
              <w:top w:val="nil"/>
              <w:left w:val="nil"/>
              <w:bottom w:val="single" w:sz="4" w:space="0" w:color="auto"/>
              <w:right w:val="single" w:sz="4" w:space="0" w:color="auto"/>
            </w:tcBorders>
            <w:shd w:val="clear" w:color="000000" w:fill="FFFFFF"/>
            <w:noWrap/>
            <w:vAlign w:val="bottom"/>
            <w:hideMark/>
          </w:tcPr>
          <w:p w14:paraId="196F1F75" w14:textId="56C04E1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71689C5" w14:textId="2A8192B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Person.PersonUdenCpr.navnLigMed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16B0223C" w14:textId="47E64AB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94951E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9FEBB3" w14:textId="68CC952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sep.status.wi</w:t>
            </w:r>
          </w:p>
        </w:tc>
        <w:tc>
          <w:tcPr>
            <w:tcW w:w="1607" w:type="dxa"/>
            <w:tcBorders>
              <w:top w:val="nil"/>
              <w:left w:val="nil"/>
              <w:bottom w:val="single" w:sz="4" w:space="0" w:color="auto"/>
              <w:right w:val="single" w:sz="4" w:space="0" w:color="auto"/>
            </w:tcBorders>
            <w:shd w:val="clear" w:color="auto" w:fill="auto"/>
            <w:noWrap/>
            <w:vAlign w:val="bottom"/>
            <w:hideMark/>
          </w:tcPr>
          <w:p w14:paraId="66221BC0" w14:textId="0B83217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58F79E7" w14:textId="40A75DF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2C447500" w14:textId="6FCDC6F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F20ABF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D8AB2A" w14:textId="4456EEF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sep.status.eq</w:t>
            </w:r>
          </w:p>
        </w:tc>
        <w:tc>
          <w:tcPr>
            <w:tcW w:w="1607" w:type="dxa"/>
            <w:tcBorders>
              <w:top w:val="nil"/>
              <w:left w:val="nil"/>
              <w:bottom w:val="single" w:sz="4" w:space="0" w:color="auto"/>
              <w:right w:val="single" w:sz="4" w:space="0" w:color="auto"/>
            </w:tcBorders>
            <w:shd w:val="clear" w:color="auto" w:fill="auto"/>
            <w:noWrap/>
            <w:vAlign w:val="bottom"/>
            <w:hideMark/>
          </w:tcPr>
          <w:p w14:paraId="4F2B61B1" w14:textId="561934B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E4FB1D2" w14:textId="200948C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62659C0E" w14:textId="1F398F0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ADC9C2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71E544" w14:textId="7E31A54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37546EE" w14:textId="519DD66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2F0182" w14:textId="2F36156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759CB65" w14:textId="48DF621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480CFF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5EB845" w14:textId="3CC3C2A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8CFE277" w14:textId="3D0EA1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2FE04C" w14:textId="75511E7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9BCA131" w14:textId="440A7F1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68533F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B7C1B3" w14:textId="61BB6B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08ED0FC" w14:textId="6E0E6FC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F42F2F" w14:textId="3AE33D5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FC2FD88" w14:textId="3AB461C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992810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27FB79" w14:textId="351729B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BE74240" w14:textId="54A7397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E55D4E" w14:textId="2E53DBE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7393AD3" w14:textId="6228E33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509C57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6DA5BD" w14:textId="55A0D5A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D7C3194" w14:textId="1631FF8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86E684" w14:textId="1724A1E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2461112" w14:textId="7364F0A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ADE9B3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E8668E" w14:textId="027195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8B31BA4" w14:textId="5A7B979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385C6A" w14:textId="5273DD1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F3E0F53" w14:textId="41F5ACA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6D7955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F4C846" w14:textId="08ED28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1B3E99E" w14:textId="0D3212E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E16111E" w14:textId="52C18D0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F9B60A5" w14:textId="664B9A0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F5EF29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895778" w14:textId="7D602A7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AED4BCC" w14:textId="6D4A457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81833C" w14:textId="5556BFA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F94827F" w14:textId="7C03BED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2602F2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8E5EE2" w14:textId="36BD0F0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8DAC285" w14:textId="0DF65FF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65278E" w14:textId="3FCCCAE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2AB581E" w14:textId="2E907B3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65269E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FE6E45" w14:textId="77D31C5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sep.virkningtil.lt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1D92B40" w14:textId="78F3BE2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35D1C73" w14:textId="39D3AC9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6195EB1" w14:textId="0890505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4240C9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B53581" w14:textId="23677B7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CD2825C" w14:textId="53F763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DFDDDD" w14:textId="54AB9AE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14F23FB" w14:textId="5663ACD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931372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046789" w14:textId="48EADB7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204ADCF" w14:textId="74F368B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8CE37F" w14:textId="3905C6B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0005E60" w14:textId="2DA5533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5719DE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1EC34A" w14:textId="3A754A2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736D728" w14:textId="40AB963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E8FB50" w14:textId="11AE64B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DFE077A" w14:textId="6A5B9FA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A6A78F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C269F2" w14:textId="58094A5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sep.virkningtilum.eq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767655F" w14:textId="777703E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4A8BC1D" w14:textId="2BDD127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8456CC5" w14:textId="5B19B0B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D1DFB53"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AE71F2" w14:textId="039CA49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stat.cprlandekode.wi</w:t>
            </w:r>
          </w:p>
        </w:tc>
        <w:tc>
          <w:tcPr>
            <w:tcW w:w="1607" w:type="dxa"/>
            <w:tcBorders>
              <w:top w:val="nil"/>
              <w:left w:val="nil"/>
              <w:bottom w:val="single" w:sz="4" w:space="0" w:color="auto"/>
              <w:right w:val="single" w:sz="4" w:space="0" w:color="auto"/>
            </w:tcBorders>
            <w:shd w:val="clear" w:color="auto" w:fill="auto"/>
            <w:noWrap/>
            <w:vAlign w:val="bottom"/>
            <w:hideMark/>
          </w:tcPr>
          <w:p w14:paraId="3C5613D3" w14:textId="2B62D50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D43675C" w14:textId="099237E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Person.Statsborgerskab.cprlandekodeErIndeholdtI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DE108DE" w14:textId="497800D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15CD1D2"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3F6E59" w14:textId="1BC458F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stat.cprlandekode.ne</w:t>
            </w:r>
          </w:p>
        </w:tc>
        <w:tc>
          <w:tcPr>
            <w:tcW w:w="1607" w:type="dxa"/>
            <w:tcBorders>
              <w:top w:val="nil"/>
              <w:left w:val="nil"/>
              <w:bottom w:val="single" w:sz="4" w:space="0" w:color="auto"/>
              <w:right w:val="single" w:sz="4" w:space="0" w:color="auto"/>
            </w:tcBorders>
            <w:shd w:val="clear" w:color="auto" w:fill="auto"/>
            <w:noWrap/>
            <w:vAlign w:val="bottom"/>
            <w:hideMark/>
          </w:tcPr>
          <w:p w14:paraId="06794C50" w14:textId="569521E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67155D4" w14:textId="324209D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Person.Statsborgerskab.cprlandekodeForskelligFra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74F68BC4" w14:textId="2A8020B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9DF2A5F"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EA2341" w14:textId="1073313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stat.cprlandekode.eq</w:t>
            </w:r>
          </w:p>
        </w:tc>
        <w:tc>
          <w:tcPr>
            <w:tcW w:w="1607" w:type="dxa"/>
            <w:tcBorders>
              <w:top w:val="nil"/>
              <w:left w:val="nil"/>
              <w:bottom w:val="single" w:sz="4" w:space="0" w:color="auto"/>
              <w:right w:val="single" w:sz="4" w:space="0" w:color="auto"/>
            </w:tcBorders>
            <w:shd w:val="clear" w:color="auto" w:fill="auto"/>
            <w:noWrap/>
            <w:vAlign w:val="bottom"/>
            <w:hideMark/>
          </w:tcPr>
          <w:p w14:paraId="415756C5" w14:textId="2E34020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EA89B75" w14:textId="1C3F2B8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3560B3D1" w14:textId="3E75911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2C09EF1"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69695C" w14:textId="3F4CF2C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stat.cprlandekode.lt</w:t>
            </w:r>
          </w:p>
        </w:tc>
        <w:tc>
          <w:tcPr>
            <w:tcW w:w="1607" w:type="dxa"/>
            <w:tcBorders>
              <w:top w:val="nil"/>
              <w:left w:val="nil"/>
              <w:bottom w:val="single" w:sz="4" w:space="0" w:color="auto"/>
              <w:right w:val="single" w:sz="4" w:space="0" w:color="auto"/>
            </w:tcBorders>
            <w:shd w:val="clear" w:color="auto" w:fill="auto"/>
            <w:noWrap/>
            <w:vAlign w:val="bottom"/>
            <w:hideMark/>
          </w:tcPr>
          <w:p w14:paraId="23FBC903" w14:textId="060AB60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D5B42B9" w14:textId="63F6F0E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011B6364" w14:textId="1385BCF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DFC6BF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9E2C18" w14:textId="0CB030A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stat.cprlandekode.le</w:t>
            </w:r>
          </w:p>
        </w:tc>
        <w:tc>
          <w:tcPr>
            <w:tcW w:w="1607" w:type="dxa"/>
            <w:tcBorders>
              <w:top w:val="nil"/>
              <w:left w:val="nil"/>
              <w:bottom w:val="single" w:sz="4" w:space="0" w:color="auto"/>
              <w:right w:val="single" w:sz="4" w:space="0" w:color="auto"/>
            </w:tcBorders>
            <w:shd w:val="clear" w:color="auto" w:fill="auto"/>
            <w:noWrap/>
            <w:vAlign w:val="bottom"/>
            <w:hideMark/>
          </w:tcPr>
          <w:p w14:paraId="090E379A" w14:textId="5E46F1A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177C47D" w14:textId="62B140A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AB99E57" w14:textId="4509135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8030451"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C73FFF" w14:textId="0838BD7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stat.cprlandekode.gt</w:t>
            </w:r>
          </w:p>
        </w:tc>
        <w:tc>
          <w:tcPr>
            <w:tcW w:w="1607" w:type="dxa"/>
            <w:tcBorders>
              <w:top w:val="nil"/>
              <w:left w:val="nil"/>
              <w:bottom w:val="single" w:sz="4" w:space="0" w:color="auto"/>
              <w:right w:val="single" w:sz="4" w:space="0" w:color="auto"/>
            </w:tcBorders>
            <w:shd w:val="clear" w:color="auto" w:fill="auto"/>
            <w:noWrap/>
            <w:vAlign w:val="bottom"/>
            <w:hideMark/>
          </w:tcPr>
          <w:p w14:paraId="01EEDBF4" w14:textId="03C845B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378C99A" w14:textId="352615C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0BDAE800" w14:textId="111F416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EDB33E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C979BB" w14:textId="771CBD6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stat.cprlandekode.ge</w:t>
            </w:r>
          </w:p>
        </w:tc>
        <w:tc>
          <w:tcPr>
            <w:tcW w:w="1607" w:type="dxa"/>
            <w:tcBorders>
              <w:top w:val="nil"/>
              <w:left w:val="nil"/>
              <w:bottom w:val="single" w:sz="4" w:space="0" w:color="auto"/>
              <w:right w:val="single" w:sz="4" w:space="0" w:color="auto"/>
            </w:tcBorders>
            <w:shd w:val="clear" w:color="auto" w:fill="auto"/>
            <w:noWrap/>
            <w:vAlign w:val="bottom"/>
            <w:hideMark/>
          </w:tcPr>
          <w:p w14:paraId="0A4FE0C4" w14:textId="249BAA2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56E6CE9" w14:textId="02DAA25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854F8D7" w14:textId="18936C4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2AC4499"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634962" w14:textId="6AACC25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stat.cprlandenavn.wi</w:t>
            </w:r>
          </w:p>
        </w:tc>
        <w:tc>
          <w:tcPr>
            <w:tcW w:w="1607" w:type="dxa"/>
            <w:tcBorders>
              <w:top w:val="nil"/>
              <w:left w:val="nil"/>
              <w:bottom w:val="single" w:sz="4" w:space="0" w:color="auto"/>
              <w:right w:val="single" w:sz="4" w:space="0" w:color="auto"/>
            </w:tcBorders>
            <w:shd w:val="clear" w:color="auto" w:fill="auto"/>
            <w:noWrap/>
            <w:vAlign w:val="bottom"/>
            <w:hideMark/>
          </w:tcPr>
          <w:p w14:paraId="2E032957" w14:textId="00A98F4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55C84B" w14:textId="03EB602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Person.Statsborgerskab.cprlandenavnErIndeholdtI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57F1CF58" w14:textId="77D58B1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74E1351"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D0956C" w14:textId="3104A53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stat.cprlandenavn.cont</w:t>
            </w:r>
          </w:p>
        </w:tc>
        <w:tc>
          <w:tcPr>
            <w:tcW w:w="1607" w:type="dxa"/>
            <w:tcBorders>
              <w:top w:val="nil"/>
              <w:left w:val="nil"/>
              <w:bottom w:val="single" w:sz="4" w:space="0" w:color="auto"/>
              <w:right w:val="single" w:sz="4" w:space="0" w:color="auto"/>
            </w:tcBorders>
            <w:shd w:val="clear" w:color="auto" w:fill="auto"/>
            <w:noWrap/>
            <w:vAlign w:val="bottom"/>
            <w:hideMark/>
          </w:tcPr>
          <w:p w14:paraId="3E01232E" w14:textId="1A42053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CAF7879" w14:textId="71CE121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Person.Statsborgerskab.cprlandenavnIndeholder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02AD8EDB" w14:textId="0998449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902DB4D"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47E743" w14:textId="318CE91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stat.cprlandenavn.eq</w:t>
            </w:r>
          </w:p>
        </w:tc>
        <w:tc>
          <w:tcPr>
            <w:tcW w:w="1607" w:type="dxa"/>
            <w:tcBorders>
              <w:top w:val="nil"/>
              <w:left w:val="nil"/>
              <w:bottom w:val="single" w:sz="4" w:space="0" w:color="auto"/>
              <w:right w:val="single" w:sz="4" w:space="0" w:color="auto"/>
            </w:tcBorders>
            <w:shd w:val="clear" w:color="auto" w:fill="auto"/>
            <w:noWrap/>
            <w:vAlign w:val="bottom"/>
            <w:hideMark/>
          </w:tcPr>
          <w:p w14:paraId="067FE835" w14:textId="05D7F29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3FBFE2F" w14:textId="4881C09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Person.Statsborgerskab.cprlandenavnLigMed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5535579" w14:textId="34C6AD9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5D2F3BD"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A3D25E" w14:textId="44FD2A1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stat.status.wi</w:t>
            </w:r>
          </w:p>
        </w:tc>
        <w:tc>
          <w:tcPr>
            <w:tcW w:w="1607" w:type="dxa"/>
            <w:tcBorders>
              <w:top w:val="nil"/>
              <w:left w:val="nil"/>
              <w:bottom w:val="single" w:sz="4" w:space="0" w:color="auto"/>
              <w:right w:val="single" w:sz="4" w:space="0" w:color="auto"/>
            </w:tcBorders>
            <w:shd w:val="clear" w:color="auto" w:fill="auto"/>
            <w:noWrap/>
            <w:vAlign w:val="bottom"/>
            <w:hideMark/>
          </w:tcPr>
          <w:p w14:paraId="20CA3F3C" w14:textId="3499B7E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9E8A788" w14:textId="083188B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D6FD1DE" w14:textId="6F55AB5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3828A6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DD5515" w14:textId="449C106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stat.status.eq</w:t>
            </w:r>
          </w:p>
        </w:tc>
        <w:tc>
          <w:tcPr>
            <w:tcW w:w="1607" w:type="dxa"/>
            <w:tcBorders>
              <w:top w:val="nil"/>
              <w:left w:val="nil"/>
              <w:bottom w:val="single" w:sz="4" w:space="0" w:color="auto"/>
              <w:right w:val="single" w:sz="4" w:space="0" w:color="auto"/>
            </w:tcBorders>
            <w:shd w:val="clear" w:color="auto" w:fill="auto"/>
            <w:noWrap/>
            <w:vAlign w:val="bottom"/>
            <w:hideMark/>
          </w:tcPr>
          <w:p w14:paraId="2E15BBAE" w14:textId="322E6F4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CDCCC5" w14:textId="3A6FB62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7C354AC6" w14:textId="6AACF62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D5E488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03C690" w14:textId="086CF2A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5E570E8" w14:textId="56A6473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295205" w14:textId="4405D7B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23C4635" w14:textId="2F30D10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81E470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1144BF" w14:textId="7ECF118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2874E31" w14:textId="68E0D6D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CFA2D6" w14:textId="149ECBC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7A6E14D" w14:textId="2AFB4FD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A725FD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979B48" w14:textId="0632520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F2CD46D" w14:textId="5380CFF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DE2712" w14:textId="0FB7549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68DD6B3" w14:textId="07358D4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A7C550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D40B54" w14:textId="2C79EE3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1C38D41" w14:textId="5CB5169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0EB448" w14:textId="2A2F76F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D26F470" w14:textId="79F2D33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A7517E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D821A0" w14:textId="739DD2B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48ED6AA" w14:textId="08AAEDA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CDDB92" w14:textId="206B509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26D697F" w14:textId="5000A56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F06134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231945" w14:textId="43D6186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28D1474" w14:textId="0772821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567C50" w14:textId="4EF60E1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5EBB832" w14:textId="5088533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20708C3"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1F7992" w14:textId="18EE29C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5D878E89" w14:textId="03C63A6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473F5F6" w14:textId="66BB12E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FAFB030" w14:textId="31D0019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E22250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E80D30" w14:textId="13D95B5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6B4EB716" w14:textId="1490F00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D2C03A" w14:textId="1754AF2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1254703" w14:textId="26CF717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C2AA0F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F3E081" w14:textId="7F417C7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CF86F9C" w14:textId="0E51841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DE76BC" w14:textId="6845B86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E7DD393" w14:textId="55BF406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2AD051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6E1998" w14:textId="251656C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CD8AB6B" w14:textId="650B11D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35017D" w14:textId="74B7416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F86D52C" w14:textId="3554513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378BD4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A983B2" w14:textId="7EBCE5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C2E27FE" w14:textId="2FAB17E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C11D81" w14:textId="737DE7C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895BCCD" w14:textId="403245B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9BB437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01CDC5" w14:textId="63A957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23FBFE7" w14:textId="7298F5A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2B1E9BD" w14:textId="7116219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E60FC49" w14:textId="7913E17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F1FC43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1879B0" w14:textId="0ABE82C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6010AA9" w14:textId="49ACDF3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02D84D" w14:textId="07FB4A2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530E075" w14:textId="4E58442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248092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B75869" w14:textId="2B3AAC4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stat.virkningtilum.eq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64C7733B" w14:textId="04EF4D0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29C9C63" w14:textId="6B69B77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D2868C4" w14:textId="51B122F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CFFDA7E"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9346B3" w14:textId="1397D8A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udind.cprlandekodeindrejse.wi</w:t>
            </w:r>
          </w:p>
        </w:tc>
        <w:tc>
          <w:tcPr>
            <w:tcW w:w="1607" w:type="dxa"/>
            <w:tcBorders>
              <w:top w:val="nil"/>
              <w:left w:val="nil"/>
              <w:bottom w:val="single" w:sz="4" w:space="0" w:color="auto"/>
              <w:right w:val="single" w:sz="4" w:space="0" w:color="auto"/>
            </w:tcBorders>
            <w:shd w:val="clear" w:color="auto" w:fill="auto"/>
            <w:noWrap/>
            <w:vAlign w:val="bottom"/>
            <w:hideMark/>
          </w:tcPr>
          <w:p w14:paraId="3D0C29DA" w14:textId="435FD7A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6AE6E75" w14:textId="4EE1496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Person.UdrejseIndrejse.cprlandekodeindrejseErIndeholdtI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3CD04550" w14:textId="33CAF56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B17618D"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6DD1BE" w14:textId="0C352E3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udind.cprlandekodeindrejse.ne</w:t>
            </w:r>
          </w:p>
        </w:tc>
        <w:tc>
          <w:tcPr>
            <w:tcW w:w="1607" w:type="dxa"/>
            <w:tcBorders>
              <w:top w:val="nil"/>
              <w:left w:val="nil"/>
              <w:bottom w:val="single" w:sz="4" w:space="0" w:color="auto"/>
              <w:right w:val="single" w:sz="4" w:space="0" w:color="auto"/>
            </w:tcBorders>
            <w:shd w:val="clear" w:color="auto" w:fill="auto"/>
            <w:noWrap/>
            <w:vAlign w:val="bottom"/>
            <w:hideMark/>
          </w:tcPr>
          <w:p w14:paraId="761421D0" w14:textId="6F3B880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D6226D0" w14:textId="59DDE19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Person.UdrejseIndrejse.cprlandekodeindrejseForskelligFra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3977FC50" w14:textId="3024132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775748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064BEB" w14:textId="72FEB87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udind.cprlandekodeindrejse.eq</w:t>
            </w:r>
          </w:p>
        </w:tc>
        <w:tc>
          <w:tcPr>
            <w:tcW w:w="1607" w:type="dxa"/>
            <w:tcBorders>
              <w:top w:val="nil"/>
              <w:left w:val="nil"/>
              <w:bottom w:val="single" w:sz="4" w:space="0" w:color="auto"/>
              <w:right w:val="single" w:sz="4" w:space="0" w:color="auto"/>
            </w:tcBorders>
            <w:shd w:val="clear" w:color="auto" w:fill="auto"/>
            <w:noWrap/>
            <w:vAlign w:val="bottom"/>
            <w:hideMark/>
          </w:tcPr>
          <w:p w14:paraId="1B9B4D37" w14:textId="30F6D6F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FEDFE77" w14:textId="08A27F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5847D9A5" w14:textId="5CF6B8D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4A7DE78"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04DE06" w14:textId="001D1C5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udind.cprlandekodeindrejse.lt</w:t>
            </w:r>
          </w:p>
        </w:tc>
        <w:tc>
          <w:tcPr>
            <w:tcW w:w="1607" w:type="dxa"/>
            <w:tcBorders>
              <w:top w:val="nil"/>
              <w:left w:val="nil"/>
              <w:bottom w:val="single" w:sz="4" w:space="0" w:color="auto"/>
              <w:right w:val="single" w:sz="4" w:space="0" w:color="auto"/>
            </w:tcBorders>
            <w:shd w:val="clear" w:color="auto" w:fill="auto"/>
            <w:noWrap/>
            <w:vAlign w:val="bottom"/>
            <w:hideMark/>
          </w:tcPr>
          <w:p w14:paraId="65C66ABD" w14:textId="77D51D7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7F9B758" w14:textId="45D7E1E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11FB66EA" w14:textId="06023F6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E17533C"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0E9C06" w14:textId="1F46F5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udind.cprlandekodeindrejse.le</w:t>
            </w:r>
          </w:p>
        </w:tc>
        <w:tc>
          <w:tcPr>
            <w:tcW w:w="1607" w:type="dxa"/>
            <w:tcBorders>
              <w:top w:val="nil"/>
              <w:left w:val="nil"/>
              <w:bottom w:val="single" w:sz="4" w:space="0" w:color="auto"/>
              <w:right w:val="single" w:sz="4" w:space="0" w:color="auto"/>
            </w:tcBorders>
            <w:shd w:val="clear" w:color="auto" w:fill="auto"/>
            <w:noWrap/>
            <w:vAlign w:val="bottom"/>
            <w:hideMark/>
          </w:tcPr>
          <w:p w14:paraId="36848AE4" w14:textId="004FEFA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5D11835" w14:textId="41D2E57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119A78C2" w14:textId="52BA6FB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402107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E11DCF" w14:textId="555B945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udind.cprlandekodeindrejse.gt</w:t>
            </w:r>
          </w:p>
        </w:tc>
        <w:tc>
          <w:tcPr>
            <w:tcW w:w="1607" w:type="dxa"/>
            <w:tcBorders>
              <w:top w:val="nil"/>
              <w:left w:val="nil"/>
              <w:bottom w:val="single" w:sz="4" w:space="0" w:color="auto"/>
              <w:right w:val="single" w:sz="4" w:space="0" w:color="auto"/>
            </w:tcBorders>
            <w:shd w:val="clear" w:color="auto" w:fill="auto"/>
            <w:noWrap/>
            <w:vAlign w:val="bottom"/>
            <w:hideMark/>
          </w:tcPr>
          <w:p w14:paraId="4A414F29" w14:textId="3556D2E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686C43E" w14:textId="5EE5C71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3B234B07" w14:textId="301317F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6827D27"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3EF65A" w14:textId="678B466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udind.cprlandekodeindrejse.ge</w:t>
            </w:r>
          </w:p>
        </w:tc>
        <w:tc>
          <w:tcPr>
            <w:tcW w:w="1607" w:type="dxa"/>
            <w:tcBorders>
              <w:top w:val="nil"/>
              <w:left w:val="nil"/>
              <w:bottom w:val="single" w:sz="4" w:space="0" w:color="auto"/>
              <w:right w:val="single" w:sz="4" w:space="0" w:color="auto"/>
            </w:tcBorders>
            <w:shd w:val="clear" w:color="auto" w:fill="auto"/>
            <w:noWrap/>
            <w:vAlign w:val="bottom"/>
            <w:hideMark/>
          </w:tcPr>
          <w:p w14:paraId="007DD954" w14:textId="6519D2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7071E17" w14:textId="2AB8474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71A497F" w14:textId="7A935BF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C76DF3E"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083037" w14:textId="023BDF2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udind.cprlandekodeudrejse.wi</w:t>
            </w:r>
          </w:p>
        </w:tc>
        <w:tc>
          <w:tcPr>
            <w:tcW w:w="1607" w:type="dxa"/>
            <w:tcBorders>
              <w:top w:val="nil"/>
              <w:left w:val="nil"/>
              <w:bottom w:val="single" w:sz="4" w:space="0" w:color="auto"/>
              <w:right w:val="single" w:sz="4" w:space="0" w:color="auto"/>
            </w:tcBorders>
            <w:shd w:val="clear" w:color="auto" w:fill="auto"/>
            <w:noWrap/>
            <w:vAlign w:val="bottom"/>
            <w:hideMark/>
          </w:tcPr>
          <w:p w14:paraId="602E68F3" w14:textId="4DECE5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F7D0A3E" w14:textId="143B0B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Person.UdrejseIndrejse.cprlandekodeudrejseErIndeholdtI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2AFECFCE" w14:textId="3824ED2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6CDCDB2"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5EF2FD" w14:textId="6CBD64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udind.cprlandekodeudrejse.ne</w:t>
            </w:r>
          </w:p>
        </w:tc>
        <w:tc>
          <w:tcPr>
            <w:tcW w:w="1607" w:type="dxa"/>
            <w:tcBorders>
              <w:top w:val="nil"/>
              <w:left w:val="nil"/>
              <w:bottom w:val="single" w:sz="4" w:space="0" w:color="auto"/>
              <w:right w:val="single" w:sz="4" w:space="0" w:color="auto"/>
            </w:tcBorders>
            <w:shd w:val="clear" w:color="auto" w:fill="auto"/>
            <w:noWrap/>
            <w:vAlign w:val="bottom"/>
            <w:hideMark/>
          </w:tcPr>
          <w:p w14:paraId="209CA6DC" w14:textId="38BF954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4B9FC52" w14:textId="28CDC03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Person.UdrejseIndrejse.cprlandekodeudrejseForskelligFra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5E11AAAE" w14:textId="7854FE5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BB63BD1"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590281" w14:textId="6FAF089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udind.cprlandekodeudrejse.eq</w:t>
            </w:r>
          </w:p>
        </w:tc>
        <w:tc>
          <w:tcPr>
            <w:tcW w:w="1607" w:type="dxa"/>
            <w:tcBorders>
              <w:top w:val="nil"/>
              <w:left w:val="nil"/>
              <w:bottom w:val="single" w:sz="4" w:space="0" w:color="auto"/>
              <w:right w:val="single" w:sz="4" w:space="0" w:color="auto"/>
            </w:tcBorders>
            <w:shd w:val="clear" w:color="auto" w:fill="auto"/>
            <w:noWrap/>
            <w:vAlign w:val="bottom"/>
            <w:hideMark/>
          </w:tcPr>
          <w:p w14:paraId="71C1C45C" w14:textId="28E90B0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196F1CA" w14:textId="61F1606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06C697B2" w14:textId="040D15B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A8F7F7D"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218495" w14:textId="0507828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udind.cprlandekodeudrejse.lt</w:t>
            </w:r>
          </w:p>
        </w:tc>
        <w:tc>
          <w:tcPr>
            <w:tcW w:w="1607" w:type="dxa"/>
            <w:tcBorders>
              <w:top w:val="nil"/>
              <w:left w:val="nil"/>
              <w:bottom w:val="single" w:sz="4" w:space="0" w:color="auto"/>
              <w:right w:val="single" w:sz="4" w:space="0" w:color="auto"/>
            </w:tcBorders>
            <w:shd w:val="clear" w:color="auto" w:fill="auto"/>
            <w:noWrap/>
            <w:vAlign w:val="bottom"/>
            <w:hideMark/>
          </w:tcPr>
          <w:p w14:paraId="45E84928" w14:textId="0C261AA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B4B5520" w14:textId="02FAA42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140DA56A" w14:textId="647773D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EB2D9A8"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1AD027" w14:textId="55A3972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udind.cprlandekodeudrejse.le</w:t>
            </w:r>
          </w:p>
        </w:tc>
        <w:tc>
          <w:tcPr>
            <w:tcW w:w="1607" w:type="dxa"/>
            <w:tcBorders>
              <w:top w:val="nil"/>
              <w:left w:val="nil"/>
              <w:bottom w:val="single" w:sz="4" w:space="0" w:color="auto"/>
              <w:right w:val="single" w:sz="4" w:space="0" w:color="auto"/>
            </w:tcBorders>
            <w:shd w:val="clear" w:color="auto" w:fill="auto"/>
            <w:noWrap/>
            <w:vAlign w:val="bottom"/>
            <w:hideMark/>
          </w:tcPr>
          <w:p w14:paraId="05B037AC" w14:textId="7FEAD62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4546A3F" w14:textId="6F25D9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457CC588" w14:textId="1A0972E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83417BB"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54E76A" w14:textId="7789125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udind.cprlandekodeudrejse.gt</w:t>
            </w:r>
          </w:p>
        </w:tc>
        <w:tc>
          <w:tcPr>
            <w:tcW w:w="1607" w:type="dxa"/>
            <w:tcBorders>
              <w:top w:val="nil"/>
              <w:left w:val="nil"/>
              <w:bottom w:val="single" w:sz="4" w:space="0" w:color="auto"/>
              <w:right w:val="single" w:sz="4" w:space="0" w:color="auto"/>
            </w:tcBorders>
            <w:shd w:val="clear" w:color="auto" w:fill="auto"/>
            <w:noWrap/>
            <w:vAlign w:val="bottom"/>
            <w:hideMark/>
          </w:tcPr>
          <w:p w14:paraId="6A3E77C4" w14:textId="6092071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985851F" w14:textId="5D2816F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1250FE2F" w14:textId="6606C2D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3F49F97"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7F45CA" w14:textId="2C6ED27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udind.cprlandekodeudrejse.ge</w:t>
            </w:r>
          </w:p>
        </w:tc>
        <w:tc>
          <w:tcPr>
            <w:tcW w:w="1607" w:type="dxa"/>
            <w:tcBorders>
              <w:top w:val="nil"/>
              <w:left w:val="nil"/>
              <w:bottom w:val="single" w:sz="4" w:space="0" w:color="auto"/>
              <w:right w:val="single" w:sz="4" w:space="0" w:color="auto"/>
            </w:tcBorders>
            <w:shd w:val="clear" w:color="auto" w:fill="auto"/>
            <w:noWrap/>
            <w:vAlign w:val="bottom"/>
            <w:hideMark/>
          </w:tcPr>
          <w:p w14:paraId="5AA51C97" w14:textId="328DA0F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B46AE44" w14:textId="7E65B76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31981F46" w14:textId="1F395AF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C5C013F"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9B318E" w14:textId="7EE4F60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udind.cprlandindrejse.wi</w:t>
            </w:r>
          </w:p>
        </w:tc>
        <w:tc>
          <w:tcPr>
            <w:tcW w:w="1607" w:type="dxa"/>
            <w:tcBorders>
              <w:top w:val="nil"/>
              <w:left w:val="nil"/>
              <w:bottom w:val="single" w:sz="4" w:space="0" w:color="auto"/>
              <w:right w:val="single" w:sz="4" w:space="0" w:color="auto"/>
            </w:tcBorders>
            <w:shd w:val="clear" w:color="auto" w:fill="auto"/>
            <w:noWrap/>
            <w:vAlign w:val="bottom"/>
            <w:hideMark/>
          </w:tcPr>
          <w:p w14:paraId="3EC8FC49" w14:textId="30C047E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F836558" w14:textId="5B94755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Person.UdrejseIndrejse.cprlandindrejseErIndeholdtI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ED3BF3B" w14:textId="69674CF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59BBF93"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A873F3" w14:textId="3AFFC9C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udind.cprlandindrejse.cont</w:t>
            </w:r>
          </w:p>
        </w:tc>
        <w:tc>
          <w:tcPr>
            <w:tcW w:w="1607" w:type="dxa"/>
            <w:tcBorders>
              <w:top w:val="nil"/>
              <w:left w:val="nil"/>
              <w:bottom w:val="single" w:sz="4" w:space="0" w:color="auto"/>
              <w:right w:val="single" w:sz="4" w:space="0" w:color="auto"/>
            </w:tcBorders>
            <w:shd w:val="clear" w:color="auto" w:fill="auto"/>
            <w:noWrap/>
            <w:vAlign w:val="bottom"/>
            <w:hideMark/>
          </w:tcPr>
          <w:p w14:paraId="1975159C" w14:textId="01ED171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BCABD77" w14:textId="7F9C670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Person.UdrejseIndrejse.cprlandindrejseIndeholder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BD3561E" w14:textId="2E28AFC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443BDFE"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113BD9" w14:textId="13A3EE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udind.cprlandindrejse.eq</w:t>
            </w:r>
          </w:p>
        </w:tc>
        <w:tc>
          <w:tcPr>
            <w:tcW w:w="1607" w:type="dxa"/>
            <w:tcBorders>
              <w:top w:val="nil"/>
              <w:left w:val="nil"/>
              <w:bottom w:val="single" w:sz="4" w:space="0" w:color="auto"/>
              <w:right w:val="single" w:sz="4" w:space="0" w:color="auto"/>
            </w:tcBorders>
            <w:shd w:val="clear" w:color="auto" w:fill="auto"/>
            <w:noWrap/>
            <w:vAlign w:val="bottom"/>
            <w:hideMark/>
          </w:tcPr>
          <w:p w14:paraId="2731DEAE" w14:textId="130E037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F3893CD" w14:textId="1BA8053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Person.UdrejseIndrejse.cprlandindrejseLigMed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788AEA19" w14:textId="17DDA53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FB2D913"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DC64F5" w14:textId="2D170CD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udind.cprlandudrejse.wi</w:t>
            </w:r>
          </w:p>
        </w:tc>
        <w:tc>
          <w:tcPr>
            <w:tcW w:w="1607" w:type="dxa"/>
            <w:tcBorders>
              <w:top w:val="nil"/>
              <w:left w:val="nil"/>
              <w:bottom w:val="single" w:sz="4" w:space="0" w:color="auto"/>
              <w:right w:val="single" w:sz="4" w:space="0" w:color="auto"/>
            </w:tcBorders>
            <w:shd w:val="clear" w:color="auto" w:fill="auto"/>
            <w:noWrap/>
            <w:vAlign w:val="bottom"/>
            <w:hideMark/>
          </w:tcPr>
          <w:p w14:paraId="6319E0DF" w14:textId="685444E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D4AAFE" w14:textId="03E3757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Person.UdrejseIndrejse.cprlandudrejseErIndeholdtI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63B0C643" w14:textId="481DDDC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6465D0F"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3E747C" w14:textId="7C71690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udind.cprlandudrejse.cont</w:t>
            </w:r>
          </w:p>
        </w:tc>
        <w:tc>
          <w:tcPr>
            <w:tcW w:w="1607" w:type="dxa"/>
            <w:tcBorders>
              <w:top w:val="nil"/>
              <w:left w:val="nil"/>
              <w:bottom w:val="single" w:sz="4" w:space="0" w:color="auto"/>
              <w:right w:val="single" w:sz="4" w:space="0" w:color="auto"/>
            </w:tcBorders>
            <w:shd w:val="clear" w:color="auto" w:fill="auto"/>
            <w:noWrap/>
            <w:vAlign w:val="bottom"/>
            <w:hideMark/>
          </w:tcPr>
          <w:p w14:paraId="060796F0" w14:textId="25D83D5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361927" w14:textId="73B5106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Person.UdrejseIndrejse.cprlandudrejseIndeholder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26FCE33" w14:textId="0442762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D48408C"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6CDCE5" w14:textId="04BB045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udind.cprlandudrejse.eq</w:t>
            </w:r>
          </w:p>
        </w:tc>
        <w:tc>
          <w:tcPr>
            <w:tcW w:w="1607" w:type="dxa"/>
            <w:tcBorders>
              <w:top w:val="nil"/>
              <w:left w:val="nil"/>
              <w:bottom w:val="single" w:sz="4" w:space="0" w:color="auto"/>
              <w:right w:val="single" w:sz="4" w:space="0" w:color="auto"/>
            </w:tcBorders>
            <w:shd w:val="clear" w:color="auto" w:fill="auto"/>
            <w:noWrap/>
            <w:vAlign w:val="bottom"/>
            <w:hideMark/>
          </w:tcPr>
          <w:p w14:paraId="2F630BDE" w14:textId="15A25F7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5CB12DA" w14:textId="113514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Person.UdrejseIndrejse.cprlandudrejseLigMed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5A9EE872" w14:textId="3C56A1A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0C7AA7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E0FA3F" w14:textId="6285868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0CED365B" w14:textId="378695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34AF117" w14:textId="4118988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6D0FC363" w14:textId="67A082E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C20975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E3B7F3" w14:textId="13CACE8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7914D6DE" w14:textId="6661FF7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F83EA93" w14:textId="58932E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72CAE0D7" w14:textId="2160924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F71934C"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5A8234" w14:textId="10D789C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udind.udenlandsadresse.cont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6041D523" w14:textId="37CD59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89A8E28" w14:textId="5BF63F8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Person.UdrejseIndrejse.udenlandsadresseIndeholder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3C4C8AB2" w14:textId="10EF02C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887CE8" w:rsidRPr="0096078E" w14:paraId="70F5B9E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2CB323" w14:textId="3C4AF1C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4E1081B" w14:textId="222B06F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00A4BD" w14:textId="67B6DBC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BBCB196" w14:textId="6D19C43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9A1166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E9E122" w14:textId="1089864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06EA5E7" w14:textId="06F0A42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DF4C83" w14:textId="58D6A15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486FCE7" w14:textId="3CF88EC0"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184DB2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E5BAF3" w14:textId="2689372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F41B8F7" w14:textId="791610C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61E0E1" w14:textId="5E8FCB2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0FCE90A" w14:textId="4D70D3F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80221D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D9568A" w14:textId="7C803A7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CD9DC60" w14:textId="5E4FC69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E82C9D" w14:textId="358357B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2043F6D" w14:textId="0AC8E9C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73B1D6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DA49B7" w14:textId="58BDA9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54AEC4A" w14:textId="7F29BDE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57A18F" w14:textId="7F67191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ADDBA26" w14:textId="313B516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ACECA0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E47500" w14:textId="4BAF2E4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46966C1" w14:textId="1A8FC47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97C738" w14:textId="1871058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BC25F4C" w14:textId="42EE3FB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EFCA7F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29BCE5" w14:textId="490F65B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5E408052" w14:textId="6EBDD83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B87AF8A" w14:textId="041CEC2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F663499" w14:textId="649B9DB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831F24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C4E5DB" w14:textId="40FDFBE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65B2D9B3" w14:textId="6AB67E6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568B63" w14:textId="761BFDF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82E02E6" w14:textId="2AEA268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66FF3A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28FEAF" w14:textId="73D4B50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2BF7ECD" w14:textId="423198E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7068CB" w14:textId="03C4656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E712A48" w14:textId="20723DA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92720F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E261C5" w14:textId="59B46D2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ACDAD31" w14:textId="79CCA5E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79F68F" w14:textId="3B05208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4F4A9E8" w14:textId="4EBDA8E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07378F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279A8A" w14:textId="5D05287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3606392" w14:textId="29EE3DD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3D89DCB" w14:textId="33C6339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82A7911" w14:textId="55B54E2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61752B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F54666" w14:textId="2784913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149A6B6F" w14:textId="23C3399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183388" w14:textId="1385AE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27D9058" w14:textId="0A7A96E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58F8FD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CC2F29" w14:textId="1BFC0AF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F3A1016" w14:textId="2F3D608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87EDD0" w14:textId="60ADCB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6BB2BE4" w14:textId="065B41C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6E6CC1A"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8CEB11" w14:textId="75F7158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udind.virkningtilum.eq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C22B01C" w14:textId="2300E82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9CB0034" w14:textId="74D613F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BD3C985" w14:textId="53C93D6E"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3499A59"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310B04" w14:textId="6A46761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67805ECF" w14:textId="2C2DDF2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2C21A8B" w14:textId="76D6798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2B811D31" w14:textId="1D00861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887CE8" w:rsidRPr="0096078E" w14:paraId="78FB8A27"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B30EFE" w14:textId="3824B84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vaerge.vaergenavn.wi</w:t>
            </w:r>
          </w:p>
        </w:tc>
        <w:tc>
          <w:tcPr>
            <w:tcW w:w="1607" w:type="dxa"/>
            <w:tcBorders>
              <w:top w:val="nil"/>
              <w:left w:val="nil"/>
              <w:bottom w:val="single" w:sz="4" w:space="0" w:color="auto"/>
              <w:right w:val="single" w:sz="4" w:space="0" w:color="auto"/>
            </w:tcBorders>
            <w:shd w:val="clear" w:color="auto" w:fill="auto"/>
            <w:noWrap/>
            <w:vAlign w:val="bottom"/>
            <w:hideMark/>
          </w:tcPr>
          <w:p w14:paraId="3552E4C4" w14:textId="73BD93A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1EF969" w14:textId="4AD5E85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Person.Vaergemaal.vaergenavnErIndeholdtI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6753128D" w14:textId="0B3F7C3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6904AE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EFFFB0" w14:textId="1D8D3AA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vaerge.vaergenavn.cont</w:t>
            </w:r>
          </w:p>
        </w:tc>
        <w:tc>
          <w:tcPr>
            <w:tcW w:w="1607" w:type="dxa"/>
            <w:tcBorders>
              <w:top w:val="nil"/>
              <w:left w:val="nil"/>
              <w:bottom w:val="single" w:sz="4" w:space="0" w:color="auto"/>
              <w:right w:val="single" w:sz="4" w:space="0" w:color="auto"/>
            </w:tcBorders>
            <w:shd w:val="clear" w:color="auto" w:fill="auto"/>
            <w:noWrap/>
            <w:vAlign w:val="bottom"/>
            <w:hideMark/>
          </w:tcPr>
          <w:p w14:paraId="6630F726" w14:textId="4E10B98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F866270" w14:textId="72A9DF6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Person.Vaergemaal.vaergenavnIndeholder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617B69A2" w14:textId="79EC8C8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DA80B1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979FEB" w14:textId="02D8A2C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vaerge.vaergenavn.eq</w:t>
            </w:r>
          </w:p>
        </w:tc>
        <w:tc>
          <w:tcPr>
            <w:tcW w:w="1607" w:type="dxa"/>
            <w:tcBorders>
              <w:top w:val="nil"/>
              <w:left w:val="nil"/>
              <w:bottom w:val="single" w:sz="4" w:space="0" w:color="auto"/>
              <w:right w:val="single" w:sz="4" w:space="0" w:color="auto"/>
            </w:tcBorders>
            <w:shd w:val="clear" w:color="auto" w:fill="auto"/>
            <w:noWrap/>
            <w:vAlign w:val="bottom"/>
            <w:hideMark/>
          </w:tcPr>
          <w:p w14:paraId="6BDEE631" w14:textId="4BE8ECD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131CE53" w14:textId="41D260A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Person.Vaergemaal.vaergenavnLigMed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4EC52EFA" w14:textId="3ED1C24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989F725"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BDEB70" w14:textId="1016E3B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AFDF431" w14:textId="592A35E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8DC0BC" w14:textId="43638E2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827CA55" w14:textId="5D514BD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96DBA2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DB1F3A" w14:textId="12D6DFC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D49FDA3" w14:textId="5854A8D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9442F0" w14:textId="42DF2DF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4D8BA3E" w14:textId="06F3CE2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66F6954"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8C78DD" w14:textId="52386B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5057D51" w14:textId="5970F85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A56DC2" w14:textId="5DF326A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B708371" w14:textId="541E855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030194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28AF34" w14:textId="31EF69E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2D6491D" w14:textId="48BE74F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BFB49A" w14:textId="2FE9374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2805456" w14:textId="20F97FB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EFCDA2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4738F9" w14:textId="1EA59E2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761836C" w14:textId="52B0C54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FB8D57" w14:textId="628D652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76A2AE8" w14:textId="656F392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62B4D3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48E147" w14:textId="76F063C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7F750F5" w14:textId="7F30EEF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E9C3FD" w14:textId="134C1E3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410737D" w14:textId="6A3035DD"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677B3EE"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3D0EEC" w14:textId="568F523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F721719" w14:textId="535246F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6ED1019" w14:textId="1679986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F8F45DB" w14:textId="51D74D27"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6C39EE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3E9556" w14:textId="4BB7A67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0F40950" w14:textId="5F78E54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1632AE" w14:textId="3C01101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7A3175A" w14:textId="0FD4064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F91B90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B2E6A5" w14:textId="540167D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F4717A9" w14:textId="54F8CC9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63B8C9" w14:textId="67CC920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DB4E3BE" w14:textId="2E0A9E4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6E76BB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73320D" w14:textId="68663F0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2542300" w14:textId="358C4BA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CF574B" w14:textId="623F1F4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D54BD1A" w14:textId="2A9FF04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F2B224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1CC43E" w14:textId="54D2064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5A15A29" w14:textId="1847788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0CB65B" w14:textId="08E7CFB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4BC8445" w14:textId="4018CFA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26E6A0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CF0E7A" w14:textId="12E27B7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vaerge.virkningtil.gt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66B54EE" w14:textId="15A7DA4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A61CE9" w14:textId="636E93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5AFC03C" w14:textId="242881BA"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DA1C0C1"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E588A6" w14:textId="4105922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vaerge.virkningtil.ge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0B80B70" w14:textId="0DC4333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9BBE4C" w14:textId="3AEC968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4E05820" w14:textId="2158581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AE6E7D8"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6C9324" w14:textId="5538656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valg.valgoplysningstype.wi</w:t>
            </w:r>
          </w:p>
        </w:tc>
        <w:tc>
          <w:tcPr>
            <w:tcW w:w="1607" w:type="dxa"/>
            <w:tcBorders>
              <w:top w:val="nil"/>
              <w:left w:val="nil"/>
              <w:bottom w:val="single" w:sz="4" w:space="0" w:color="auto"/>
              <w:right w:val="single" w:sz="4" w:space="0" w:color="auto"/>
            </w:tcBorders>
            <w:shd w:val="clear" w:color="auto" w:fill="auto"/>
            <w:noWrap/>
            <w:vAlign w:val="bottom"/>
            <w:hideMark/>
          </w:tcPr>
          <w:p w14:paraId="5D559C8D" w14:textId="6F966A8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3863AA36" w14:textId="37D26A67" w:rsidR="00887CE8" w:rsidRPr="0096078E" w:rsidRDefault="00887CE8" w:rsidP="0096078E">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Person.Valgoplysninger.valgoplysningstypeErIndeholdtI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62859D0D" w14:textId="1E48CA0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33D307E" w14:textId="77777777" w:rsidTr="004D1732">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59276E" w14:textId="697C76B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valg.valgoplysningstype.eq</w:t>
            </w:r>
          </w:p>
        </w:tc>
        <w:tc>
          <w:tcPr>
            <w:tcW w:w="1607" w:type="dxa"/>
            <w:tcBorders>
              <w:top w:val="nil"/>
              <w:left w:val="nil"/>
              <w:bottom w:val="single" w:sz="4" w:space="0" w:color="auto"/>
              <w:right w:val="single" w:sz="4" w:space="0" w:color="auto"/>
            </w:tcBorders>
            <w:shd w:val="clear" w:color="auto" w:fill="auto"/>
            <w:noWrap/>
            <w:vAlign w:val="bottom"/>
            <w:hideMark/>
          </w:tcPr>
          <w:p w14:paraId="424A7842" w14:textId="66E33F7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3DF458E3" w14:textId="72BC57AD" w:rsidR="00887CE8" w:rsidRPr="0096078E" w:rsidRDefault="00887CE8" w:rsidP="0096078E">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Person.Valgoplysninger.valgoplysningstypeLigMed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6202DF4B" w14:textId="3E7C6A9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C796866"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7A08FE" w14:textId="46127F5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valg.valgretdato.ne</w:t>
            </w:r>
          </w:p>
        </w:tc>
        <w:tc>
          <w:tcPr>
            <w:tcW w:w="1607" w:type="dxa"/>
            <w:tcBorders>
              <w:top w:val="nil"/>
              <w:left w:val="nil"/>
              <w:bottom w:val="single" w:sz="4" w:space="0" w:color="auto"/>
              <w:right w:val="single" w:sz="4" w:space="0" w:color="auto"/>
            </w:tcBorders>
            <w:shd w:val="clear" w:color="auto" w:fill="auto"/>
            <w:noWrap/>
            <w:vAlign w:val="bottom"/>
            <w:hideMark/>
          </w:tcPr>
          <w:p w14:paraId="4DB7F374" w14:textId="4EAD28C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039AA9" w14:textId="588A9CB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Person.Valgoplysninger.valgretdatoForskelligFra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1650FFFE" w14:textId="58AA6D8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07ED4B2"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A6E294" w14:textId="1D396AA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valg.valgretdato.eq</w:t>
            </w:r>
          </w:p>
        </w:tc>
        <w:tc>
          <w:tcPr>
            <w:tcW w:w="1607" w:type="dxa"/>
            <w:tcBorders>
              <w:top w:val="nil"/>
              <w:left w:val="nil"/>
              <w:bottom w:val="single" w:sz="4" w:space="0" w:color="auto"/>
              <w:right w:val="single" w:sz="4" w:space="0" w:color="auto"/>
            </w:tcBorders>
            <w:shd w:val="clear" w:color="auto" w:fill="auto"/>
            <w:noWrap/>
            <w:vAlign w:val="bottom"/>
            <w:hideMark/>
          </w:tcPr>
          <w:p w14:paraId="554F1338" w14:textId="3EBC630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A121CF" w14:textId="0D505FC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219AF391" w14:textId="5F7764B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76055BA"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B29465" w14:textId="025F408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valg.valgretdato.lt</w:t>
            </w:r>
          </w:p>
        </w:tc>
        <w:tc>
          <w:tcPr>
            <w:tcW w:w="1607" w:type="dxa"/>
            <w:tcBorders>
              <w:top w:val="nil"/>
              <w:left w:val="nil"/>
              <w:bottom w:val="single" w:sz="4" w:space="0" w:color="auto"/>
              <w:right w:val="single" w:sz="4" w:space="0" w:color="auto"/>
            </w:tcBorders>
            <w:shd w:val="clear" w:color="auto" w:fill="auto"/>
            <w:noWrap/>
            <w:vAlign w:val="bottom"/>
            <w:hideMark/>
          </w:tcPr>
          <w:p w14:paraId="59F3B776" w14:textId="1B3C686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D222B9" w14:textId="2D12134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198B12E3" w14:textId="297AE5F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E28FC6C"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C56A15" w14:textId="6AD4CD4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valg.valgretdato.le</w:t>
            </w:r>
          </w:p>
        </w:tc>
        <w:tc>
          <w:tcPr>
            <w:tcW w:w="1607" w:type="dxa"/>
            <w:tcBorders>
              <w:top w:val="nil"/>
              <w:left w:val="nil"/>
              <w:bottom w:val="single" w:sz="4" w:space="0" w:color="auto"/>
              <w:right w:val="single" w:sz="4" w:space="0" w:color="auto"/>
            </w:tcBorders>
            <w:shd w:val="clear" w:color="auto" w:fill="auto"/>
            <w:noWrap/>
            <w:vAlign w:val="bottom"/>
            <w:hideMark/>
          </w:tcPr>
          <w:p w14:paraId="5183733B" w14:textId="00D5195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E882D7" w14:textId="016C93B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04F034DF" w14:textId="3D6BA4E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CC1E34F"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68718E" w14:textId="65A19302"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valg.valgretdato.gt</w:t>
            </w:r>
          </w:p>
        </w:tc>
        <w:tc>
          <w:tcPr>
            <w:tcW w:w="1607" w:type="dxa"/>
            <w:tcBorders>
              <w:top w:val="nil"/>
              <w:left w:val="nil"/>
              <w:bottom w:val="single" w:sz="4" w:space="0" w:color="auto"/>
              <w:right w:val="single" w:sz="4" w:space="0" w:color="auto"/>
            </w:tcBorders>
            <w:shd w:val="clear" w:color="auto" w:fill="auto"/>
            <w:noWrap/>
            <w:vAlign w:val="bottom"/>
            <w:hideMark/>
          </w:tcPr>
          <w:p w14:paraId="22D948E0" w14:textId="0291AF1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CD8F9F" w14:textId="50C2A5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5D0B7CDC" w14:textId="56616912"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6CACD9D" w14:textId="77777777" w:rsidTr="004D1732">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3A09F1" w14:textId="7208BF5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valg.valgretdato.ge</w:t>
            </w:r>
          </w:p>
        </w:tc>
        <w:tc>
          <w:tcPr>
            <w:tcW w:w="1607" w:type="dxa"/>
            <w:tcBorders>
              <w:top w:val="nil"/>
              <w:left w:val="nil"/>
              <w:bottom w:val="single" w:sz="4" w:space="0" w:color="auto"/>
              <w:right w:val="single" w:sz="4" w:space="0" w:color="auto"/>
            </w:tcBorders>
            <w:shd w:val="clear" w:color="auto" w:fill="auto"/>
            <w:noWrap/>
            <w:vAlign w:val="bottom"/>
            <w:hideMark/>
          </w:tcPr>
          <w:p w14:paraId="2E9C3DE4" w14:textId="54A04FD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FF176A" w14:textId="7F51C03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67321133" w14:textId="7E47A08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13471346"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3EABB8" w14:textId="1CE6047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84E87B6" w14:textId="3F46A76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B93119" w14:textId="149096D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69D8011" w14:textId="09F6DAEC"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7988899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BB2B17" w14:textId="5E39410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F70CFD9" w14:textId="5580E40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E27E0B" w14:textId="4CB9317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D0A270B" w14:textId="77AAA5C6"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2707DB1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125ED7" w14:textId="68A6821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9CD0599" w14:textId="56D941D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5C677F" w14:textId="67C073C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8FB2D5C" w14:textId="5D2697D8"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922BF4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6C014D" w14:textId="2C9C31A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17AD6EB" w14:textId="7F29BAF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93B73C" w14:textId="7EF78E9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DE945AD" w14:textId="7A27366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EB0197B"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1036C4" w14:textId="4D5F5374"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A11FDB5" w14:textId="5D1165F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3ED002" w14:textId="7F8203A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7BED2F6" w14:textId="39D41E93"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5FA2ACC2"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CE7606" w14:textId="19A5CAB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F92A511" w14:textId="085DA140"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D32B56" w14:textId="0AFFC98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B323186" w14:textId="11E2F924"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B6DBE90"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CA6876" w14:textId="4B7C9D4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6167CD7" w14:textId="06AAF71A"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C01541" w14:textId="67D6646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EFC2D97" w14:textId="26D6B9F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C1C5F38"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3489CE" w14:textId="16A8AD1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6978877" w14:textId="60062BD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5B14F8" w14:textId="67CBDB8C"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74062D5" w14:textId="12B275E9"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499D3BD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7DB904" w14:textId="63621C45"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D2FA7D8" w14:textId="45E37ED9"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46D7B2" w14:textId="4386275E"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0CD936A" w14:textId="0CA12781"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03E880CF"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0DD4B7" w14:textId="1D7537FD"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DA64501" w14:textId="34F19A43"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B1E6A5" w14:textId="33B7BC68"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9EA1305" w14:textId="2AC3A0DF"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6512F66C"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A23E73" w14:textId="2DFF629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valg.virkningtil.gt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0426C90" w14:textId="397694BF"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4B9F49" w14:textId="37B11DC7"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32A9E98" w14:textId="20D01D9B"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96078E" w14:paraId="3BAC7CA9" w14:textId="77777777" w:rsidTr="004D1732">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8478D5" w14:textId="6B0C93A1"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valg.virkningtil.ge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C1C56ED" w14:textId="5C887CE6"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3F89E1" w14:textId="7B2C75AB" w:rsidR="00887CE8" w:rsidRPr="0096078E" w:rsidRDefault="00887CE8" w:rsidP="0096078E">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E995706" w14:textId="73AB1375" w:rsidR="00887CE8" w:rsidRPr="0096078E" w:rsidRDefault="00887CE8" w:rsidP="0096078E">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2C892FE1" w14:textId="3FE65D65" w:rsidR="007E4056" w:rsidRDefault="007E4056" w:rsidP="007E4056"/>
    <w:p w14:paraId="25FE833C" w14:textId="5456CAC1" w:rsidR="007E4056" w:rsidRPr="00732629" w:rsidRDefault="007E4056" w:rsidP="007E4056">
      <w:pPr>
        <w:rPr>
          <w:b/>
        </w:rPr>
      </w:pPr>
      <w:r w:rsidRPr="00732629">
        <w:rPr>
          <w:b/>
        </w:rPr>
        <w:t>Output</w:t>
      </w:r>
      <w:r>
        <w:rPr>
          <w:b/>
        </w:rPr>
        <w:t>parametre</w:t>
      </w:r>
      <w:r w:rsidR="00F96680">
        <w:rPr>
          <w:b/>
        </w:rPr>
        <w:t>:</w:t>
      </w:r>
    </w:p>
    <w:tbl>
      <w:tblPr>
        <w:tblStyle w:val="Tabel-Gitter"/>
        <w:tblW w:w="0" w:type="auto"/>
        <w:tblLook w:val="04A0" w:firstRow="1" w:lastRow="0" w:firstColumn="1" w:lastColumn="0" w:noHBand="0" w:noVBand="1"/>
      </w:tblPr>
      <w:tblGrid>
        <w:gridCol w:w="4184"/>
        <w:gridCol w:w="5444"/>
      </w:tblGrid>
      <w:tr w:rsidR="007E4056" w:rsidRPr="00800787" w14:paraId="5F0EA842" w14:textId="77777777" w:rsidTr="00C054F7">
        <w:tc>
          <w:tcPr>
            <w:tcW w:w="4388" w:type="dxa"/>
            <w:shd w:val="clear" w:color="auto" w:fill="D6E3BC" w:themeFill="accent3" w:themeFillTint="66"/>
          </w:tcPr>
          <w:p w14:paraId="2FFD6CFD" w14:textId="051676E7" w:rsidR="007E4056" w:rsidRPr="00732629" w:rsidRDefault="00D650CD" w:rsidP="00C054F7">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284AF7BC" w14:textId="49DC3816" w:rsidR="007E4056" w:rsidRPr="00732629" w:rsidRDefault="00BD306A" w:rsidP="00C054F7">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7E4056" w14:paraId="453B55F7" w14:textId="77777777" w:rsidTr="00C054F7">
        <w:trPr>
          <w:trHeight w:val="70"/>
        </w:trPr>
        <w:tc>
          <w:tcPr>
            <w:tcW w:w="4388" w:type="dxa"/>
          </w:tcPr>
          <w:p w14:paraId="5059D852" w14:textId="0C4531D5" w:rsidR="007E4056" w:rsidRPr="00F96680" w:rsidRDefault="0096078E" w:rsidP="00C054F7">
            <w:pPr>
              <w:keepNext/>
              <w:rPr>
                <w:rFonts w:eastAsia="Arial Unicode MS" w:cs="Arial Unicode MS"/>
                <w:color w:val="000000"/>
              </w:rPr>
            </w:pPr>
            <w:r w:rsidRPr="00F96680">
              <w:rPr>
                <w:rFonts w:eastAsia="Arial Unicode MS" w:cs="Arial Unicode MS"/>
                <w:color w:val="000000"/>
              </w:rPr>
              <w:t>PersonFullListComplete</w:t>
            </w:r>
          </w:p>
        </w:tc>
        <w:tc>
          <w:tcPr>
            <w:tcW w:w="5466" w:type="dxa"/>
          </w:tcPr>
          <w:p w14:paraId="70E4D728" w14:textId="2060785D" w:rsidR="00052E9B" w:rsidRDefault="00052E9B" w:rsidP="00052E9B">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PersonFull.js</w:t>
            </w:r>
            <w:r w:rsidR="004B2175">
              <w:rPr>
                <w:rFonts w:eastAsia="Arial Unicode MS" w:cs="Arial Unicode MS"/>
                <w:color w:val="0070C0"/>
              </w:rPr>
              <w:t>on</w:t>
            </w:r>
          </w:p>
          <w:p w14:paraId="21CCB4A8" w14:textId="5C9CF345" w:rsidR="00052E9B" w:rsidRPr="00732629" w:rsidRDefault="007B71C7" w:rsidP="00C054F7">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105DC2C5" w14:textId="77777777" w:rsidR="008C4707" w:rsidRDefault="008C4707" w:rsidP="000B3587"/>
    <w:p w14:paraId="1C66A4C4" w14:textId="2FF64F7E" w:rsidR="009A18CE" w:rsidRDefault="009A18CE" w:rsidP="0032519F">
      <w:pPr>
        <w:pStyle w:val="Overskrift2"/>
      </w:pPr>
      <w:bookmarkStart w:id="67" w:name="_Toc507585430"/>
      <w:r>
        <w:t>Rest service: CprPersonFullSimple</w:t>
      </w:r>
      <w:bookmarkEnd w:id="67"/>
    </w:p>
    <w:p w14:paraId="59BF3864" w14:textId="77777777" w:rsidR="00C70154" w:rsidRPr="00C70154" w:rsidRDefault="00C70154"/>
    <w:p w14:paraId="71E5AA18" w14:textId="1AFE52A9" w:rsidR="001060AD" w:rsidRPr="00202F13" w:rsidRDefault="00C70154" w:rsidP="001060AD">
      <w:pPr>
        <w:rPr>
          <w:b/>
          <w:bCs/>
        </w:rPr>
      </w:pPr>
      <w:r w:rsidRPr="00C70154">
        <w:t>Offentlige kunders anvendelse af CPR data (aktuelle såvel som historiske). Søgning med liste af Personnumre. Returnerer alle data om personen. Relationer til andre personer gennem PNR og detaljerede oplysninger om relationen</w:t>
      </w:r>
      <w:r>
        <w:t>.</w:t>
      </w:r>
    </w:p>
    <w:tbl>
      <w:tblPr>
        <w:tblStyle w:val="Tabel-Gitter"/>
        <w:tblW w:w="0" w:type="auto"/>
        <w:tblLook w:val="04A0" w:firstRow="1" w:lastRow="0" w:firstColumn="1" w:lastColumn="0" w:noHBand="0" w:noVBand="1"/>
      </w:tblPr>
      <w:tblGrid>
        <w:gridCol w:w="2660"/>
        <w:gridCol w:w="6946"/>
      </w:tblGrid>
      <w:tr w:rsidR="001060AD" w14:paraId="3DC9CD41" w14:textId="77777777" w:rsidTr="001060AD">
        <w:tc>
          <w:tcPr>
            <w:tcW w:w="2660" w:type="dxa"/>
          </w:tcPr>
          <w:p w14:paraId="12BB4C63" w14:textId="77777777" w:rsidR="001060AD" w:rsidRDefault="001060AD" w:rsidP="001060AD">
            <w:pPr>
              <w:rPr>
                <w:b/>
                <w:bCs/>
              </w:rPr>
            </w:pPr>
            <w:r w:rsidRPr="43C1F7C3">
              <w:rPr>
                <w:b/>
                <w:bCs/>
              </w:rPr>
              <w:t>Format</w:t>
            </w:r>
          </w:p>
        </w:tc>
        <w:tc>
          <w:tcPr>
            <w:tcW w:w="6946" w:type="dxa"/>
          </w:tcPr>
          <w:p w14:paraId="366E3A92" w14:textId="77777777" w:rsidR="001060AD" w:rsidRDefault="001060AD" w:rsidP="001060AD">
            <w:pPr>
              <w:rPr>
                <w:b/>
                <w:bCs/>
              </w:rPr>
            </w:pPr>
            <w:r>
              <w:t>JSON</w:t>
            </w:r>
          </w:p>
        </w:tc>
      </w:tr>
      <w:tr w:rsidR="001060AD" w14:paraId="2D1E9503" w14:textId="77777777" w:rsidTr="001060AD">
        <w:tc>
          <w:tcPr>
            <w:tcW w:w="2660" w:type="dxa"/>
          </w:tcPr>
          <w:p w14:paraId="01D404C5" w14:textId="77777777" w:rsidR="001060AD" w:rsidRDefault="001060AD" w:rsidP="001060AD">
            <w:pPr>
              <w:rPr>
                <w:b/>
                <w:bCs/>
              </w:rPr>
            </w:pPr>
            <w:r w:rsidRPr="43C1F7C3">
              <w:rPr>
                <w:b/>
                <w:bCs/>
              </w:rPr>
              <w:t>Sikkerhedszone</w:t>
            </w:r>
          </w:p>
        </w:tc>
        <w:tc>
          <w:tcPr>
            <w:tcW w:w="6946" w:type="dxa"/>
          </w:tcPr>
          <w:p w14:paraId="3DC797FD" w14:textId="77777777" w:rsidR="001060AD" w:rsidRDefault="001060AD" w:rsidP="001060AD">
            <w:pPr>
              <w:rPr>
                <w:b/>
                <w:bCs/>
              </w:rPr>
            </w:pPr>
            <w:r>
              <w:t>5 - Indeholder fortrolige eller følsomme data.</w:t>
            </w:r>
          </w:p>
        </w:tc>
      </w:tr>
      <w:tr w:rsidR="001060AD" w14:paraId="0DBC976D" w14:textId="77777777" w:rsidTr="001060AD">
        <w:tc>
          <w:tcPr>
            <w:tcW w:w="2660" w:type="dxa"/>
          </w:tcPr>
          <w:p w14:paraId="0947653E" w14:textId="77777777" w:rsidR="001060AD" w:rsidRDefault="001060AD" w:rsidP="001060AD">
            <w:pPr>
              <w:rPr>
                <w:b/>
                <w:bCs/>
              </w:rPr>
            </w:pPr>
            <w:r w:rsidRPr="43C1F7C3">
              <w:rPr>
                <w:b/>
                <w:bCs/>
              </w:rPr>
              <w:t>Adgangsniveau</w:t>
            </w:r>
          </w:p>
        </w:tc>
        <w:tc>
          <w:tcPr>
            <w:tcW w:w="6946" w:type="dxa"/>
          </w:tcPr>
          <w:p w14:paraId="1303A423" w14:textId="77777777" w:rsidR="001060AD" w:rsidRDefault="001060AD" w:rsidP="001060AD">
            <w:pPr>
              <w:rPr>
                <w:b/>
                <w:bCs/>
              </w:rPr>
            </w:pPr>
            <w:r>
              <w:t>Indgået aftale med CPR om anvendelse af data påkrævet.</w:t>
            </w:r>
          </w:p>
        </w:tc>
      </w:tr>
      <w:tr w:rsidR="001060AD" w14:paraId="1C5D1293" w14:textId="77777777" w:rsidTr="001060AD">
        <w:tc>
          <w:tcPr>
            <w:tcW w:w="2660" w:type="dxa"/>
          </w:tcPr>
          <w:p w14:paraId="1709F9BB" w14:textId="77777777" w:rsidR="001060AD" w:rsidRPr="43C1F7C3" w:rsidRDefault="001060AD" w:rsidP="001060AD">
            <w:pPr>
              <w:rPr>
                <w:b/>
                <w:bCs/>
              </w:rPr>
            </w:pPr>
            <w:r>
              <w:rPr>
                <w:b/>
                <w:bCs/>
              </w:rPr>
              <w:t>Anvendt udstillingsmodel</w:t>
            </w:r>
          </w:p>
        </w:tc>
        <w:tc>
          <w:tcPr>
            <w:tcW w:w="6946" w:type="dxa"/>
          </w:tcPr>
          <w:p w14:paraId="74BE3932" w14:textId="77777777" w:rsidR="001060AD" w:rsidRDefault="001060AD" w:rsidP="001060AD">
            <w:r>
              <w:t>Person – Udstillingsmodel forefindes:</w:t>
            </w:r>
          </w:p>
          <w:p w14:paraId="40A53132" w14:textId="77777777" w:rsidR="001060AD" w:rsidRPr="00E567A4" w:rsidRDefault="001060AD" w:rsidP="001060AD">
            <w:r w:rsidRPr="00C20F68">
              <w:t>http://data.gov.dk/model/diagrammer/</w:t>
            </w:r>
          </w:p>
        </w:tc>
      </w:tr>
      <w:tr w:rsidR="001060AD" w14:paraId="0965AABE" w14:textId="77777777" w:rsidTr="001060AD">
        <w:tc>
          <w:tcPr>
            <w:tcW w:w="2660" w:type="dxa"/>
          </w:tcPr>
          <w:p w14:paraId="399E48DA" w14:textId="77777777" w:rsidR="001060AD" w:rsidRDefault="001060AD" w:rsidP="001060AD">
            <w:pPr>
              <w:rPr>
                <w:b/>
                <w:bCs/>
              </w:rPr>
            </w:pPr>
            <w:r>
              <w:rPr>
                <w:b/>
                <w:bCs/>
              </w:rPr>
              <w:t>REST-regler</w:t>
            </w:r>
          </w:p>
        </w:tc>
        <w:tc>
          <w:tcPr>
            <w:tcW w:w="6946" w:type="dxa"/>
          </w:tcPr>
          <w:p w14:paraId="085D968F" w14:textId="77777777" w:rsidR="001060AD" w:rsidRDefault="001060AD" w:rsidP="001060AD">
            <w:r>
              <w:t>Anvend paging. Default paging-størrelse:20</w:t>
            </w:r>
          </w:p>
        </w:tc>
      </w:tr>
    </w:tbl>
    <w:p w14:paraId="1C53F6BE" w14:textId="77777777" w:rsidR="001060AD" w:rsidRPr="008249B1" w:rsidRDefault="001060AD" w:rsidP="001060AD"/>
    <w:p w14:paraId="45761B95" w14:textId="77777777" w:rsidR="00052E9B" w:rsidRDefault="00052E9B" w:rsidP="009A18CE">
      <w:pPr>
        <w:rPr>
          <w:b/>
        </w:rPr>
      </w:pPr>
    </w:p>
    <w:p w14:paraId="51DB17DC" w14:textId="3C042DE4" w:rsidR="009A18CE" w:rsidRDefault="00F96680" w:rsidP="009A18CE">
      <w:pPr>
        <w:rPr>
          <w:b/>
        </w:rPr>
      </w:pPr>
      <w:r>
        <w:rPr>
          <w:b/>
        </w:rPr>
        <w:t>Oversigt over metoder:</w:t>
      </w:r>
    </w:p>
    <w:tbl>
      <w:tblPr>
        <w:tblW w:w="7180" w:type="dxa"/>
        <w:tblInd w:w="75" w:type="dxa"/>
        <w:tblCellMar>
          <w:left w:w="70" w:type="dxa"/>
          <w:right w:w="70" w:type="dxa"/>
        </w:tblCellMar>
        <w:tblLook w:val="04A0" w:firstRow="1" w:lastRow="0" w:firstColumn="1" w:lastColumn="0" w:noHBand="0" w:noVBand="1"/>
      </w:tblPr>
      <w:tblGrid>
        <w:gridCol w:w="7180"/>
      </w:tblGrid>
      <w:tr w:rsidR="009A18CE" w:rsidRPr="009A18CE" w14:paraId="0ADCBB6D" w14:textId="77777777" w:rsidTr="009A18CE">
        <w:trPr>
          <w:trHeight w:val="255"/>
        </w:trPr>
        <w:tc>
          <w:tcPr>
            <w:tcW w:w="71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4833EB75" w14:textId="77777777" w:rsidR="009A18CE" w:rsidRPr="009A18CE" w:rsidRDefault="009A18CE" w:rsidP="009A18CE">
            <w:pPr>
              <w:spacing w:after="0" w:line="240" w:lineRule="auto"/>
              <w:rPr>
                <w:rFonts w:ascii="Verdana" w:eastAsia="Times New Roman" w:hAnsi="Verdana" w:cs="Times New Roman"/>
                <w:b/>
                <w:bCs/>
                <w:color w:val="808080"/>
                <w:sz w:val="20"/>
                <w:szCs w:val="20"/>
                <w:lang w:eastAsia="da-DK"/>
              </w:rPr>
            </w:pPr>
            <w:r w:rsidRPr="009A18CE">
              <w:rPr>
                <w:rFonts w:ascii="Verdana" w:eastAsia="Times New Roman" w:hAnsi="Verdana" w:cs="Times New Roman"/>
                <w:b/>
                <w:bCs/>
                <w:color w:val="808080"/>
                <w:sz w:val="20"/>
                <w:szCs w:val="20"/>
                <w:lang w:eastAsia="da-DK"/>
              </w:rPr>
              <w:t>Metodenavn</w:t>
            </w:r>
          </w:p>
        </w:tc>
      </w:tr>
      <w:tr w:rsidR="009A18CE" w:rsidRPr="009A18CE" w14:paraId="48D3A59B" w14:textId="77777777" w:rsidTr="009A18CE">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0F08DB" w14:textId="77777777" w:rsidR="009A18CE" w:rsidRPr="0055083E" w:rsidRDefault="009A18CE" w:rsidP="009A18CE">
            <w:pPr>
              <w:spacing w:after="0" w:line="240" w:lineRule="auto"/>
              <w:rPr>
                <w:rFonts w:eastAsia="Times New Roman" w:cs="Times New Roman"/>
                <w:sz w:val="20"/>
                <w:szCs w:val="20"/>
                <w:lang w:eastAsia="da-DK"/>
              </w:rPr>
            </w:pPr>
            <w:r w:rsidRPr="0055083E">
              <w:rPr>
                <w:rFonts w:eastAsia="Times New Roman" w:cs="Times New Roman"/>
                <w:sz w:val="20"/>
                <w:szCs w:val="20"/>
                <w:lang w:eastAsia="da-DK"/>
              </w:rPr>
              <w:t>PersonFullCurrentListSimple</w:t>
            </w:r>
          </w:p>
        </w:tc>
      </w:tr>
      <w:tr w:rsidR="009A18CE" w:rsidRPr="009A18CE" w14:paraId="5BB61964" w14:textId="77777777" w:rsidTr="009A18CE">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85024C" w14:textId="77777777" w:rsidR="009A18CE" w:rsidRPr="0055083E" w:rsidRDefault="009A18CE" w:rsidP="009A18CE">
            <w:pPr>
              <w:spacing w:after="0" w:line="240" w:lineRule="auto"/>
              <w:rPr>
                <w:rFonts w:eastAsia="Times New Roman" w:cs="Times New Roman"/>
                <w:sz w:val="20"/>
                <w:szCs w:val="20"/>
                <w:lang w:eastAsia="da-DK"/>
              </w:rPr>
            </w:pPr>
            <w:r w:rsidRPr="0055083E">
              <w:rPr>
                <w:rFonts w:eastAsia="Times New Roman" w:cs="Times New Roman"/>
                <w:sz w:val="20"/>
                <w:szCs w:val="20"/>
                <w:lang w:eastAsia="da-DK"/>
              </w:rPr>
              <w:t>PersonFullListSimple</w:t>
            </w:r>
          </w:p>
        </w:tc>
      </w:tr>
    </w:tbl>
    <w:p w14:paraId="7805B177" w14:textId="6C3D870D" w:rsidR="008C4707" w:rsidRDefault="008C4707" w:rsidP="000B3587"/>
    <w:p w14:paraId="0F72E9EC" w14:textId="516D3E23" w:rsidR="00A406DF" w:rsidRDefault="00A406DF" w:rsidP="000B3587"/>
    <w:p w14:paraId="4D198591" w14:textId="5AC66C7B" w:rsidR="00BF1642" w:rsidRDefault="00A406DF" w:rsidP="0032519F">
      <w:pPr>
        <w:pStyle w:val="Overskrift2"/>
      </w:pPr>
      <w:bookmarkStart w:id="68" w:name="_Toc507585431"/>
      <w:r w:rsidRPr="00282CAA">
        <w:t>Metode</w:t>
      </w:r>
      <w:r w:rsidRPr="00B814D1">
        <w:rPr>
          <w:b/>
        </w:rPr>
        <w:t>:</w:t>
      </w:r>
      <w:r>
        <w:t xml:space="preserve"> </w:t>
      </w:r>
      <w:r w:rsidRPr="00A406DF">
        <w:t>PersonFullCurrentListSimple</w:t>
      </w:r>
      <w:bookmarkEnd w:id="68"/>
    </w:p>
    <w:p w14:paraId="03FEFD37" w14:textId="496BF871" w:rsidR="00A406DF" w:rsidRPr="00AD696C" w:rsidRDefault="00A406DF" w:rsidP="00A406DF">
      <w:pPr>
        <w:rPr>
          <w:rStyle w:val="Hyperlink"/>
          <w:lang w:val="en-US"/>
        </w:rPr>
      </w:pPr>
      <w:r w:rsidRPr="00AD696C">
        <w:rPr>
          <w:b/>
          <w:lang w:val="en-US"/>
        </w:rPr>
        <w:t xml:space="preserve">URL: </w:t>
      </w:r>
      <w:r w:rsidR="00050CB0">
        <w:fldChar w:fldCharType="begin"/>
      </w:r>
      <w:r w:rsidR="00050CB0" w:rsidRPr="00FA275E">
        <w:rPr>
          <w:lang w:val="en-US"/>
          <w:rPrChange w:id="69" w:author="Cæcilie Elle" w:date="2018-02-27T11:58:00Z">
            <w:rPr/>
          </w:rPrChange>
        </w:rPr>
        <w:instrText xml:space="preserve"> HYPERLINK "https://test03-s5-services.datafordeler.dk/CPR/CprPersonFullSimple/1/REST" \t "_blanc" </w:instrText>
      </w:r>
      <w:r w:rsidR="00050CB0">
        <w:fldChar w:fldCharType="separate"/>
      </w:r>
      <w:r w:rsidR="0076416E" w:rsidRPr="00AD696C">
        <w:rPr>
          <w:lang w:val="en-US"/>
        </w:rPr>
        <w:t>&lt;endpoint&gt;/CPR/CprPersonFullSimple/1/REST</w:t>
      </w:r>
      <w:r w:rsidR="00050CB0">
        <w:rPr>
          <w:lang w:val="en-US"/>
        </w:rPr>
        <w:fldChar w:fldCharType="end"/>
      </w:r>
      <w:r w:rsidR="0076416E" w:rsidRPr="00AD696C">
        <w:rPr>
          <w:lang w:val="en-US"/>
        </w:rPr>
        <w:t>/PersonFullCurrentListSimple?</w:t>
      </w:r>
    </w:p>
    <w:p w14:paraId="6844D390" w14:textId="25E7E5C3" w:rsidR="00A406DF" w:rsidRDefault="00F96680" w:rsidP="00A406DF">
      <w:pPr>
        <w:keepNext/>
      </w:pPr>
      <w:r>
        <w:rPr>
          <w:b/>
        </w:rPr>
        <w:t>Input</w:t>
      </w:r>
      <w:r w:rsidR="00A406DF" w:rsidRPr="00515295">
        <w:rPr>
          <w:b/>
        </w:rPr>
        <w:t xml:space="preserve">parametre: </w:t>
      </w:r>
    </w:p>
    <w:p w14:paraId="505D38CB" w14:textId="3EA6686E" w:rsidR="00710157" w:rsidRPr="00A406DF" w:rsidRDefault="00710157" w:rsidP="00A406DF">
      <w:pPr>
        <w:keepNext/>
        <w:rPr>
          <w:lang w:val="en-US"/>
        </w:rPr>
      </w:pPr>
      <w:r w:rsidRPr="00710157">
        <w:rPr>
          <w:lang w:val="en-US"/>
        </w:rPr>
        <w:t xml:space="preserve">Date: Datoformat følger ISO 8601 </w:t>
      </w:r>
      <w:hyperlink r:id="rId19" w:history="1">
        <w:r w:rsidRPr="00710157">
          <w:rPr>
            <w:rStyle w:val="Hyperlink"/>
            <w:rFonts w:cstheme="minorHAnsi"/>
            <w:bCs/>
            <w:color w:val="660099"/>
            <w:lang w:val="en-US"/>
          </w:rPr>
          <w:t>Date and time format</w:t>
        </w:r>
      </w:hyperlink>
    </w:p>
    <w:tbl>
      <w:tblPr>
        <w:tblW w:w="9356" w:type="dxa"/>
        <w:tblInd w:w="7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887CE8" w:rsidRPr="00A406DF" w14:paraId="159CA030" w14:textId="77777777" w:rsidTr="00887CE8">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1531588E" w14:textId="04AB6273" w:rsidR="00887CE8" w:rsidRPr="00A406DF" w:rsidRDefault="00887CE8"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211EF503" w14:textId="3DEC940C" w:rsidR="00887CE8" w:rsidRPr="00A406DF" w:rsidRDefault="00887CE8"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3BAA3B1F" w14:textId="37F858A8" w:rsidR="00887CE8" w:rsidRPr="00A406DF" w:rsidRDefault="00887CE8"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0CAAF599" w14:textId="4D6DFA73" w:rsidR="00887CE8" w:rsidRPr="00A406DF" w:rsidRDefault="00887CE8"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887CE8" w:rsidRPr="00A406DF" w14:paraId="4996783B" w14:textId="77777777" w:rsidTr="00887CE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BA0E5B" w14:textId="0F2DEA51"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60C58662" w14:textId="6F82E569"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4C148D4" w14:textId="0BA7F1FF"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6139DB8" w14:textId="44FB7910" w:rsidR="00887CE8" w:rsidRPr="00A406DF" w:rsidRDefault="00887CE8"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A406DF" w14:paraId="059A4EEA" w14:textId="77777777" w:rsidTr="00887CE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8F47DA" w14:textId="7E6021D7"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0FC43690" w14:textId="48FF3CCD"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56DE6E9" w14:textId="02CC5C84"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440661E" w14:textId="7505F7D6" w:rsidR="00887CE8" w:rsidRPr="00A406DF" w:rsidRDefault="00887CE8"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A406DF" w14:paraId="532EC1BA" w14:textId="77777777" w:rsidTr="00887CE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D21B76" w14:textId="0101BC51"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1674370A" w14:textId="3AA2254D"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37044D1" w14:textId="797DC573"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050CB2A9" w14:textId="690CC735" w:rsidR="00887CE8" w:rsidRPr="00A406DF" w:rsidRDefault="00887CE8"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A406DF" w14:paraId="21EC4568" w14:textId="77777777" w:rsidTr="00887CE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CAEF96" w14:textId="2A4334F7"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5B56205D" w14:textId="6F53B31B"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2246595" w14:textId="790B08AB"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959B7C8" w14:textId="37587DAF" w:rsidR="00887CE8" w:rsidRPr="00A406DF" w:rsidRDefault="00887CE8"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A406DF" w14:paraId="305EA4DB" w14:textId="77777777" w:rsidTr="00887CE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2F60C8" w14:textId="58DA7C43"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34A07C66" w14:textId="50DE0070"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BD12130" w14:textId="6FC3AA51"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0F2DEEA" w14:textId="4069D944" w:rsidR="00887CE8" w:rsidRPr="00A406DF" w:rsidRDefault="00887CE8"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A406DF" w14:paraId="33B1C087" w14:textId="77777777" w:rsidTr="00887CE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E72420" w14:textId="37C0D8A6"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7361ACCC" w14:textId="7C443510"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52F11C3" w14:textId="5FB4A211"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9C91EDB" w14:textId="2FBA5EBD" w:rsidR="00887CE8" w:rsidRPr="00A406DF" w:rsidRDefault="00887CE8"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A406DF" w14:paraId="3C1FBC75" w14:textId="77777777" w:rsidTr="00887CE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33D661" w14:textId="1BD1361B"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70B4312F" w14:textId="44155B30"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BCFD222" w14:textId="02580ED1"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EBD3824" w14:textId="073D1B41" w:rsidR="00887CE8" w:rsidRPr="00A406DF" w:rsidRDefault="00887CE8"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A406DF" w14:paraId="284A30B1" w14:textId="77777777" w:rsidTr="00887CE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8DA641" w14:textId="4E4B505A"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5D2FC59B" w14:textId="3A565EF5"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CBCBBC8" w14:textId="1E85B87E"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3F7C8D6C" w14:textId="0B038B4D" w:rsidR="00887CE8" w:rsidRPr="00A406DF" w:rsidRDefault="00887CE8"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A406DF" w14:paraId="51DE7260" w14:textId="77777777" w:rsidTr="00887CE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3AC294" w14:textId="2203AE10"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06477E29" w14:textId="02397249"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FBFAEED" w14:textId="70E1FF28"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77A6B799" w14:textId="29069AEB" w:rsidR="00887CE8" w:rsidRPr="00A406DF" w:rsidRDefault="00887CE8"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87CE8" w:rsidRPr="00A406DF" w14:paraId="7896DE7A" w14:textId="77777777" w:rsidTr="00887CE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D6A836" w14:textId="7D71FDD0"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0F000992" w14:textId="1923099A"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F7BD360" w14:textId="1BFAACCD" w:rsidR="00887CE8" w:rsidRPr="00A406DF" w:rsidRDefault="00887CE8"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1C68B93B" w14:textId="7AC3E925" w:rsidR="00887CE8" w:rsidRPr="00A406DF" w:rsidRDefault="00887CE8"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3DB786D8" w14:textId="77777777" w:rsidR="00F96680" w:rsidRDefault="00F96680" w:rsidP="00F96680">
      <w:pPr>
        <w:rPr>
          <w:b/>
        </w:rPr>
      </w:pPr>
    </w:p>
    <w:p w14:paraId="776DACA2" w14:textId="77777777" w:rsidR="00F96680" w:rsidRPr="00732629" w:rsidRDefault="00F96680" w:rsidP="00F96680">
      <w:pPr>
        <w:rPr>
          <w:b/>
        </w:rPr>
      </w:pPr>
      <w:r w:rsidRPr="00732629">
        <w:rPr>
          <w:b/>
        </w:rPr>
        <w:t>Output</w:t>
      </w:r>
      <w:r>
        <w:rPr>
          <w:b/>
        </w:rPr>
        <w:t>parametre:</w:t>
      </w:r>
    </w:p>
    <w:tbl>
      <w:tblPr>
        <w:tblStyle w:val="Tabel-Gitter"/>
        <w:tblW w:w="0" w:type="auto"/>
        <w:tblLook w:val="04A0" w:firstRow="1" w:lastRow="0" w:firstColumn="1" w:lastColumn="0" w:noHBand="0" w:noVBand="1"/>
      </w:tblPr>
      <w:tblGrid>
        <w:gridCol w:w="4189"/>
        <w:gridCol w:w="5439"/>
      </w:tblGrid>
      <w:tr w:rsidR="00F96680" w:rsidRPr="00800787" w14:paraId="1508BA2E" w14:textId="77777777" w:rsidTr="00A134B5">
        <w:tc>
          <w:tcPr>
            <w:tcW w:w="4388" w:type="dxa"/>
            <w:shd w:val="clear" w:color="auto" w:fill="D6E3BC" w:themeFill="accent3" w:themeFillTint="66"/>
          </w:tcPr>
          <w:p w14:paraId="4584C78D" w14:textId="48D424E1" w:rsidR="00F96680" w:rsidRPr="00732629" w:rsidRDefault="00D650CD"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11E83A14" w14:textId="0D97B012" w:rsidR="00F96680" w:rsidRPr="00732629" w:rsidRDefault="00BD306A"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F96680" w14:paraId="589F56B8" w14:textId="77777777" w:rsidTr="00A134B5">
        <w:trPr>
          <w:trHeight w:val="70"/>
        </w:trPr>
        <w:tc>
          <w:tcPr>
            <w:tcW w:w="4388" w:type="dxa"/>
          </w:tcPr>
          <w:p w14:paraId="0ADB30EF" w14:textId="77777777" w:rsidR="00F96680" w:rsidRPr="002C777E" w:rsidRDefault="00F96680" w:rsidP="00A134B5">
            <w:pPr>
              <w:keepNext/>
              <w:rPr>
                <w:rFonts w:eastAsia="Arial Unicode MS" w:cs="Arial Unicode MS"/>
                <w:color w:val="000000"/>
                <w:highlight w:val="yellow"/>
              </w:rPr>
            </w:pPr>
            <w:r>
              <w:t>PersonFullCurrentListSimple</w:t>
            </w:r>
          </w:p>
        </w:tc>
        <w:tc>
          <w:tcPr>
            <w:tcW w:w="5466" w:type="dxa"/>
          </w:tcPr>
          <w:p w14:paraId="6C24C711" w14:textId="0F4A5E56" w:rsidR="00F96680" w:rsidRDefault="004175C3" w:rsidP="00A134B5">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PersonFull</w:t>
            </w:r>
            <w:r w:rsidR="004B2175">
              <w:rPr>
                <w:rFonts w:eastAsia="Arial Unicode MS" w:cs="Arial Unicode MS"/>
                <w:color w:val="0070C0"/>
              </w:rPr>
              <w:t>.json</w:t>
            </w:r>
          </w:p>
          <w:p w14:paraId="15F0F979" w14:textId="3A3D57E8" w:rsidR="00BF1642" w:rsidRPr="00732629" w:rsidRDefault="007B71C7" w:rsidP="00A134B5">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66F5AA9E" w14:textId="22CCBB75" w:rsidR="00A406DF" w:rsidRDefault="00A406DF" w:rsidP="000B3587"/>
    <w:p w14:paraId="6EE025D8" w14:textId="3311BAC5" w:rsidR="00BF1642" w:rsidRPr="00AD696C" w:rsidRDefault="00A406DF" w:rsidP="0032519F">
      <w:pPr>
        <w:pStyle w:val="Overskrift2"/>
        <w:rPr>
          <w:lang w:val="en-US"/>
        </w:rPr>
      </w:pPr>
      <w:bookmarkStart w:id="70" w:name="_Toc507585432"/>
      <w:r w:rsidRPr="00AD696C">
        <w:rPr>
          <w:lang w:val="en-US"/>
        </w:rPr>
        <w:t>Metode</w:t>
      </w:r>
      <w:r w:rsidRPr="00AD696C">
        <w:rPr>
          <w:b/>
          <w:lang w:val="en-US"/>
        </w:rPr>
        <w:t>:</w:t>
      </w:r>
      <w:r w:rsidRPr="00AD696C">
        <w:rPr>
          <w:lang w:val="en-US"/>
        </w:rPr>
        <w:t xml:space="preserve"> PersonFullListSimple</w:t>
      </w:r>
      <w:bookmarkEnd w:id="70"/>
    </w:p>
    <w:p w14:paraId="07581A24" w14:textId="54B57736" w:rsidR="00A406DF" w:rsidRPr="00AD696C" w:rsidRDefault="00A406DF" w:rsidP="00A406DF">
      <w:pPr>
        <w:rPr>
          <w:rStyle w:val="Hyperlink"/>
          <w:lang w:val="en-US"/>
        </w:rPr>
      </w:pPr>
      <w:r w:rsidRPr="00AD696C">
        <w:rPr>
          <w:b/>
          <w:lang w:val="en-US"/>
        </w:rPr>
        <w:t xml:space="preserve">URL: </w:t>
      </w:r>
      <w:r w:rsidR="00050CB0">
        <w:fldChar w:fldCharType="begin"/>
      </w:r>
      <w:r w:rsidR="00050CB0" w:rsidRPr="00FA275E">
        <w:rPr>
          <w:lang w:val="en-US"/>
          <w:rPrChange w:id="71" w:author="Cæcilie Elle" w:date="2018-02-27T11:58:00Z">
            <w:rPr/>
          </w:rPrChange>
        </w:rPr>
        <w:instrText xml:space="preserve"> HYPERLINK "https://test03-s5-services.datafordeler.dk/CPR/CprPersonFullSimple/1/REST" \t "_blanc" </w:instrText>
      </w:r>
      <w:r w:rsidR="00050CB0">
        <w:fldChar w:fldCharType="separate"/>
      </w:r>
      <w:r w:rsidR="004B2175" w:rsidRPr="00576CEF">
        <w:rPr>
          <w:lang w:val="en-US"/>
        </w:rPr>
        <w:t>&lt;endpoint&gt;/CPR/CprPersonFullSimple/1/REST</w:t>
      </w:r>
      <w:r w:rsidR="00050CB0">
        <w:rPr>
          <w:lang w:val="en-US"/>
        </w:rPr>
        <w:fldChar w:fldCharType="end"/>
      </w:r>
      <w:r w:rsidR="004B2175" w:rsidRPr="00576CEF">
        <w:rPr>
          <w:lang w:val="en-US"/>
        </w:rPr>
        <w:t>/</w:t>
      </w:r>
      <w:r w:rsidR="004B2175" w:rsidRPr="00AD696C">
        <w:rPr>
          <w:lang w:val="en-US"/>
        </w:rPr>
        <w:t>PersonFullListSimple</w:t>
      </w:r>
      <w:r w:rsidR="004B2175" w:rsidRPr="00576CEF">
        <w:rPr>
          <w:lang w:val="en-US"/>
        </w:rPr>
        <w:t>?</w:t>
      </w:r>
    </w:p>
    <w:p w14:paraId="546149BE" w14:textId="4C663631" w:rsidR="00A406DF" w:rsidRDefault="00F96680" w:rsidP="00A406DF">
      <w:pPr>
        <w:keepNext/>
      </w:pPr>
      <w:r w:rsidRPr="00AD696C">
        <w:rPr>
          <w:b/>
          <w:lang w:val="en-US"/>
        </w:rPr>
        <w:t>Input</w:t>
      </w:r>
      <w:r w:rsidR="00A406DF" w:rsidRPr="00AD696C">
        <w:rPr>
          <w:b/>
          <w:lang w:val="en-US"/>
        </w:rPr>
        <w:t xml:space="preserve">parametre: </w:t>
      </w:r>
    </w:p>
    <w:p w14:paraId="39F381D5" w14:textId="5B82C7F6" w:rsidR="00710157" w:rsidRPr="00A406DF" w:rsidRDefault="00710157" w:rsidP="00A406DF">
      <w:pPr>
        <w:keepNext/>
        <w:rPr>
          <w:lang w:val="en-US"/>
        </w:rPr>
      </w:pPr>
      <w:r w:rsidRPr="00710157">
        <w:rPr>
          <w:lang w:val="en-US"/>
        </w:rPr>
        <w:t xml:space="preserve">Date: Datoformat følger ISO 8601 </w:t>
      </w:r>
      <w:hyperlink r:id="rId20" w:history="1">
        <w:r w:rsidRPr="00710157">
          <w:rPr>
            <w:rStyle w:val="Hyperlink"/>
            <w:rFonts w:cstheme="minorHAnsi"/>
            <w:bCs/>
            <w:color w:val="660099"/>
            <w:lang w:val="en-US"/>
          </w:rPr>
          <w:t>Date and time format</w:t>
        </w:r>
      </w:hyperlink>
    </w:p>
    <w:tbl>
      <w:tblPr>
        <w:tblW w:w="9356" w:type="dxa"/>
        <w:tblInd w:w="7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831B9B" w:rsidRPr="00A406DF" w14:paraId="2B3C202A" w14:textId="77777777" w:rsidTr="00831B9B">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28870F8C" w14:textId="4E0BFFC8" w:rsidR="00831B9B" w:rsidRPr="00A406DF" w:rsidRDefault="00831B9B"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606C4406" w14:textId="3D607233" w:rsidR="00831B9B" w:rsidRPr="00A406DF" w:rsidRDefault="00831B9B"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347A960A" w14:textId="3809E080" w:rsidR="00831B9B" w:rsidRPr="00A406DF" w:rsidRDefault="00831B9B"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5DDABAC6" w14:textId="6DF65D66" w:rsidR="00831B9B" w:rsidRPr="00A406DF" w:rsidRDefault="00831B9B"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831B9B" w:rsidRPr="00A406DF" w14:paraId="5F15E7E7" w14:textId="77777777" w:rsidTr="00831B9B">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AAA3C1" w14:textId="1F69F629"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7958FB4D" w14:textId="3F155025"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5ADB128" w14:textId="2FB07FB2"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37232DB" w14:textId="211FAADB" w:rsidR="00831B9B" w:rsidRPr="00A406DF" w:rsidRDefault="00831B9B"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31B9B" w:rsidRPr="00A406DF" w14:paraId="3947FA53" w14:textId="77777777" w:rsidTr="00831B9B">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6E7BC8" w14:textId="56EA4935"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378F92F4" w14:textId="75075230"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A0578AE" w14:textId="34E8F6C5"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EF35D1D" w14:textId="684FBCCE" w:rsidR="00831B9B" w:rsidRPr="00A406DF" w:rsidRDefault="00831B9B"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31B9B" w:rsidRPr="00A406DF" w14:paraId="07428431" w14:textId="77777777" w:rsidTr="00831B9B">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5B255C" w14:textId="560B117D"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58B500C7" w14:textId="01AABC69"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2EBC1A3" w14:textId="0E0AAD03"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197060E9" w14:textId="4A9C0DA7" w:rsidR="00831B9B" w:rsidRPr="00A406DF" w:rsidRDefault="00831B9B"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31B9B" w:rsidRPr="00A406DF" w14:paraId="6AF6A720" w14:textId="77777777" w:rsidTr="00831B9B">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D61276" w14:textId="5FC4AE09"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388EF75C" w14:textId="17557E77"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FB44AA1" w14:textId="45E163FC"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29FE3E6" w14:textId="72C5A2B2" w:rsidR="00831B9B" w:rsidRPr="00A406DF" w:rsidRDefault="00831B9B"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31B9B" w:rsidRPr="00A406DF" w14:paraId="6DE03C74" w14:textId="77777777" w:rsidTr="00831B9B">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7655C9" w14:textId="22FF72F0"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3DC5CDDF" w14:textId="3CE926CC"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877B349" w14:textId="57823022"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325D81A" w14:textId="387D61E4" w:rsidR="00831B9B" w:rsidRPr="00A406DF" w:rsidRDefault="00831B9B"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31B9B" w:rsidRPr="00A406DF" w14:paraId="62031855" w14:textId="77777777" w:rsidTr="00831B9B">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7C1444" w14:textId="3D2143FE"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092264B9" w14:textId="403A2AC9"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77ED5E4" w14:textId="12882DC0"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7E046A6" w14:textId="0D4FD23B" w:rsidR="00831B9B" w:rsidRPr="00A406DF" w:rsidRDefault="00831B9B"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31B9B" w:rsidRPr="00A406DF" w14:paraId="6DA025FF" w14:textId="77777777" w:rsidTr="00831B9B">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C96067" w14:textId="4A40CCBE"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67841BFE" w14:textId="32FB6E6A"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232D18A" w14:textId="72C7A6BB"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29D750D" w14:textId="7054460C" w:rsidR="00831B9B" w:rsidRPr="00A406DF" w:rsidRDefault="00831B9B"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31B9B" w:rsidRPr="00A406DF" w14:paraId="0080032C" w14:textId="77777777" w:rsidTr="00831B9B">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DEA346" w14:textId="6C102CC6"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7F2A73BE" w14:textId="43928FDB"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AA72C86" w14:textId="68A59BFF"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1A63C4C2" w14:textId="345E84DE" w:rsidR="00831B9B" w:rsidRPr="00A406DF" w:rsidRDefault="00831B9B"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31B9B" w:rsidRPr="00A406DF" w14:paraId="5874FAA8" w14:textId="77777777" w:rsidTr="00831B9B">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066768" w14:textId="291BFC76"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72B9D200" w14:textId="31B0FD1B"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DBA51C5" w14:textId="6DEABE29"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4FDFD180" w14:textId="618E246D" w:rsidR="00831B9B" w:rsidRPr="00A406DF" w:rsidRDefault="00831B9B"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831B9B" w:rsidRPr="00A406DF" w14:paraId="125068C7" w14:textId="77777777" w:rsidTr="00831B9B">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C0F319" w14:textId="25185B6A"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773AC76B" w14:textId="3277C7FA"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5013CB3" w14:textId="790A4DAB" w:rsidR="00831B9B" w:rsidRPr="00A406DF" w:rsidRDefault="00831B9B"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3B825700" w14:textId="1B52A337" w:rsidR="00831B9B" w:rsidRPr="00A406DF" w:rsidRDefault="00831B9B"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466C8347" w14:textId="1E01EC6B" w:rsidR="00A406DF" w:rsidRDefault="00A406DF" w:rsidP="000B3587"/>
    <w:p w14:paraId="0C8F77CF" w14:textId="77777777" w:rsidR="00F96680" w:rsidRPr="00732629" w:rsidRDefault="00F96680" w:rsidP="00F96680">
      <w:pPr>
        <w:rPr>
          <w:b/>
        </w:rPr>
      </w:pPr>
      <w:r w:rsidRPr="00732629">
        <w:rPr>
          <w:b/>
        </w:rPr>
        <w:t>Output</w:t>
      </w:r>
      <w:r>
        <w:rPr>
          <w:b/>
        </w:rPr>
        <w:t>parametre:</w:t>
      </w:r>
    </w:p>
    <w:tbl>
      <w:tblPr>
        <w:tblStyle w:val="Tabel-Gitter"/>
        <w:tblW w:w="0" w:type="auto"/>
        <w:tblLook w:val="04A0" w:firstRow="1" w:lastRow="0" w:firstColumn="1" w:lastColumn="0" w:noHBand="0" w:noVBand="1"/>
      </w:tblPr>
      <w:tblGrid>
        <w:gridCol w:w="4182"/>
        <w:gridCol w:w="5446"/>
      </w:tblGrid>
      <w:tr w:rsidR="00F96680" w:rsidRPr="00800787" w14:paraId="73FC59EA" w14:textId="77777777" w:rsidTr="00A134B5">
        <w:tc>
          <w:tcPr>
            <w:tcW w:w="4388" w:type="dxa"/>
            <w:shd w:val="clear" w:color="auto" w:fill="D6E3BC" w:themeFill="accent3" w:themeFillTint="66"/>
          </w:tcPr>
          <w:p w14:paraId="76F3E523" w14:textId="4C4C45D4" w:rsidR="00F96680" w:rsidRPr="00732629" w:rsidRDefault="00D650CD"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05AA5E9D" w14:textId="251FAF7B" w:rsidR="00F96680" w:rsidRPr="00732629" w:rsidRDefault="00BD306A"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F96680" w14:paraId="533EE450" w14:textId="77777777" w:rsidTr="00A134B5">
        <w:trPr>
          <w:trHeight w:val="70"/>
        </w:trPr>
        <w:tc>
          <w:tcPr>
            <w:tcW w:w="4388" w:type="dxa"/>
          </w:tcPr>
          <w:p w14:paraId="33125EA5" w14:textId="3CAE0801" w:rsidR="00F96680" w:rsidRPr="002C777E" w:rsidRDefault="00F96680" w:rsidP="00A134B5">
            <w:pPr>
              <w:keepNext/>
              <w:rPr>
                <w:rFonts w:eastAsia="Arial Unicode MS" w:cs="Arial Unicode MS"/>
                <w:color w:val="000000"/>
                <w:highlight w:val="yellow"/>
              </w:rPr>
            </w:pPr>
            <w:r>
              <w:t>PersonFullListSimple</w:t>
            </w:r>
          </w:p>
        </w:tc>
        <w:tc>
          <w:tcPr>
            <w:tcW w:w="5466" w:type="dxa"/>
          </w:tcPr>
          <w:p w14:paraId="06242320" w14:textId="4B9BD6E0" w:rsidR="004B2175" w:rsidRDefault="004B2175" w:rsidP="00A134B5">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PersonFull.js</w:t>
            </w:r>
          </w:p>
          <w:p w14:paraId="62C5A459" w14:textId="6F5A9307" w:rsidR="004B2175" w:rsidRPr="00732629" w:rsidRDefault="007B71C7" w:rsidP="00A134B5">
            <w:pPr>
              <w:autoSpaceDE w:val="0"/>
              <w:autoSpaceDN w:val="0"/>
              <w:adjustRightInd w:val="0"/>
              <w:spacing w:after="0" w:line="240" w:lineRule="auto"/>
              <w:rPr>
                <w:rFonts w:eastAsia="Arial Unicode MS" w:cs="Arial Unicode MS"/>
                <w:color w:val="0070C0"/>
              </w:rPr>
            </w:pPr>
            <w:r w:rsidRPr="007B71C7">
              <w:t>https://1drv.ms/f/s!ArrtD3f1fvRqgR0DmEJWTuVmPzyW</w:t>
            </w:r>
          </w:p>
        </w:tc>
      </w:tr>
    </w:tbl>
    <w:p w14:paraId="4AD780E4" w14:textId="336437E6" w:rsidR="00A406DF" w:rsidRPr="00A406DF" w:rsidRDefault="00A406DF" w:rsidP="000B3587"/>
    <w:p w14:paraId="512E8CF5" w14:textId="758D6C03" w:rsidR="009A18CE" w:rsidRPr="008873A6" w:rsidRDefault="009A18CE" w:rsidP="0032519F">
      <w:pPr>
        <w:pStyle w:val="Overskrift2"/>
      </w:pPr>
      <w:bookmarkStart w:id="72" w:name="_Toc507585433"/>
      <w:r w:rsidRPr="008873A6">
        <w:t>Rest service: CprPersonMediumComplete</w:t>
      </w:r>
      <w:bookmarkEnd w:id="72"/>
    </w:p>
    <w:p w14:paraId="5A45881D" w14:textId="77777777" w:rsidR="00BF1642" w:rsidRDefault="00BF1642" w:rsidP="004B2175"/>
    <w:p w14:paraId="7136B349" w14:textId="77777777" w:rsidR="006E6EEB" w:rsidRPr="00202F13" w:rsidRDefault="00C70154" w:rsidP="006E6EEB">
      <w:pPr>
        <w:rPr>
          <w:b/>
          <w:bCs/>
        </w:rPr>
      </w:pPr>
      <w:r w:rsidRPr="00C70154">
        <w:t>Offentlige kunders anvendelse af CPR data (aktuelle såvel som historiske). Søgning i samtlige parametre i domænemodellen, aktuelle såvel som historiske. Returnerer alle data om personen. Relationer til andre personer gennem PNR</w:t>
      </w:r>
      <w:r>
        <w:t>.</w:t>
      </w:r>
      <w:r w:rsidR="003058DA" w:rsidRPr="003058DA">
        <w:rPr>
          <w:b/>
          <w:bCs/>
        </w:rPr>
        <w:t xml:space="preserve"> </w:t>
      </w:r>
    </w:p>
    <w:tbl>
      <w:tblPr>
        <w:tblStyle w:val="Tabel-Gitter"/>
        <w:tblW w:w="0" w:type="auto"/>
        <w:tblLook w:val="04A0" w:firstRow="1" w:lastRow="0" w:firstColumn="1" w:lastColumn="0" w:noHBand="0" w:noVBand="1"/>
      </w:tblPr>
      <w:tblGrid>
        <w:gridCol w:w="2660"/>
        <w:gridCol w:w="6946"/>
      </w:tblGrid>
      <w:tr w:rsidR="006E6EEB" w14:paraId="7EB2FBC9" w14:textId="77777777" w:rsidTr="009275AA">
        <w:tc>
          <w:tcPr>
            <w:tcW w:w="2660" w:type="dxa"/>
          </w:tcPr>
          <w:p w14:paraId="5A88E4C4" w14:textId="77777777" w:rsidR="006E6EEB" w:rsidRDefault="006E6EEB" w:rsidP="009275AA">
            <w:pPr>
              <w:rPr>
                <w:b/>
                <w:bCs/>
              </w:rPr>
            </w:pPr>
            <w:r w:rsidRPr="43C1F7C3">
              <w:rPr>
                <w:b/>
                <w:bCs/>
              </w:rPr>
              <w:t>Format</w:t>
            </w:r>
          </w:p>
        </w:tc>
        <w:tc>
          <w:tcPr>
            <w:tcW w:w="6946" w:type="dxa"/>
          </w:tcPr>
          <w:p w14:paraId="50BD0699" w14:textId="77777777" w:rsidR="006E6EEB" w:rsidRDefault="006E6EEB" w:rsidP="009275AA">
            <w:pPr>
              <w:rPr>
                <w:b/>
                <w:bCs/>
              </w:rPr>
            </w:pPr>
            <w:r>
              <w:t>JSON</w:t>
            </w:r>
          </w:p>
        </w:tc>
      </w:tr>
      <w:tr w:rsidR="006E6EEB" w14:paraId="0FC5E7D2" w14:textId="77777777" w:rsidTr="009275AA">
        <w:tc>
          <w:tcPr>
            <w:tcW w:w="2660" w:type="dxa"/>
          </w:tcPr>
          <w:p w14:paraId="337256EA" w14:textId="77777777" w:rsidR="006E6EEB" w:rsidRDefault="006E6EEB" w:rsidP="009275AA">
            <w:pPr>
              <w:rPr>
                <w:b/>
                <w:bCs/>
              </w:rPr>
            </w:pPr>
            <w:r w:rsidRPr="43C1F7C3">
              <w:rPr>
                <w:b/>
                <w:bCs/>
              </w:rPr>
              <w:t>Sikkerhedszone</w:t>
            </w:r>
          </w:p>
        </w:tc>
        <w:tc>
          <w:tcPr>
            <w:tcW w:w="6946" w:type="dxa"/>
          </w:tcPr>
          <w:p w14:paraId="447D2374" w14:textId="77777777" w:rsidR="006E6EEB" w:rsidRDefault="006E6EEB" w:rsidP="009275AA">
            <w:pPr>
              <w:rPr>
                <w:b/>
                <w:bCs/>
              </w:rPr>
            </w:pPr>
            <w:r>
              <w:t>5 - Indeholder fortrolige eller følsomme data.</w:t>
            </w:r>
          </w:p>
        </w:tc>
      </w:tr>
      <w:tr w:rsidR="006E6EEB" w14:paraId="6855644A" w14:textId="77777777" w:rsidTr="009275AA">
        <w:tc>
          <w:tcPr>
            <w:tcW w:w="2660" w:type="dxa"/>
          </w:tcPr>
          <w:p w14:paraId="365B0C20" w14:textId="77777777" w:rsidR="006E6EEB" w:rsidRDefault="006E6EEB" w:rsidP="009275AA">
            <w:pPr>
              <w:rPr>
                <w:b/>
                <w:bCs/>
              </w:rPr>
            </w:pPr>
            <w:r w:rsidRPr="43C1F7C3">
              <w:rPr>
                <w:b/>
                <w:bCs/>
              </w:rPr>
              <w:t>Adgangsniveau</w:t>
            </w:r>
          </w:p>
        </w:tc>
        <w:tc>
          <w:tcPr>
            <w:tcW w:w="6946" w:type="dxa"/>
          </w:tcPr>
          <w:p w14:paraId="5DED013D" w14:textId="77777777" w:rsidR="006E6EEB" w:rsidRDefault="006E6EEB" w:rsidP="009275AA">
            <w:pPr>
              <w:rPr>
                <w:b/>
                <w:bCs/>
              </w:rPr>
            </w:pPr>
            <w:r>
              <w:t>Indgået aftale med CPR om anvendelse af data påkrævet.</w:t>
            </w:r>
          </w:p>
        </w:tc>
      </w:tr>
      <w:tr w:rsidR="006E6EEB" w14:paraId="3B88EB74" w14:textId="77777777" w:rsidTr="009275AA">
        <w:tc>
          <w:tcPr>
            <w:tcW w:w="2660" w:type="dxa"/>
          </w:tcPr>
          <w:p w14:paraId="2EF550A3" w14:textId="77777777" w:rsidR="006E6EEB" w:rsidRPr="43C1F7C3" w:rsidRDefault="006E6EEB" w:rsidP="009275AA">
            <w:pPr>
              <w:rPr>
                <w:b/>
                <w:bCs/>
              </w:rPr>
            </w:pPr>
            <w:r>
              <w:rPr>
                <w:b/>
                <w:bCs/>
              </w:rPr>
              <w:t>Anvendt udstillingsmodel</w:t>
            </w:r>
          </w:p>
        </w:tc>
        <w:tc>
          <w:tcPr>
            <w:tcW w:w="6946" w:type="dxa"/>
          </w:tcPr>
          <w:p w14:paraId="14234A52" w14:textId="77777777" w:rsidR="006E6EEB" w:rsidRDefault="006E6EEB" w:rsidP="009275AA">
            <w:r>
              <w:t>Person – Udstillingsmodel forefindes:</w:t>
            </w:r>
          </w:p>
          <w:p w14:paraId="28E6DBBF" w14:textId="77777777" w:rsidR="006E6EEB" w:rsidRPr="00E567A4" w:rsidRDefault="006E6EEB" w:rsidP="009275AA">
            <w:r w:rsidRPr="00C20F68">
              <w:t>http://data.gov.dk/model/diagrammer/</w:t>
            </w:r>
          </w:p>
        </w:tc>
      </w:tr>
      <w:tr w:rsidR="006E6EEB" w14:paraId="1B9D66E0" w14:textId="77777777" w:rsidTr="009275AA">
        <w:tc>
          <w:tcPr>
            <w:tcW w:w="2660" w:type="dxa"/>
          </w:tcPr>
          <w:p w14:paraId="0EBD9C68" w14:textId="77777777" w:rsidR="006E6EEB" w:rsidRDefault="006E6EEB" w:rsidP="009275AA">
            <w:pPr>
              <w:rPr>
                <w:b/>
                <w:bCs/>
              </w:rPr>
            </w:pPr>
            <w:r>
              <w:rPr>
                <w:b/>
                <w:bCs/>
              </w:rPr>
              <w:t>REST-regler</w:t>
            </w:r>
          </w:p>
        </w:tc>
        <w:tc>
          <w:tcPr>
            <w:tcW w:w="6946" w:type="dxa"/>
          </w:tcPr>
          <w:p w14:paraId="1B25FE67" w14:textId="77777777" w:rsidR="006E6EEB" w:rsidRDefault="006E6EEB" w:rsidP="009275AA">
            <w:r>
              <w:t>Anvend paging. Default paging-størrelse:20</w:t>
            </w:r>
          </w:p>
        </w:tc>
      </w:tr>
    </w:tbl>
    <w:p w14:paraId="00804E5C" w14:textId="77777777" w:rsidR="006E6EEB" w:rsidRPr="008249B1" w:rsidRDefault="006E6EEB" w:rsidP="006E6EEB"/>
    <w:p w14:paraId="098AB9C1" w14:textId="3640DBA2" w:rsidR="004B2175" w:rsidRDefault="004B2175" w:rsidP="006E6EEB">
      <w:pPr>
        <w:rPr>
          <w:b/>
        </w:rPr>
      </w:pPr>
    </w:p>
    <w:p w14:paraId="35E192A8" w14:textId="77777777" w:rsidR="004B2175" w:rsidRPr="008873A6" w:rsidRDefault="004B2175" w:rsidP="009A18CE">
      <w:pPr>
        <w:rPr>
          <w:b/>
        </w:rPr>
      </w:pPr>
    </w:p>
    <w:p w14:paraId="232048DD" w14:textId="47023FE2" w:rsidR="009A18CE" w:rsidRDefault="00F96680" w:rsidP="009A18CE">
      <w:pPr>
        <w:rPr>
          <w:b/>
        </w:rPr>
      </w:pPr>
      <w:r>
        <w:rPr>
          <w:b/>
        </w:rPr>
        <w:t>Oversigt over metoder:</w:t>
      </w:r>
    </w:p>
    <w:tbl>
      <w:tblPr>
        <w:tblW w:w="7180" w:type="dxa"/>
        <w:tblInd w:w="75" w:type="dxa"/>
        <w:tblCellMar>
          <w:left w:w="70" w:type="dxa"/>
          <w:right w:w="70" w:type="dxa"/>
        </w:tblCellMar>
        <w:tblLook w:val="04A0" w:firstRow="1" w:lastRow="0" w:firstColumn="1" w:lastColumn="0" w:noHBand="0" w:noVBand="1"/>
      </w:tblPr>
      <w:tblGrid>
        <w:gridCol w:w="7180"/>
      </w:tblGrid>
      <w:tr w:rsidR="009A18CE" w:rsidRPr="0096078E" w14:paraId="6C82FAE9" w14:textId="77777777" w:rsidTr="00A406DF">
        <w:trPr>
          <w:trHeight w:val="255"/>
        </w:trPr>
        <w:tc>
          <w:tcPr>
            <w:tcW w:w="71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28980EF8" w14:textId="77777777" w:rsidR="009A18CE" w:rsidRPr="0096078E" w:rsidRDefault="009A18CE" w:rsidP="00A406DF">
            <w:pPr>
              <w:spacing w:after="0" w:line="240" w:lineRule="auto"/>
              <w:rPr>
                <w:rFonts w:ascii="Verdana" w:eastAsia="Times New Roman" w:hAnsi="Verdana" w:cs="Times New Roman"/>
                <w:b/>
                <w:bCs/>
                <w:color w:val="808080"/>
                <w:sz w:val="20"/>
                <w:szCs w:val="20"/>
                <w:lang w:eastAsia="da-DK"/>
              </w:rPr>
            </w:pPr>
            <w:r w:rsidRPr="0096078E">
              <w:rPr>
                <w:rFonts w:ascii="Verdana" w:eastAsia="Times New Roman" w:hAnsi="Verdana" w:cs="Times New Roman"/>
                <w:b/>
                <w:bCs/>
                <w:color w:val="808080"/>
                <w:sz w:val="20"/>
                <w:szCs w:val="20"/>
                <w:lang w:eastAsia="da-DK"/>
              </w:rPr>
              <w:t>Metodenavn</w:t>
            </w:r>
          </w:p>
        </w:tc>
      </w:tr>
      <w:tr w:rsidR="009A18CE" w:rsidRPr="0096078E" w14:paraId="015B1DCC" w14:textId="77777777" w:rsidTr="00A406DF">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E0AD09" w14:textId="688657E7" w:rsidR="009A18CE" w:rsidRPr="0096078E" w:rsidRDefault="004B2175" w:rsidP="00A406DF">
            <w:pPr>
              <w:spacing w:after="0" w:line="240" w:lineRule="auto"/>
              <w:rPr>
                <w:rFonts w:ascii="Verdana" w:eastAsia="Times New Roman" w:hAnsi="Verdana" w:cs="Times New Roman"/>
                <w:sz w:val="20"/>
                <w:szCs w:val="20"/>
                <w:lang w:eastAsia="da-DK"/>
              </w:rPr>
            </w:pPr>
            <w:r w:rsidRPr="004B2175">
              <w:rPr>
                <w:rFonts w:ascii="Verdana" w:eastAsia="Times New Roman" w:hAnsi="Verdana" w:cs="Times New Roman"/>
                <w:sz w:val="20"/>
                <w:szCs w:val="20"/>
                <w:lang w:eastAsia="da-DK"/>
              </w:rPr>
              <w:t>PersonMediumCurrentListComplete</w:t>
            </w:r>
          </w:p>
        </w:tc>
      </w:tr>
      <w:tr w:rsidR="004B2175" w:rsidRPr="0096078E" w14:paraId="67AFAB62" w14:textId="77777777" w:rsidTr="00A406DF">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04F173" w14:textId="12821D56" w:rsidR="004B2175" w:rsidRDefault="004B2175" w:rsidP="00A406DF">
            <w:pPr>
              <w:spacing w:after="0" w:line="240" w:lineRule="auto"/>
              <w:rPr>
                <w:rFonts w:ascii="Verdana" w:eastAsia="Times New Roman" w:hAnsi="Verdana" w:cs="Times New Roman"/>
                <w:sz w:val="20"/>
                <w:szCs w:val="20"/>
                <w:lang w:eastAsia="da-DK"/>
              </w:rPr>
            </w:pPr>
            <w:r w:rsidRPr="004B2175">
              <w:rPr>
                <w:rFonts w:ascii="Verdana" w:eastAsia="Times New Roman" w:hAnsi="Verdana" w:cs="Times New Roman"/>
                <w:sz w:val="20"/>
                <w:szCs w:val="20"/>
                <w:lang w:eastAsia="da-DK"/>
              </w:rPr>
              <w:t>PersonMediumListComplete</w:t>
            </w:r>
          </w:p>
        </w:tc>
      </w:tr>
    </w:tbl>
    <w:p w14:paraId="0D18536F" w14:textId="307A1D59" w:rsidR="008C4707" w:rsidRDefault="008C4707" w:rsidP="007032B0"/>
    <w:p w14:paraId="57C49FFE" w14:textId="631CC7EA" w:rsidR="00A406DF" w:rsidRDefault="00A406DF" w:rsidP="007032B0"/>
    <w:p w14:paraId="1C54B96E" w14:textId="04E72EC9" w:rsidR="00BF1642" w:rsidRDefault="00A406DF" w:rsidP="0032519F">
      <w:pPr>
        <w:pStyle w:val="Overskrift2"/>
      </w:pPr>
      <w:bookmarkStart w:id="73" w:name="_Toc507585434"/>
      <w:r w:rsidRPr="00282CAA">
        <w:t>Metode</w:t>
      </w:r>
      <w:r w:rsidRPr="00B814D1">
        <w:rPr>
          <w:b/>
        </w:rPr>
        <w:t>:</w:t>
      </w:r>
      <w:r>
        <w:t xml:space="preserve"> </w:t>
      </w:r>
      <w:r w:rsidRPr="00A406DF">
        <w:t>PersonMediumCurrentListComplete</w:t>
      </w:r>
      <w:bookmarkEnd w:id="73"/>
    </w:p>
    <w:p w14:paraId="0A988EF3" w14:textId="2BB8344E" w:rsidR="00BF1642" w:rsidRPr="00AD696C" w:rsidRDefault="00A406DF" w:rsidP="00A406DF">
      <w:pPr>
        <w:rPr>
          <w:rStyle w:val="Hyperlink"/>
          <w:lang w:val="en-US"/>
        </w:rPr>
      </w:pPr>
      <w:r w:rsidRPr="00AD696C">
        <w:rPr>
          <w:b/>
          <w:lang w:val="en-US"/>
        </w:rPr>
        <w:t xml:space="preserve">URL: </w:t>
      </w:r>
      <w:r w:rsidR="00050CB0">
        <w:fldChar w:fldCharType="begin"/>
      </w:r>
      <w:r w:rsidR="00050CB0" w:rsidRPr="00FA275E">
        <w:rPr>
          <w:lang w:val="en-US"/>
          <w:rPrChange w:id="74" w:author="Cæcilie Elle" w:date="2018-02-27T11:58:00Z">
            <w:rPr/>
          </w:rPrChange>
        </w:rPr>
        <w:instrText xml:space="preserve"> HYPERLINK "https://test03-s5-services.datafordeler.dk/CPR/CprPersonFullSimple/1/REST" \t "_blanc" </w:instrText>
      </w:r>
      <w:r w:rsidR="00050CB0">
        <w:fldChar w:fldCharType="separate"/>
      </w:r>
      <w:r w:rsidR="004B2175" w:rsidRPr="00576CEF">
        <w:rPr>
          <w:lang w:val="en-US"/>
        </w:rPr>
        <w:t>&lt;endpoint&gt;/CPR/CprPerson</w:t>
      </w:r>
      <w:r w:rsidR="004B2175">
        <w:rPr>
          <w:lang w:val="en-US"/>
        </w:rPr>
        <w:t>MediumComplete</w:t>
      </w:r>
      <w:r w:rsidR="004B2175" w:rsidRPr="00576CEF">
        <w:rPr>
          <w:lang w:val="en-US"/>
        </w:rPr>
        <w:t>/1/REST</w:t>
      </w:r>
      <w:r w:rsidR="00050CB0">
        <w:rPr>
          <w:lang w:val="en-US"/>
        </w:rPr>
        <w:fldChar w:fldCharType="end"/>
      </w:r>
      <w:r w:rsidR="004B2175" w:rsidRPr="00576CEF">
        <w:rPr>
          <w:lang w:val="en-US"/>
        </w:rPr>
        <w:t>/</w:t>
      </w:r>
      <w:r w:rsidR="004B2175" w:rsidRPr="00AD696C">
        <w:rPr>
          <w:lang w:val="en-US"/>
        </w:rPr>
        <w:t>PersonMediumCurrentListComplete</w:t>
      </w:r>
      <w:r w:rsidR="004B2175" w:rsidRPr="00576CEF">
        <w:rPr>
          <w:lang w:val="en-US"/>
        </w:rPr>
        <w:t>?</w:t>
      </w:r>
    </w:p>
    <w:p w14:paraId="622E4DD2" w14:textId="2D66B22C" w:rsidR="00A406DF" w:rsidRDefault="00F96680" w:rsidP="00BF1642">
      <w:r>
        <w:rPr>
          <w:b/>
        </w:rPr>
        <w:t>Input</w:t>
      </w:r>
      <w:r w:rsidR="00A406DF" w:rsidRPr="00515295">
        <w:rPr>
          <w:b/>
        </w:rPr>
        <w:t>parametre:</w:t>
      </w:r>
    </w:p>
    <w:p w14:paraId="50E318D6" w14:textId="6FDFA71C" w:rsidR="00710157" w:rsidRPr="00710157" w:rsidRDefault="00710157" w:rsidP="00BF1642">
      <w:pPr>
        <w:rPr>
          <w:lang w:val="en-US"/>
        </w:rPr>
      </w:pPr>
      <w:r w:rsidRPr="00F45B00">
        <w:rPr>
          <w:lang w:val="en-US"/>
        </w:rPr>
        <w:t xml:space="preserve">Date: Datoformat følger ISO 8601 </w:t>
      </w:r>
      <w:hyperlink r:id="rId21" w:history="1">
        <w:r w:rsidRPr="00F45B00">
          <w:rPr>
            <w:rStyle w:val="Hyperlink"/>
            <w:rFonts w:cstheme="minorHAnsi"/>
            <w:bCs/>
            <w:color w:val="660099"/>
            <w:lang w:val="en-US"/>
          </w:rPr>
          <w:t>Date and time format</w:t>
        </w:r>
      </w:hyperlink>
    </w:p>
    <w:tbl>
      <w:tblPr>
        <w:tblW w:w="9356" w:type="dxa"/>
        <w:tblInd w:w="7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906B61" w:rsidRPr="00A406DF" w14:paraId="1EE719A8" w14:textId="77777777" w:rsidTr="004B2175">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0DC28EF6" w14:textId="2B953690"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lastRenderedPageBreak/>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7BF32B43" w14:textId="165AF8D3"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3ACF9683" w14:textId="3B086735"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48CDEC17" w14:textId="4C6C2AB4"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906B61" w:rsidRPr="00A406DF" w14:paraId="4C52287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CFF9B5" w14:textId="6CAF1C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adropl.conavn.wi</w:t>
            </w:r>
          </w:p>
        </w:tc>
        <w:tc>
          <w:tcPr>
            <w:tcW w:w="1607" w:type="dxa"/>
            <w:tcBorders>
              <w:top w:val="nil"/>
              <w:left w:val="nil"/>
              <w:bottom w:val="single" w:sz="4" w:space="0" w:color="auto"/>
              <w:right w:val="single" w:sz="4" w:space="0" w:color="auto"/>
            </w:tcBorders>
            <w:shd w:val="clear" w:color="auto" w:fill="auto"/>
            <w:noWrap/>
            <w:vAlign w:val="bottom"/>
            <w:hideMark/>
          </w:tcPr>
          <w:p w14:paraId="1FAB46A9" w14:textId="14D3DE5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8C273D3" w14:textId="1F056B5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Person.Adresseoplysninger.conavnErIndeholdtI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26E2227F" w14:textId="2DF3201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F991FC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E8591F" w14:textId="6322595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adropl.conavn.cont</w:t>
            </w:r>
          </w:p>
        </w:tc>
        <w:tc>
          <w:tcPr>
            <w:tcW w:w="1607" w:type="dxa"/>
            <w:tcBorders>
              <w:top w:val="nil"/>
              <w:left w:val="nil"/>
              <w:bottom w:val="single" w:sz="4" w:space="0" w:color="auto"/>
              <w:right w:val="single" w:sz="4" w:space="0" w:color="auto"/>
            </w:tcBorders>
            <w:shd w:val="clear" w:color="auto" w:fill="auto"/>
            <w:noWrap/>
            <w:vAlign w:val="bottom"/>
            <w:hideMark/>
          </w:tcPr>
          <w:p w14:paraId="1AAFAA98" w14:textId="37CA095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3042C3" w14:textId="5CD430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Person.Adresseoplysninger.conavnIndeholder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367E1FDD" w14:textId="5352DB2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B95CCC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64DB80" w14:textId="2CAE564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adropl.conavn.eq</w:t>
            </w:r>
          </w:p>
        </w:tc>
        <w:tc>
          <w:tcPr>
            <w:tcW w:w="1607" w:type="dxa"/>
            <w:tcBorders>
              <w:top w:val="nil"/>
              <w:left w:val="nil"/>
              <w:bottom w:val="single" w:sz="4" w:space="0" w:color="auto"/>
              <w:right w:val="single" w:sz="4" w:space="0" w:color="auto"/>
            </w:tcBorders>
            <w:shd w:val="clear" w:color="auto" w:fill="auto"/>
            <w:noWrap/>
            <w:vAlign w:val="bottom"/>
            <w:hideMark/>
          </w:tcPr>
          <w:p w14:paraId="48459EE8" w14:textId="373116A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1EE0937" w14:textId="713F8A6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Person.Adresseoplysninger.conavnLigMed - Conavn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13E46224" w14:textId="2DAD0A3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AAC6D9C"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DDD5FE" w14:textId="626E1C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65675A19" w14:textId="3539D54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center"/>
            <w:hideMark/>
          </w:tcPr>
          <w:p w14:paraId="48F84F6B" w14:textId="06B82D4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Person.Adresseoplysninger.fraflytningsdatokommuneForskelligFra - Hændelsesdato for flytning fra en kommune</w:t>
            </w:r>
          </w:p>
        </w:tc>
        <w:tc>
          <w:tcPr>
            <w:tcW w:w="1607" w:type="dxa"/>
            <w:tcBorders>
              <w:top w:val="nil"/>
              <w:left w:val="nil"/>
              <w:bottom w:val="single" w:sz="4" w:space="0" w:color="auto"/>
              <w:right w:val="single" w:sz="4" w:space="0" w:color="auto"/>
            </w:tcBorders>
            <w:shd w:val="clear" w:color="000000" w:fill="FFFFFF"/>
            <w:noWrap/>
            <w:vAlign w:val="center"/>
            <w:hideMark/>
          </w:tcPr>
          <w:p w14:paraId="790B89A5" w14:textId="62AEF6BB"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55BA858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F5DE73" w14:textId="6D3C454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1A63C762" w14:textId="3C3A19A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E4B9C5" w14:textId="1BF7988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1B772C3" w14:textId="04A4347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018B88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A12D15" w14:textId="2A7E5C0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154B82CE" w14:textId="4C9D50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E5DC33" w14:textId="62DD6AC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93D4F51" w14:textId="6355F20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2183D8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6B2425" w14:textId="733347B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4C56A63D" w14:textId="1154234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34434F" w14:textId="279FD06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706FCAC" w14:textId="390A716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437C5A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FE6027" w14:textId="60AD7DE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77BBA3C3" w14:textId="7AC38F3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8669BF" w14:textId="3B5AD0D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393B29B" w14:textId="260B364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06108D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A5FC8B" w14:textId="172F128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2CD643C7" w14:textId="03E65D6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F2F69F" w14:textId="3799C6C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DEBF69F" w14:textId="216CA1E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19D1F0A"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9C8967" w14:textId="5F8B14C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51500CD5" w14:textId="75A9AAB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7092E1C" w14:textId="0906980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Person.Adresseoplysninger.fraflytningsdatokommuneusikkerhedsmarkeringLigMed - Usikkerhed ved fraflytningsdato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063A9CC7" w14:textId="5D02255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17874C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BC8492" w14:textId="365E952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0236A8E3" w14:textId="658CD54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5F9C9C3" w14:textId="6DED1C2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Person.Adresseoplysninger.fraflytningskommunekodeErIndeholdtI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5ABDE148" w14:textId="3C5E50B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B46EB5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246A28" w14:textId="094B9E8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21094A0A" w14:textId="350E5CC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C6A1C60" w14:textId="030A9BD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Person.Adresseoplysninger.fraflytningskommunekodeForskelligFra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0DCF784D" w14:textId="4909FEA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516F58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BEC8B0" w14:textId="1F7BC5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2425D364" w14:textId="6A4F1FB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A2B79CB" w14:textId="7881237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50EC521D" w14:textId="0D39B67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1E0516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D72C51" w14:textId="7A18C16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55CBF033" w14:textId="22C14B2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BCAA707" w14:textId="39F0F86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Person.Adresseoplysninger.fraflytningskommunekodeMindreEnd - Tidligere </w:t>
            </w:r>
            <w:r>
              <w:rPr>
                <w:rFonts w:ascii="Verdana" w:hAnsi="Verdana"/>
                <w:sz w:val="20"/>
                <w:szCs w:val="20"/>
              </w:rPr>
              <w:lastRenderedPageBreak/>
              <w:t>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8766A7E" w14:textId="6C76BA4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906B61" w:rsidRPr="00A406DF" w14:paraId="684C723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9F5FA4" w14:textId="21D4D90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0E24E93A" w14:textId="7D9609F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91416F5" w14:textId="0008A28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52C19A62" w14:textId="664F89E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57D132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C6DFA1" w14:textId="1469541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037E050D" w14:textId="27CC6F5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49463DF" w14:textId="68D84D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1BC81291" w14:textId="4D147DE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99A6B8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539349" w14:textId="262ECB4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43461722" w14:textId="6C38494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2F2555B" w14:textId="5A07455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55C17460" w14:textId="63FC27E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3CE256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1B0B88" w14:textId="5B94523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0C9627F7" w14:textId="6423CF4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87F41C" w14:textId="4CD34D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Person.Adresseoplysninger.fraflytningskommunenavnErIndeholdtI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35ACDE05" w14:textId="6142B44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A6CCA4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7ECEF7" w14:textId="570A874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59D6CA0C" w14:textId="49F431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01212EA" w14:textId="381B76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Person.Adresseoplysninger.fraflytningskommunenavnIndeholder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06C6BB4" w14:textId="10AE5F3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E342E9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990998" w14:textId="0C881AF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2C11D31A" w14:textId="5C7E9ED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2DC5FD7" w14:textId="009D0C7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Person.Adresseoplysninger.fraflytningskommunenavnLigMed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1B559B51" w14:textId="23F2CB2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61A4AC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EC5196" w14:textId="346776E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adropl.status.wi</w:t>
            </w:r>
          </w:p>
        </w:tc>
        <w:tc>
          <w:tcPr>
            <w:tcW w:w="1607" w:type="dxa"/>
            <w:tcBorders>
              <w:top w:val="nil"/>
              <w:left w:val="nil"/>
              <w:bottom w:val="single" w:sz="4" w:space="0" w:color="auto"/>
              <w:right w:val="single" w:sz="4" w:space="0" w:color="auto"/>
            </w:tcBorders>
            <w:shd w:val="clear" w:color="auto" w:fill="auto"/>
            <w:noWrap/>
            <w:vAlign w:val="bottom"/>
            <w:hideMark/>
          </w:tcPr>
          <w:p w14:paraId="6F02D58F" w14:textId="004A740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AC7C8B5" w14:textId="4351C70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D6BA80A" w14:textId="334E677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B91DD6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B337D1" w14:textId="61E4756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adropl.status.eq</w:t>
            </w:r>
          </w:p>
        </w:tc>
        <w:tc>
          <w:tcPr>
            <w:tcW w:w="1607" w:type="dxa"/>
            <w:tcBorders>
              <w:top w:val="nil"/>
              <w:left w:val="nil"/>
              <w:bottom w:val="single" w:sz="4" w:space="0" w:color="auto"/>
              <w:right w:val="single" w:sz="4" w:space="0" w:color="auto"/>
            </w:tcBorders>
            <w:shd w:val="clear" w:color="auto" w:fill="auto"/>
            <w:noWrap/>
            <w:vAlign w:val="bottom"/>
            <w:hideMark/>
          </w:tcPr>
          <w:p w14:paraId="0B711503" w14:textId="1478F89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C3FBD87" w14:textId="7FE487B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0456A8AE" w14:textId="7D37B51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F53317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E66E42" w14:textId="5D2C5C4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2420D7A2" w14:textId="09DCC69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AFD2CDB" w14:textId="75BA7A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Person.Adresseoplysninger.SupplerendeAdresse.simpelAdresseIndeholder -</w:t>
            </w:r>
          </w:p>
        </w:tc>
        <w:tc>
          <w:tcPr>
            <w:tcW w:w="1607" w:type="dxa"/>
            <w:tcBorders>
              <w:top w:val="nil"/>
              <w:left w:val="nil"/>
              <w:bottom w:val="single" w:sz="4" w:space="0" w:color="auto"/>
              <w:right w:val="single" w:sz="4" w:space="0" w:color="auto"/>
            </w:tcBorders>
            <w:shd w:val="clear" w:color="auto" w:fill="auto"/>
            <w:vAlign w:val="bottom"/>
            <w:hideMark/>
          </w:tcPr>
          <w:p w14:paraId="7DAEA093" w14:textId="0DE9023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906B61" w:rsidRPr="00A406DF" w14:paraId="6022CA8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9EA5FC" w14:textId="3F07BCF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52528E03" w14:textId="26E8612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41EDE49" w14:textId="1AC080F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F425E26" w14:textId="66210D0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655331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C02DC1" w14:textId="1CFE8CD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34A80BFF" w14:textId="6C6D8A7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DE10909" w14:textId="4164DA5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D24581E" w14:textId="5518BB3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F2F6AEC"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94E78B" w14:textId="30D3A3C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0483AD92" w14:textId="423F890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A66712" w14:textId="1C3AC68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CCCFDBF" w14:textId="15DDDC3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ABFA53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258DD1" w14:textId="7B55066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20BE599A" w14:textId="07E3D65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803825" w14:textId="5DC1D0F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EF6BD0E" w14:textId="6F79B13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40D6EF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3214CE" w14:textId="2A8FD0D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adropl.suppladr.startmyndighedsnavn.cont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1D551D45" w14:textId="6A4B7D6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550B269" w14:textId="6D15D1B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3D957E2" w14:textId="791A833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CCE793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66C8DB" w14:textId="0929927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2C344C35" w14:textId="1AE437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5C4E24" w14:textId="4D88E79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092EA076" w14:textId="1829A95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D9DC7E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0C8B6A" w14:textId="1152DA8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44D654F" w14:textId="329752E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344EA7" w14:textId="72542F2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9BA5D66" w14:textId="22A2A13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CB410E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0BBFF1" w14:textId="540FD37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2CF4929" w14:textId="7E3021D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365DBF" w14:textId="178F3C5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1B7368B" w14:textId="6D0B1D4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088B61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F9D779" w14:textId="7607DB1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5CC0E1A" w14:textId="266D021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45F0C9" w14:textId="3EF5BBD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63313BA" w14:textId="7434FE2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D751A2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BD6871" w14:textId="3006009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85C8EB8" w14:textId="7151A18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DBF041" w14:textId="63ADCD5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D9CA50F" w14:textId="1DAB8FF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7DA4E2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7A0625" w14:textId="59BFFA1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44A6C17" w14:textId="34EAE12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21A678" w14:textId="31CCA55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3FC0F0E" w14:textId="12EF73A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2DE640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F5CFC4" w14:textId="0734122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D306D9D" w14:textId="73AA19A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EA10F3" w14:textId="5FA6ABD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F99304A" w14:textId="181BAD0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C94DC2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AFE530" w14:textId="78C9AF6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EF84652" w14:textId="6C5B9FD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AE7023" w14:textId="120F10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010B8F9" w14:textId="66ECAD4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194E2E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CED11D" w14:textId="20C013E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A38F9D6" w14:textId="03C729C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D55857" w14:textId="0A999F7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1AAD407" w14:textId="4288581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118105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D11035" w14:textId="03A8A12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3A6790C1" w14:textId="773C435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2916B4" w14:textId="5DF0547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D58C204" w14:textId="67E46C5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78FAD0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386B79" w14:textId="411DE22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67FB076" w14:textId="327AF9F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A18A5B" w14:textId="32D4713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F457B16" w14:textId="1B0827D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C09568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EE65B8" w14:textId="22EC58C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DC1452B" w14:textId="60170B6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87703E" w14:textId="6F1C8BC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8E9CA79" w14:textId="352C82E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0D257F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495953" w14:textId="07A6B7C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1F4AEA8" w14:textId="21E426C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DD0CEB" w14:textId="48B16F7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5455B75" w14:textId="5A0D549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DD0EA3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849A7B" w14:textId="4C73C99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3A274A09" w14:textId="1109E6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4FFD96" w14:textId="43CE108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Person.Adresseoplysninger.tilflytningsdatokommuneForskelligFra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67C00D73" w14:textId="535DAA2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FCB72EC"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B5257A" w14:textId="4B560F4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5A6BA4B1" w14:textId="3F94367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99FF4D" w14:textId="33F929E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24E4277B" w14:textId="78C933C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D6E38C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04AE64" w14:textId="59D3F6E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1DA2DFF6" w14:textId="33B3591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76AB99" w14:textId="2EE5522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3FA1CE25" w14:textId="2E8CA6F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DB316E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862F18" w14:textId="64EF111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5EC99A03" w14:textId="426EE59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264D50" w14:textId="336A839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1370E94E" w14:textId="1847C28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5A5A06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824CED" w14:textId="13FE7A2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adropl.tilflytningsdatokommune.gt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43CDCBC8" w14:textId="24A0099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0F8D86" w14:textId="2A9D029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74B52DA9" w14:textId="6479CDD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25E8C6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06B056" w14:textId="2FDAD9F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01A799D4" w14:textId="79E9CF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C5118A" w14:textId="19BCB18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443EA577" w14:textId="76F3883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F7D782D"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3D1632" w14:textId="77BEAA8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728960A4" w14:textId="68A209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B4D63C0" w14:textId="24E796C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Person.Adresseoplysninger.tilflytningsdatokommuneusikkerhedsmarkeringLigMed - Usikkerhed ved tilflytningsdato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02F86D15" w14:textId="639065A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A83C5A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781D02" w14:textId="3597855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29FDAB39" w14:textId="10E328C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9E66DA" w14:textId="759F5F4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EDC750F" w14:textId="7E165D6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357251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432FD3" w14:textId="3B0B724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88E9169" w14:textId="412BA02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6D483B" w14:textId="41ABBEE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1B78C62B" w14:textId="74C7696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ADBB8C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3658B7" w14:textId="2122705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CF64643" w14:textId="413C021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F253C0" w14:textId="3628C8F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183DDAA" w14:textId="55B3077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F22F95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4C3AA0" w14:textId="5033637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971FCE4" w14:textId="5E7B74E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FF9EE8" w14:textId="4141270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D7FE938" w14:textId="7B83E2B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EAE27D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C52D77" w14:textId="0D9E04F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66E0F69" w14:textId="02303F5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521F8A" w14:textId="0FFA79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490B64B" w14:textId="17027AA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FDEFFE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3A958E" w14:textId="5529545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4884280" w14:textId="2D9502A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6C0124" w14:textId="4894200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C749758" w14:textId="759D987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310289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0D3C0F" w14:textId="39EDF01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BC5C2D1" w14:textId="782119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CCFD50B" w14:textId="28DDCC4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C2CF06B" w14:textId="5FF19CA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680EB7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F1FC19" w14:textId="531462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76143B7" w14:textId="5005583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6FAE66" w14:textId="78151F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C8286F9" w14:textId="5D5BBC3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766EB6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D68C2C" w14:textId="2350D3E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3CC608D" w14:textId="6EDE7F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A108FF" w14:textId="68CDC3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6E2D734" w14:textId="38C5EE1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614958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622649" w14:textId="1C4CBB0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A63A432" w14:textId="46AFFC5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9EFEA8" w14:textId="68709F0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D9C73D5" w14:textId="439187F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CF34D4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B881FA" w14:textId="4119DFF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75F4748" w14:textId="18B1699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3E91D6" w14:textId="692C601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46DA22B" w14:textId="666ECF2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F8AC14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E74D05" w14:textId="440D2C7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0827835" w14:textId="486F6D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4A565B" w14:textId="75D90CB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6DFB760" w14:textId="22CAA13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67C4B5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26A898" w14:textId="5297FD9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B1ED890" w14:textId="2BE7992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66E434" w14:textId="633B2F2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B4D7B35" w14:textId="708D6A2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34F879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630D17" w14:textId="7C2E12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7FA05F2" w14:textId="0E835C9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DC2DF8B" w14:textId="6084E3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806AE0B" w14:textId="6512D83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6AD32D8"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D121436" w14:textId="1EFEDFF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299E195C" w14:textId="32E238C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13FABAD" w14:textId="36D8885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Person.Beskyttelse.beskyttelsestypeErIndeholdtI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72A9C9BC" w14:textId="2BF2387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0710E49"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D848AEB" w14:textId="066CC0B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10D23C5B" w14:textId="1529E8A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622095" w14:textId="03CEFCA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Person.Beskyttelse.beskyttelsestypeLigMed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0B88F6CF" w14:textId="36C0408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C8DB9A5" w14:textId="77777777" w:rsidTr="004B2175">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C3DCB01" w14:textId="08795AE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59A1BFF3" w14:textId="32A14F8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D4DBE45" w14:textId="717487F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A89339C" w14:textId="1E91091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ECCDE41" w14:textId="77777777" w:rsidTr="004B2175">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417BDD8" w14:textId="3D1682A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1DDAC536" w14:textId="239F55E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CC75DE" w14:textId="32B0385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7AD2A9E6" w14:textId="2D6E5A3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2E92E4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774DA4" w14:textId="7D88C0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besk.virkningfra.ne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FEA40F4" w14:textId="025E647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CAA935" w14:textId="7A40382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1CA248E" w14:textId="0CB7796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1A1A2C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A2548E" w14:textId="75BA372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C92ACD9" w14:textId="03E34E0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FDAB77" w14:textId="4235417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BA7DBA2" w14:textId="101DC47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3AAA40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EF8138" w14:textId="6107706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F3D06A7" w14:textId="756F474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3350F2E" w14:textId="490F3DC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59441BC" w14:textId="68C2997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BB7D34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63C5D6" w14:textId="0C85783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2A9710A" w14:textId="7760B81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6285B7" w14:textId="5483C88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3B0ABB4" w14:textId="5EB0283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EAD793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316884" w14:textId="2703FC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083775A" w14:textId="5EF50D3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86AB02" w14:textId="7A09E9B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F5B5A8C" w14:textId="6958551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BB0118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0FE9FB" w14:textId="7CC643E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D90021A" w14:textId="5D28C7B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AD5099" w14:textId="0083AC8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BF9DD6A" w14:textId="567F5F9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866DD2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9E8412" w14:textId="6F83BAF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83DA0BF" w14:textId="2BA86C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4CA30A" w14:textId="7748CBB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A17A6CD" w14:textId="3EBCC96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6ED650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3F742A" w14:textId="6B877A0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6585C47" w14:textId="4760C01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D8F4A5" w14:textId="65B748F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C2E4A84" w14:textId="4378090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6D4A16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486992" w14:textId="6EFFE3D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106E532" w14:textId="69D521D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93A33A" w14:textId="308155A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AE9CFC6" w14:textId="6CBEF7B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4868E7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405796" w14:textId="7532662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D6D02AA" w14:textId="29868A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A0C0042" w14:textId="297AC10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72CF46" w14:textId="654C4CE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1B945B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14437F" w14:textId="3B2E796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96E37ED" w14:textId="00F4559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64624D" w14:textId="388333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A1C10B1" w14:textId="1C58CCB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4AB3B6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B48181" w14:textId="15B17D6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6D90DA6" w14:textId="5525208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ED86B4" w14:textId="0C5EA14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655625C" w14:textId="255E1BC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56E578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12283F" w14:textId="265B715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civ.civilstandstype.wi</w:t>
            </w:r>
          </w:p>
        </w:tc>
        <w:tc>
          <w:tcPr>
            <w:tcW w:w="1607" w:type="dxa"/>
            <w:tcBorders>
              <w:top w:val="nil"/>
              <w:left w:val="nil"/>
              <w:bottom w:val="single" w:sz="4" w:space="0" w:color="auto"/>
              <w:right w:val="single" w:sz="4" w:space="0" w:color="auto"/>
            </w:tcBorders>
            <w:shd w:val="clear" w:color="auto" w:fill="auto"/>
            <w:noWrap/>
            <w:vAlign w:val="bottom"/>
            <w:hideMark/>
          </w:tcPr>
          <w:p w14:paraId="5B9EC636" w14:textId="1D18C3B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526F0D6" w14:textId="5A1A2A6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Person.Civilstand.civilstandstypeErIndeholdtI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71F23F2B" w14:textId="38D8F40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D84008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206FBF" w14:textId="761779A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civ.civilstandstype.eq</w:t>
            </w:r>
          </w:p>
        </w:tc>
        <w:tc>
          <w:tcPr>
            <w:tcW w:w="1607" w:type="dxa"/>
            <w:tcBorders>
              <w:top w:val="nil"/>
              <w:left w:val="nil"/>
              <w:bottom w:val="single" w:sz="4" w:space="0" w:color="auto"/>
              <w:right w:val="single" w:sz="4" w:space="0" w:color="auto"/>
            </w:tcBorders>
            <w:shd w:val="clear" w:color="auto" w:fill="auto"/>
            <w:noWrap/>
            <w:vAlign w:val="bottom"/>
            <w:hideMark/>
          </w:tcPr>
          <w:p w14:paraId="686BB18D" w14:textId="7DA1E65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874CC9" w14:textId="470E4AC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Person.Civilstand.civilstandstypeLigMed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0F997757" w14:textId="0A57B6E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32194E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15E0B0" w14:textId="621039A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civ.status.wi</w:t>
            </w:r>
          </w:p>
        </w:tc>
        <w:tc>
          <w:tcPr>
            <w:tcW w:w="1607" w:type="dxa"/>
            <w:tcBorders>
              <w:top w:val="nil"/>
              <w:left w:val="nil"/>
              <w:bottom w:val="single" w:sz="4" w:space="0" w:color="auto"/>
              <w:right w:val="single" w:sz="4" w:space="0" w:color="auto"/>
            </w:tcBorders>
            <w:shd w:val="clear" w:color="auto" w:fill="auto"/>
            <w:noWrap/>
            <w:vAlign w:val="bottom"/>
            <w:hideMark/>
          </w:tcPr>
          <w:p w14:paraId="0E599403" w14:textId="2381441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D8FE2ED" w14:textId="6708AF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Person.Civilstand.statusErIndeholdtI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34015B8A" w14:textId="5335AF9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962442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5923C0" w14:textId="4D9DDD9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civ.status.eq</w:t>
            </w:r>
          </w:p>
        </w:tc>
        <w:tc>
          <w:tcPr>
            <w:tcW w:w="1607" w:type="dxa"/>
            <w:tcBorders>
              <w:top w:val="nil"/>
              <w:left w:val="nil"/>
              <w:bottom w:val="single" w:sz="4" w:space="0" w:color="auto"/>
              <w:right w:val="single" w:sz="4" w:space="0" w:color="auto"/>
            </w:tcBorders>
            <w:shd w:val="clear" w:color="auto" w:fill="auto"/>
            <w:noWrap/>
            <w:vAlign w:val="bottom"/>
            <w:hideMark/>
          </w:tcPr>
          <w:p w14:paraId="38BD5671" w14:textId="3C4ACA5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2A9F0C9" w14:textId="1C4229D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Person.Civilstand.statusLigMed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5C8730A6" w14:textId="314B6DE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0F2D5C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DD123C" w14:textId="35C400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1117CFD" w14:textId="3B4590D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F4ACAE" w14:textId="76D31B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39186F2" w14:textId="1BD1926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F79582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00AB74" w14:textId="51E9475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7BE71C1" w14:textId="7D61AB1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1EF98B" w14:textId="26EE7CA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F5809B7" w14:textId="263216E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E19A6D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3752CB" w14:textId="6AA445E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E6FF6EF" w14:textId="3B1B519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6109B6" w14:textId="2214F18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DBE719E" w14:textId="1883B22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89B796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2199D5" w14:textId="0F5716C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9176E87" w14:textId="1B12A7F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F7E51F" w14:textId="35C375D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B1D92F4" w14:textId="268DA12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66C15F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8E1BE5" w14:textId="226B8D3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9D0FD19" w14:textId="1316289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8AB146" w14:textId="5420E58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0BFBAC0" w14:textId="0D1150D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778A18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928F40" w14:textId="6C5827A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08E55DB" w14:textId="0CF6AED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807099" w14:textId="6E9EB20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D6C86B4" w14:textId="5921297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C17914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D96E5D" w14:textId="6840693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056BDA14" w14:textId="0A1112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599E126" w14:textId="4BF37F8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B5F24E7" w14:textId="5770FBF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73626A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2E1994" w14:textId="247F385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6981E1B" w14:textId="3FA0C32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C7B566" w14:textId="156CC5A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C86B762" w14:textId="08E780D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9FC7DD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76D99F" w14:textId="34479F6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1877EA2" w14:textId="3ABA718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11C679" w14:textId="1DA23CB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2F7DD95" w14:textId="73FFBE7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CC443F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754DDF" w14:textId="353B162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D391B88" w14:textId="36CE9DA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E2211A" w14:textId="2F83F42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81C9D1E" w14:textId="743B45A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BD17B1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7134AD" w14:textId="20EAFED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1FE9CAD" w14:textId="723E5CC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CD6BCC" w14:textId="5D7A621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6AD2782" w14:textId="3B11C28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A9280B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6D2662" w14:textId="33609B6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civ.virkningtil.gt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C665A6F" w14:textId="1C36502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A8568C" w14:textId="6AAEAA0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E0D2D60" w14:textId="49BEE7E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84501C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61835E" w14:textId="3BD261D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14F9632D" w14:textId="10FFD99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5E6767" w14:textId="424BF61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6B1A648" w14:textId="772D721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D82675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631A04" w14:textId="257F38C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6EA1805" w14:textId="1CB2AC9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DA8485E" w14:textId="0D933B4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BECFBBD" w14:textId="6456BFC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8A05F9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C33ABC" w14:textId="6F08281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cadr.bygningsnummer.wi</w:t>
            </w:r>
          </w:p>
        </w:tc>
        <w:tc>
          <w:tcPr>
            <w:tcW w:w="1607" w:type="dxa"/>
            <w:tcBorders>
              <w:top w:val="nil"/>
              <w:left w:val="nil"/>
              <w:bottom w:val="single" w:sz="4" w:space="0" w:color="auto"/>
              <w:right w:val="single" w:sz="4" w:space="0" w:color="auto"/>
            </w:tcBorders>
            <w:shd w:val="clear" w:color="auto" w:fill="auto"/>
            <w:noWrap/>
            <w:vAlign w:val="bottom"/>
            <w:hideMark/>
          </w:tcPr>
          <w:p w14:paraId="22B13F1A" w14:textId="26F691F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4CE8537" w14:textId="5C4A463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Person.CprAdresse.bygningsnummerErIndeholdtI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01D94E60" w14:textId="28754AA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8D0EE7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80E05C" w14:textId="36BDE7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cadr.bygningsnummer.cont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6A2BD71E" w14:textId="2E5C478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EE88334" w14:textId="2530ED5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Person.CprAdresse.bygningsnummerIndeholder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28FE24A7" w14:textId="610F1B7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45E9DE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581B60" w14:textId="1B9EA3A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cadr.bygningsnummer.eq</w:t>
            </w:r>
          </w:p>
        </w:tc>
        <w:tc>
          <w:tcPr>
            <w:tcW w:w="1607" w:type="dxa"/>
            <w:tcBorders>
              <w:top w:val="nil"/>
              <w:left w:val="nil"/>
              <w:bottom w:val="single" w:sz="4" w:space="0" w:color="auto"/>
              <w:right w:val="single" w:sz="4" w:space="0" w:color="auto"/>
            </w:tcBorders>
            <w:shd w:val="clear" w:color="auto" w:fill="auto"/>
            <w:noWrap/>
            <w:vAlign w:val="bottom"/>
            <w:hideMark/>
          </w:tcPr>
          <w:p w14:paraId="491EFFCD" w14:textId="2FF88F8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54831B7" w14:textId="6DA6729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Person.CprAdresse.bygningsnummerLigMed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7DA815F0" w14:textId="25883C6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D00A82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DDBC82" w14:textId="7681A14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cadr.bynavn.wi</w:t>
            </w:r>
          </w:p>
        </w:tc>
        <w:tc>
          <w:tcPr>
            <w:tcW w:w="1607" w:type="dxa"/>
            <w:tcBorders>
              <w:top w:val="nil"/>
              <w:left w:val="nil"/>
              <w:bottom w:val="single" w:sz="4" w:space="0" w:color="auto"/>
              <w:right w:val="single" w:sz="4" w:space="0" w:color="auto"/>
            </w:tcBorders>
            <w:shd w:val="clear" w:color="auto" w:fill="auto"/>
            <w:noWrap/>
            <w:vAlign w:val="bottom"/>
            <w:hideMark/>
          </w:tcPr>
          <w:p w14:paraId="5195832B" w14:textId="66149ED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FD5EE72" w14:textId="401EA91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Person.CprAdresse.bynavnErIndeholdtI - Bynavn</w:t>
            </w:r>
          </w:p>
        </w:tc>
        <w:tc>
          <w:tcPr>
            <w:tcW w:w="1607" w:type="dxa"/>
            <w:tcBorders>
              <w:top w:val="nil"/>
              <w:left w:val="nil"/>
              <w:bottom w:val="single" w:sz="4" w:space="0" w:color="auto"/>
              <w:right w:val="single" w:sz="4" w:space="0" w:color="auto"/>
            </w:tcBorders>
            <w:shd w:val="clear" w:color="auto" w:fill="auto"/>
            <w:noWrap/>
            <w:vAlign w:val="bottom"/>
            <w:hideMark/>
          </w:tcPr>
          <w:p w14:paraId="7D2985D8" w14:textId="7349FBB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9979BF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40B82A" w14:textId="784BBC2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cadr.bynavn.cont</w:t>
            </w:r>
          </w:p>
        </w:tc>
        <w:tc>
          <w:tcPr>
            <w:tcW w:w="1607" w:type="dxa"/>
            <w:tcBorders>
              <w:top w:val="nil"/>
              <w:left w:val="nil"/>
              <w:bottom w:val="single" w:sz="4" w:space="0" w:color="auto"/>
              <w:right w:val="single" w:sz="4" w:space="0" w:color="auto"/>
            </w:tcBorders>
            <w:shd w:val="clear" w:color="auto" w:fill="auto"/>
            <w:noWrap/>
            <w:vAlign w:val="bottom"/>
            <w:hideMark/>
          </w:tcPr>
          <w:p w14:paraId="16E5F9BA" w14:textId="0C7E286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FAA1F94" w14:textId="5EE15B4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Person.CprAdresse.bynavnIndeholder - Bynavn</w:t>
            </w:r>
          </w:p>
        </w:tc>
        <w:tc>
          <w:tcPr>
            <w:tcW w:w="1607" w:type="dxa"/>
            <w:tcBorders>
              <w:top w:val="nil"/>
              <w:left w:val="nil"/>
              <w:bottom w:val="single" w:sz="4" w:space="0" w:color="auto"/>
              <w:right w:val="single" w:sz="4" w:space="0" w:color="auto"/>
            </w:tcBorders>
            <w:shd w:val="clear" w:color="auto" w:fill="auto"/>
            <w:noWrap/>
            <w:vAlign w:val="bottom"/>
            <w:hideMark/>
          </w:tcPr>
          <w:p w14:paraId="0C8A1D6D" w14:textId="0677746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E98A43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472381" w14:textId="2FBA7E4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cadr.bynavn.eq</w:t>
            </w:r>
          </w:p>
        </w:tc>
        <w:tc>
          <w:tcPr>
            <w:tcW w:w="1607" w:type="dxa"/>
            <w:tcBorders>
              <w:top w:val="nil"/>
              <w:left w:val="nil"/>
              <w:bottom w:val="single" w:sz="4" w:space="0" w:color="auto"/>
              <w:right w:val="single" w:sz="4" w:space="0" w:color="auto"/>
            </w:tcBorders>
            <w:shd w:val="clear" w:color="auto" w:fill="auto"/>
            <w:noWrap/>
            <w:vAlign w:val="bottom"/>
            <w:hideMark/>
          </w:tcPr>
          <w:p w14:paraId="1C29DE5D" w14:textId="208BF76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D4448BD" w14:textId="39D390C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Person.CprAdresse.bynavnLigMed - Bynavn</w:t>
            </w:r>
          </w:p>
        </w:tc>
        <w:tc>
          <w:tcPr>
            <w:tcW w:w="1607" w:type="dxa"/>
            <w:tcBorders>
              <w:top w:val="nil"/>
              <w:left w:val="nil"/>
              <w:bottom w:val="single" w:sz="4" w:space="0" w:color="auto"/>
              <w:right w:val="single" w:sz="4" w:space="0" w:color="auto"/>
            </w:tcBorders>
            <w:shd w:val="clear" w:color="auto" w:fill="auto"/>
            <w:noWrap/>
            <w:vAlign w:val="bottom"/>
            <w:hideMark/>
          </w:tcPr>
          <w:p w14:paraId="0FA741EC" w14:textId="0465B43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238227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E1D07D" w14:textId="4CBEF22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52082FD0" w14:textId="545D868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F1F27B0" w14:textId="22FEF59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Person.CprAdresse.cprkommunekodeErIndeholdtI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9425EB6" w14:textId="2A21323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302C33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8E16FA" w14:textId="5690724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3C144B10" w14:textId="7E7DB34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1908145" w14:textId="3753E40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Person.CprAdresse.cprkommunekodeForskelligFra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FBC39D0" w14:textId="285F47E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E5BFDC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0903D5" w14:textId="6A55D8E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20E4C1D9" w14:textId="7A6E34E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2ED668C" w14:textId="70EFB9A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883ABA0" w14:textId="37B36AE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633307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22C3C8" w14:textId="791820C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32BDB45C" w14:textId="2DADCFA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2BD0C0F" w14:textId="5A6A20E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9845EBD" w14:textId="347DBB4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76117D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D7C4E2" w14:textId="568572D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14A90904" w14:textId="5892C3B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3CB9C1F" w14:textId="116A629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531178C" w14:textId="395566B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0FF757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DDA0D4" w14:textId="1C5354B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5B6F9E2F" w14:textId="43E624E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414619D" w14:textId="6F22C11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CF1BD7E" w14:textId="2357071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946344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4A6F9C" w14:textId="5CB7047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19A8868C" w14:textId="7434567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13E5849" w14:textId="16E7489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FCDE7E5" w14:textId="41D8857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4DEA7F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514E68" w14:textId="2A854AC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0B39BCDB" w14:textId="5692634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0EE591" w14:textId="48F749F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Person.CprAdresse.cprkommunenavnErIndeholdtI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7389B481" w14:textId="51DEA61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21DDA3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DF3068" w14:textId="65975E4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4950F905" w14:textId="7B08CF6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26E1CBE" w14:textId="20EB315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Person.CprAdresse.cprkommunenavnIndeholder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15517C65" w14:textId="79D1B3E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D49809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49AAFF" w14:textId="7CF0373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6B320739" w14:textId="2683ABD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4C0905" w14:textId="24638BF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Person.CprAdresse.cprkommunenavnLigMed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7502F3A2" w14:textId="19FCE25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9048C2C"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D6181C" w14:textId="1584D1A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cadr.cprvejkode.wi</w:t>
            </w:r>
          </w:p>
        </w:tc>
        <w:tc>
          <w:tcPr>
            <w:tcW w:w="1607" w:type="dxa"/>
            <w:tcBorders>
              <w:top w:val="nil"/>
              <w:left w:val="nil"/>
              <w:bottom w:val="single" w:sz="4" w:space="0" w:color="auto"/>
              <w:right w:val="single" w:sz="4" w:space="0" w:color="auto"/>
            </w:tcBorders>
            <w:shd w:val="clear" w:color="auto" w:fill="auto"/>
            <w:noWrap/>
            <w:vAlign w:val="bottom"/>
            <w:hideMark/>
          </w:tcPr>
          <w:p w14:paraId="4B67D76B" w14:textId="236B61D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9BFF744" w14:textId="69951FB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Person.CprAdresse.cprvejkodeErIndeholdtI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47DCBEA" w14:textId="18EF7D1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DFD79D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826EB7" w14:textId="369D9BC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cadr.cprvejkode.ne</w:t>
            </w:r>
          </w:p>
        </w:tc>
        <w:tc>
          <w:tcPr>
            <w:tcW w:w="1607" w:type="dxa"/>
            <w:tcBorders>
              <w:top w:val="nil"/>
              <w:left w:val="nil"/>
              <w:bottom w:val="single" w:sz="4" w:space="0" w:color="auto"/>
              <w:right w:val="single" w:sz="4" w:space="0" w:color="auto"/>
            </w:tcBorders>
            <w:shd w:val="clear" w:color="auto" w:fill="auto"/>
            <w:noWrap/>
            <w:vAlign w:val="bottom"/>
            <w:hideMark/>
          </w:tcPr>
          <w:p w14:paraId="1CDE508D" w14:textId="576D769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7C5049F" w14:textId="31631BF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Person.CprAdresse.cprvejkodeForskelligFra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C4F019A" w14:textId="42357C9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854FD1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38018E" w14:textId="18F8C7B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cadr.cprvejkode.eq</w:t>
            </w:r>
          </w:p>
        </w:tc>
        <w:tc>
          <w:tcPr>
            <w:tcW w:w="1607" w:type="dxa"/>
            <w:tcBorders>
              <w:top w:val="nil"/>
              <w:left w:val="nil"/>
              <w:bottom w:val="single" w:sz="4" w:space="0" w:color="auto"/>
              <w:right w:val="single" w:sz="4" w:space="0" w:color="auto"/>
            </w:tcBorders>
            <w:shd w:val="clear" w:color="auto" w:fill="auto"/>
            <w:noWrap/>
            <w:vAlign w:val="bottom"/>
            <w:hideMark/>
          </w:tcPr>
          <w:p w14:paraId="7FA04CF8" w14:textId="1B1215F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3B5C2A0" w14:textId="4A23583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EF85801" w14:textId="48FC747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39AEA1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7D8C28" w14:textId="180C2F4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cadr.cprvejkode.lt</w:t>
            </w:r>
          </w:p>
        </w:tc>
        <w:tc>
          <w:tcPr>
            <w:tcW w:w="1607" w:type="dxa"/>
            <w:tcBorders>
              <w:top w:val="nil"/>
              <w:left w:val="nil"/>
              <w:bottom w:val="single" w:sz="4" w:space="0" w:color="auto"/>
              <w:right w:val="single" w:sz="4" w:space="0" w:color="auto"/>
            </w:tcBorders>
            <w:shd w:val="clear" w:color="auto" w:fill="auto"/>
            <w:noWrap/>
            <w:vAlign w:val="bottom"/>
            <w:hideMark/>
          </w:tcPr>
          <w:p w14:paraId="4E76B498" w14:textId="267E85E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AFB11CC" w14:textId="5EE45B0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CE68C23" w14:textId="79848FB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E000D9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124F5D" w14:textId="6D89D1C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cadr.cprvejkode.le</w:t>
            </w:r>
          </w:p>
        </w:tc>
        <w:tc>
          <w:tcPr>
            <w:tcW w:w="1607" w:type="dxa"/>
            <w:tcBorders>
              <w:top w:val="nil"/>
              <w:left w:val="nil"/>
              <w:bottom w:val="single" w:sz="4" w:space="0" w:color="auto"/>
              <w:right w:val="single" w:sz="4" w:space="0" w:color="auto"/>
            </w:tcBorders>
            <w:shd w:val="clear" w:color="auto" w:fill="auto"/>
            <w:noWrap/>
            <w:vAlign w:val="bottom"/>
            <w:hideMark/>
          </w:tcPr>
          <w:p w14:paraId="3E7B7DAC" w14:textId="5B41434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29115FD" w14:textId="71BE534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30550F8" w14:textId="2D8EBBB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6DC066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15347E" w14:textId="57C52AC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cadr.cprvejkode.gt</w:t>
            </w:r>
          </w:p>
        </w:tc>
        <w:tc>
          <w:tcPr>
            <w:tcW w:w="1607" w:type="dxa"/>
            <w:tcBorders>
              <w:top w:val="nil"/>
              <w:left w:val="nil"/>
              <w:bottom w:val="single" w:sz="4" w:space="0" w:color="auto"/>
              <w:right w:val="single" w:sz="4" w:space="0" w:color="auto"/>
            </w:tcBorders>
            <w:shd w:val="clear" w:color="auto" w:fill="auto"/>
            <w:noWrap/>
            <w:vAlign w:val="bottom"/>
            <w:hideMark/>
          </w:tcPr>
          <w:p w14:paraId="2F8B7DE5" w14:textId="420734C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56995E8" w14:textId="2981061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EA8A559" w14:textId="55D2AE7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26272C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EF34D3" w14:textId="0E7BE17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cadr.cprvejkode.ge</w:t>
            </w:r>
          </w:p>
        </w:tc>
        <w:tc>
          <w:tcPr>
            <w:tcW w:w="1607" w:type="dxa"/>
            <w:tcBorders>
              <w:top w:val="nil"/>
              <w:left w:val="nil"/>
              <w:bottom w:val="single" w:sz="4" w:space="0" w:color="auto"/>
              <w:right w:val="single" w:sz="4" w:space="0" w:color="auto"/>
            </w:tcBorders>
            <w:shd w:val="clear" w:color="auto" w:fill="auto"/>
            <w:noWrap/>
            <w:vAlign w:val="bottom"/>
            <w:hideMark/>
          </w:tcPr>
          <w:p w14:paraId="00CA6988" w14:textId="4185BB6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03F4904" w14:textId="7115BB3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6E10AA7" w14:textId="69BC2EA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CDF5D0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D9E20E" w14:textId="7357B33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cadr.daradresse.wi</w:t>
            </w:r>
          </w:p>
        </w:tc>
        <w:tc>
          <w:tcPr>
            <w:tcW w:w="1607" w:type="dxa"/>
            <w:tcBorders>
              <w:top w:val="nil"/>
              <w:left w:val="nil"/>
              <w:bottom w:val="single" w:sz="4" w:space="0" w:color="auto"/>
              <w:right w:val="single" w:sz="4" w:space="0" w:color="auto"/>
            </w:tcBorders>
            <w:shd w:val="clear" w:color="auto" w:fill="auto"/>
            <w:noWrap/>
            <w:vAlign w:val="bottom"/>
            <w:hideMark/>
          </w:tcPr>
          <w:p w14:paraId="22C221E8" w14:textId="0683DF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C9B8D90" w14:textId="0C20839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Person.CprAdresse.daradresseErIndeholdtI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46927D57" w14:textId="5665FE6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F49852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FFC682" w14:textId="21DD32C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cadr.daradresse.cont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326F264B" w14:textId="3DF2883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1CE682" w14:textId="1C61549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Person.CprAdresse.daradresseIndeholder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08C3EC36" w14:textId="5CF7FDA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3969A6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85B8C1" w14:textId="30CBAC3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cadr.daradresse.eq</w:t>
            </w:r>
          </w:p>
        </w:tc>
        <w:tc>
          <w:tcPr>
            <w:tcW w:w="1607" w:type="dxa"/>
            <w:tcBorders>
              <w:top w:val="nil"/>
              <w:left w:val="nil"/>
              <w:bottom w:val="single" w:sz="4" w:space="0" w:color="auto"/>
              <w:right w:val="single" w:sz="4" w:space="0" w:color="auto"/>
            </w:tcBorders>
            <w:shd w:val="clear" w:color="auto" w:fill="auto"/>
            <w:noWrap/>
            <w:vAlign w:val="bottom"/>
            <w:hideMark/>
          </w:tcPr>
          <w:p w14:paraId="7F0D958F" w14:textId="109B8A9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2F79CC" w14:textId="3A1F671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Person.CprAdresse.daradresseLigMed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036061DA" w14:textId="61C2C0B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639F1D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AE095A" w14:textId="0767DA6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cadr.etage.wi</w:t>
            </w:r>
          </w:p>
        </w:tc>
        <w:tc>
          <w:tcPr>
            <w:tcW w:w="1607" w:type="dxa"/>
            <w:tcBorders>
              <w:top w:val="nil"/>
              <w:left w:val="nil"/>
              <w:bottom w:val="single" w:sz="4" w:space="0" w:color="auto"/>
              <w:right w:val="single" w:sz="4" w:space="0" w:color="auto"/>
            </w:tcBorders>
            <w:shd w:val="clear" w:color="auto" w:fill="auto"/>
            <w:noWrap/>
            <w:vAlign w:val="bottom"/>
            <w:hideMark/>
          </w:tcPr>
          <w:p w14:paraId="26A9BAC8" w14:textId="3632D53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86F5283" w14:textId="410BD46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Person.CprAdresse.etageErIndeholdtI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41BD4CD9" w14:textId="7DDF776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2E47F4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FF396B" w14:textId="00F4DFC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cadr.etage.cont</w:t>
            </w:r>
          </w:p>
        </w:tc>
        <w:tc>
          <w:tcPr>
            <w:tcW w:w="1607" w:type="dxa"/>
            <w:tcBorders>
              <w:top w:val="nil"/>
              <w:left w:val="nil"/>
              <w:bottom w:val="single" w:sz="4" w:space="0" w:color="auto"/>
              <w:right w:val="single" w:sz="4" w:space="0" w:color="auto"/>
            </w:tcBorders>
            <w:shd w:val="clear" w:color="auto" w:fill="auto"/>
            <w:noWrap/>
            <w:vAlign w:val="bottom"/>
            <w:hideMark/>
          </w:tcPr>
          <w:p w14:paraId="254A8AD3" w14:textId="4D386BB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7BC8909" w14:textId="088A2B3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Person.CprAdresse.etageIndeholder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56E1E394" w14:textId="37A7F3E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F43D0F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F3B0D2" w14:textId="4145D85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cadr.etage.eq</w:t>
            </w:r>
          </w:p>
        </w:tc>
        <w:tc>
          <w:tcPr>
            <w:tcW w:w="1607" w:type="dxa"/>
            <w:tcBorders>
              <w:top w:val="nil"/>
              <w:left w:val="nil"/>
              <w:bottom w:val="single" w:sz="4" w:space="0" w:color="auto"/>
              <w:right w:val="single" w:sz="4" w:space="0" w:color="auto"/>
            </w:tcBorders>
            <w:shd w:val="clear" w:color="auto" w:fill="auto"/>
            <w:noWrap/>
            <w:vAlign w:val="bottom"/>
            <w:hideMark/>
          </w:tcPr>
          <w:p w14:paraId="59D31C96" w14:textId="2F8944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FC9E75" w14:textId="4007FE4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Person.CprAdresse.etageLigMed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0057B192" w14:textId="0DB3DF6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D7D10D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B41336" w14:textId="488DA5C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cadr.husnummer.wi</w:t>
            </w:r>
          </w:p>
        </w:tc>
        <w:tc>
          <w:tcPr>
            <w:tcW w:w="1607" w:type="dxa"/>
            <w:tcBorders>
              <w:top w:val="nil"/>
              <w:left w:val="nil"/>
              <w:bottom w:val="single" w:sz="4" w:space="0" w:color="auto"/>
              <w:right w:val="single" w:sz="4" w:space="0" w:color="auto"/>
            </w:tcBorders>
            <w:shd w:val="clear" w:color="auto" w:fill="auto"/>
            <w:noWrap/>
            <w:vAlign w:val="bottom"/>
            <w:hideMark/>
          </w:tcPr>
          <w:p w14:paraId="4251B610" w14:textId="7D1D310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C26D89" w14:textId="63EE0DA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Person.CprAdresse.husnummerErIndeholdtI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64F105EC" w14:textId="3E8E266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F4398C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FAF2DA" w14:textId="6E64A8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cadr.husnummer.cont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63434F43" w14:textId="26A2B5E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844B4C7" w14:textId="6EB998E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Person.CprAdresse.husnummerIndeholder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6ED7FE4C" w14:textId="612C83F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BB3E70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49DF98" w14:textId="03CF08F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cadr.husnummer.eq</w:t>
            </w:r>
          </w:p>
        </w:tc>
        <w:tc>
          <w:tcPr>
            <w:tcW w:w="1607" w:type="dxa"/>
            <w:tcBorders>
              <w:top w:val="nil"/>
              <w:left w:val="nil"/>
              <w:bottom w:val="single" w:sz="4" w:space="0" w:color="auto"/>
              <w:right w:val="single" w:sz="4" w:space="0" w:color="auto"/>
            </w:tcBorders>
            <w:shd w:val="clear" w:color="auto" w:fill="auto"/>
            <w:noWrap/>
            <w:vAlign w:val="bottom"/>
            <w:hideMark/>
          </w:tcPr>
          <w:p w14:paraId="20138C15" w14:textId="3898106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8F1CE82" w14:textId="3CBAE28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Person.CprAdresse.husnummerLigMed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5F8C12A3" w14:textId="6890AF4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2E95A8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B211DD" w14:textId="11A1220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cadr.postdistrikt.wi</w:t>
            </w:r>
          </w:p>
        </w:tc>
        <w:tc>
          <w:tcPr>
            <w:tcW w:w="1607" w:type="dxa"/>
            <w:tcBorders>
              <w:top w:val="nil"/>
              <w:left w:val="nil"/>
              <w:bottom w:val="single" w:sz="4" w:space="0" w:color="auto"/>
              <w:right w:val="single" w:sz="4" w:space="0" w:color="auto"/>
            </w:tcBorders>
            <w:shd w:val="clear" w:color="auto" w:fill="auto"/>
            <w:noWrap/>
            <w:vAlign w:val="bottom"/>
            <w:hideMark/>
          </w:tcPr>
          <w:p w14:paraId="4D6438D4" w14:textId="6DA2CA8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8E50C49" w14:textId="19402CB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Person.CprAdresse.postdistriktErIndeholdtI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26151C3F" w14:textId="4DFFCDE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8E9326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43BFDF" w14:textId="698A1E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cadr.postdistrikt.cont</w:t>
            </w:r>
          </w:p>
        </w:tc>
        <w:tc>
          <w:tcPr>
            <w:tcW w:w="1607" w:type="dxa"/>
            <w:tcBorders>
              <w:top w:val="nil"/>
              <w:left w:val="nil"/>
              <w:bottom w:val="single" w:sz="4" w:space="0" w:color="auto"/>
              <w:right w:val="single" w:sz="4" w:space="0" w:color="auto"/>
            </w:tcBorders>
            <w:shd w:val="clear" w:color="auto" w:fill="auto"/>
            <w:noWrap/>
            <w:vAlign w:val="bottom"/>
            <w:hideMark/>
          </w:tcPr>
          <w:p w14:paraId="4B249006" w14:textId="72BE5F2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B610FE" w14:textId="0C55BC1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Person.CprAdresse.postdistriktIndeholder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67B6BFCE" w14:textId="501E166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B1CD0D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3E8655" w14:textId="2D4D2E0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cadr.postdistrikt.eq</w:t>
            </w:r>
          </w:p>
        </w:tc>
        <w:tc>
          <w:tcPr>
            <w:tcW w:w="1607" w:type="dxa"/>
            <w:tcBorders>
              <w:top w:val="nil"/>
              <w:left w:val="nil"/>
              <w:bottom w:val="single" w:sz="4" w:space="0" w:color="auto"/>
              <w:right w:val="single" w:sz="4" w:space="0" w:color="auto"/>
            </w:tcBorders>
            <w:shd w:val="clear" w:color="auto" w:fill="auto"/>
            <w:noWrap/>
            <w:vAlign w:val="bottom"/>
            <w:hideMark/>
          </w:tcPr>
          <w:p w14:paraId="5AB45593" w14:textId="04EC860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43DB6B" w14:textId="00DDDA0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Person.CprAdresse.postdistriktLigMed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6D456ABD" w14:textId="5A0266E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FA40C2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83BB04" w14:textId="2932B1B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cadr.postnummer.wi</w:t>
            </w:r>
          </w:p>
        </w:tc>
        <w:tc>
          <w:tcPr>
            <w:tcW w:w="1607" w:type="dxa"/>
            <w:tcBorders>
              <w:top w:val="nil"/>
              <w:left w:val="nil"/>
              <w:bottom w:val="single" w:sz="4" w:space="0" w:color="auto"/>
              <w:right w:val="single" w:sz="4" w:space="0" w:color="auto"/>
            </w:tcBorders>
            <w:shd w:val="clear" w:color="auto" w:fill="auto"/>
            <w:noWrap/>
            <w:vAlign w:val="bottom"/>
            <w:hideMark/>
          </w:tcPr>
          <w:p w14:paraId="47AA612B" w14:textId="18D994B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E5E8ADB" w14:textId="6E2A66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Person.CprAdresse.postnummerErIndeholdtI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3C01E467" w14:textId="6BA098A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78FEC7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73DC23" w14:textId="0B0E54B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cadr.postnummer.ne</w:t>
            </w:r>
          </w:p>
        </w:tc>
        <w:tc>
          <w:tcPr>
            <w:tcW w:w="1607" w:type="dxa"/>
            <w:tcBorders>
              <w:top w:val="nil"/>
              <w:left w:val="nil"/>
              <w:bottom w:val="single" w:sz="4" w:space="0" w:color="auto"/>
              <w:right w:val="single" w:sz="4" w:space="0" w:color="auto"/>
            </w:tcBorders>
            <w:shd w:val="clear" w:color="auto" w:fill="auto"/>
            <w:noWrap/>
            <w:vAlign w:val="bottom"/>
            <w:hideMark/>
          </w:tcPr>
          <w:p w14:paraId="4ED0F09F" w14:textId="3FD4633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0ABEFA9" w14:textId="51EF2F6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Person.CprAdresse.postnummerForskelligFra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1F15EF74" w14:textId="5FFAC7B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22DAB8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6E6079" w14:textId="32CC283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cadr.postnummer.eq</w:t>
            </w:r>
          </w:p>
        </w:tc>
        <w:tc>
          <w:tcPr>
            <w:tcW w:w="1607" w:type="dxa"/>
            <w:tcBorders>
              <w:top w:val="nil"/>
              <w:left w:val="nil"/>
              <w:bottom w:val="single" w:sz="4" w:space="0" w:color="auto"/>
              <w:right w:val="single" w:sz="4" w:space="0" w:color="auto"/>
            </w:tcBorders>
            <w:shd w:val="clear" w:color="auto" w:fill="auto"/>
            <w:noWrap/>
            <w:vAlign w:val="bottom"/>
            <w:hideMark/>
          </w:tcPr>
          <w:p w14:paraId="4077EF5A" w14:textId="5D2EDDE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4263107" w14:textId="6A03DBA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5833B182" w14:textId="310E95B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F8268F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19678E" w14:textId="17929DF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cadr.postnummer.lt</w:t>
            </w:r>
          </w:p>
        </w:tc>
        <w:tc>
          <w:tcPr>
            <w:tcW w:w="1607" w:type="dxa"/>
            <w:tcBorders>
              <w:top w:val="nil"/>
              <w:left w:val="nil"/>
              <w:bottom w:val="single" w:sz="4" w:space="0" w:color="auto"/>
              <w:right w:val="single" w:sz="4" w:space="0" w:color="auto"/>
            </w:tcBorders>
            <w:shd w:val="clear" w:color="auto" w:fill="auto"/>
            <w:noWrap/>
            <w:vAlign w:val="bottom"/>
            <w:hideMark/>
          </w:tcPr>
          <w:p w14:paraId="12A67773" w14:textId="6EC2082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741277C" w14:textId="24C0C08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39947612" w14:textId="11A7B42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E8EB59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013F5F" w14:textId="69B7B26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cadr.postnummer.le</w:t>
            </w:r>
          </w:p>
        </w:tc>
        <w:tc>
          <w:tcPr>
            <w:tcW w:w="1607" w:type="dxa"/>
            <w:tcBorders>
              <w:top w:val="nil"/>
              <w:left w:val="nil"/>
              <w:bottom w:val="single" w:sz="4" w:space="0" w:color="auto"/>
              <w:right w:val="single" w:sz="4" w:space="0" w:color="auto"/>
            </w:tcBorders>
            <w:shd w:val="clear" w:color="auto" w:fill="auto"/>
            <w:noWrap/>
            <w:vAlign w:val="bottom"/>
            <w:hideMark/>
          </w:tcPr>
          <w:p w14:paraId="5FE8D41C" w14:textId="47432E7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21E23A5" w14:textId="775B904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Person.CprAdresse.postnummerMindreEndEllerLigMed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594A32E1" w14:textId="0EBA10D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EC5AAC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D90FCA" w14:textId="1323D78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cadr.postnummer.gt</w:t>
            </w:r>
          </w:p>
        </w:tc>
        <w:tc>
          <w:tcPr>
            <w:tcW w:w="1607" w:type="dxa"/>
            <w:tcBorders>
              <w:top w:val="nil"/>
              <w:left w:val="nil"/>
              <w:bottom w:val="single" w:sz="4" w:space="0" w:color="auto"/>
              <w:right w:val="single" w:sz="4" w:space="0" w:color="auto"/>
            </w:tcBorders>
            <w:shd w:val="clear" w:color="auto" w:fill="auto"/>
            <w:noWrap/>
            <w:vAlign w:val="bottom"/>
            <w:hideMark/>
          </w:tcPr>
          <w:p w14:paraId="093F7920" w14:textId="610F1E7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31671B4" w14:textId="1C10BAB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6F14DF41" w14:textId="48D6A44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446F38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35C9B2" w14:textId="6D69871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cadr.postnummer.ge</w:t>
            </w:r>
          </w:p>
        </w:tc>
        <w:tc>
          <w:tcPr>
            <w:tcW w:w="1607" w:type="dxa"/>
            <w:tcBorders>
              <w:top w:val="nil"/>
              <w:left w:val="nil"/>
              <w:bottom w:val="single" w:sz="4" w:space="0" w:color="auto"/>
              <w:right w:val="single" w:sz="4" w:space="0" w:color="auto"/>
            </w:tcBorders>
            <w:shd w:val="clear" w:color="auto" w:fill="auto"/>
            <w:noWrap/>
            <w:vAlign w:val="bottom"/>
            <w:hideMark/>
          </w:tcPr>
          <w:p w14:paraId="3A8781FD" w14:textId="04717AB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B9295F5" w14:textId="107E93C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Person.CprAdresse.postnummerStoerreEndEllerLigMed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418FCA0C" w14:textId="62F8217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2D447E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F901E4" w14:textId="6427D85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cadr.sidedoer.wi</w:t>
            </w:r>
          </w:p>
        </w:tc>
        <w:tc>
          <w:tcPr>
            <w:tcW w:w="1607" w:type="dxa"/>
            <w:tcBorders>
              <w:top w:val="nil"/>
              <w:left w:val="nil"/>
              <w:bottom w:val="single" w:sz="4" w:space="0" w:color="auto"/>
              <w:right w:val="single" w:sz="4" w:space="0" w:color="auto"/>
            </w:tcBorders>
            <w:shd w:val="clear" w:color="auto" w:fill="auto"/>
            <w:noWrap/>
            <w:vAlign w:val="bottom"/>
            <w:hideMark/>
          </w:tcPr>
          <w:p w14:paraId="1BCA7A19" w14:textId="67A2ADA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BAC4B5" w14:textId="66EE01F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Person.CprAdresse.sidedoerErIndeholdtI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3519335D" w14:textId="53CF4AE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589C7F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D86ACC" w14:textId="527A8E9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cadr.sidedoer.cont</w:t>
            </w:r>
          </w:p>
        </w:tc>
        <w:tc>
          <w:tcPr>
            <w:tcW w:w="1607" w:type="dxa"/>
            <w:tcBorders>
              <w:top w:val="nil"/>
              <w:left w:val="nil"/>
              <w:bottom w:val="single" w:sz="4" w:space="0" w:color="auto"/>
              <w:right w:val="single" w:sz="4" w:space="0" w:color="auto"/>
            </w:tcBorders>
            <w:shd w:val="clear" w:color="auto" w:fill="auto"/>
            <w:noWrap/>
            <w:vAlign w:val="bottom"/>
            <w:hideMark/>
          </w:tcPr>
          <w:p w14:paraId="3D85FF2F" w14:textId="42BDE41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89B7734" w14:textId="6E54F03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Person.CprAdresse.sidedoerIndeholder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5F38EA85" w14:textId="4B8F6B1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9FBE7C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C9D5F4" w14:textId="580BD20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cadr.sidedoer.eq</w:t>
            </w:r>
          </w:p>
        </w:tc>
        <w:tc>
          <w:tcPr>
            <w:tcW w:w="1607" w:type="dxa"/>
            <w:tcBorders>
              <w:top w:val="nil"/>
              <w:left w:val="nil"/>
              <w:bottom w:val="single" w:sz="4" w:space="0" w:color="auto"/>
              <w:right w:val="single" w:sz="4" w:space="0" w:color="auto"/>
            </w:tcBorders>
            <w:shd w:val="clear" w:color="auto" w:fill="auto"/>
            <w:noWrap/>
            <w:vAlign w:val="bottom"/>
            <w:hideMark/>
          </w:tcPr>
          <w:p w14:paraId="2721CF74" w14:textId="588548B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7205880" w14:textId="0C44273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Person.CprAdresse.sidedoerLigMed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0EF00BA8" w14:textId="2DA2524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BFFD7C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F681AC" w14:textId="473B8F6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6ED983EA" w14:textId="52F9A7A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9A69F72" w14:textId="4EA0A85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Person.CprAdresse.vejadresseringsnavnErIndeholdtI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783FA091" w14:textId="0466540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8C5CAE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06E0DC" w14:textId="64B1EB7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5FED4EC2" w14:textId="18A29E5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DF34577" w14:textId="2491280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Person.CprAdresse.vejadresseringsnavnIndeholder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68BCA9AA" w14:textId="6FB973A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26DFBD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04F7B3" w14:textId="3895AE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249F5F54" w14:textId="6149862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118D011" w14:textId="6F5BBE8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Person.CprAdresse.vejadresseringsnavnLigMed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7FF2D8A4" w14:textId="2DA9692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48C949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628506" w14:textId="5734FAA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chaen.afledtmarkering.eq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0E9619F0" w14:textId="267FC21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F6DCF40" w14:textId="0E44B5E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Person.Cprhaendelse.afledtmarkeringLigMed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2B49388" w14:textId="7D0353C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7D2DC5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2DF419" w14:textId="03B2ED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chaen.afleveringsdato.ne</w:t>
            </w:r>
          </w:p>
        </w:tc>
        <w:tc>
          <w:tcPr>
            <w:tcW w:w="1607" w:type="dxa"/>
            <w:tcBorders>
              <w:top w:val="nil"/>
              <w:left w:val="nil"/>
              <w:bottom w:val="single" w:sz="4" w:space="0" w:color="auto"/>
              <w:right w:val="single" w:sz="4" w:space="0" w:color="auto"/>
            </w:tcBorders>
            <w:shd w:val="clear" w:color="auto" w:fill="auto"/>
            <w:noWrap/>
            <w:vAlign w:val="bottom"/>
            <w:hideMark/>
          </w:tcPr>
          <w:p w14:paraId="1DFA2B3E" w14:textId="024CA9C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5999EE" w14:textId="521AE07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572FFFA" w14:textId="6C21D12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83D3C6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5C7449" w14:textId="6862B90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chaen.afleveringsdato.eq</w:t>
            </w:r>
          </w:p>
        </w:tc>
        <w:tc>
          <w:tcPr>
            <w:tcW w:w="1607" w:type="dxa"/>
            <w:tcBorders>
              <w:top w:val="nil"/>
              <w:left w:val="nil"/>
              <w:bottom w:val="single" w:sz="4" w:space="0" w:color="auto"/>
              <w:right w:val="single" w:sz="4" w:space="0" w:color="auto"/>
            </w:tcBorders>
            <w:shd w:val="clear" w:color="auto" w:fill="auto"/>
            <w:noWrap/>
            <w:vAlign w:val="bottom"/>
            <w:hideMark/>
          </w:tcPr>
          <w:p w14:paraId="78E5FD91" w14:textId="2E617AB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3D96D8" w14:textId="6CACABC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17D096FE" w14:textId="37468BB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681254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441D9B" w14:textId="286BD68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chaen.afleveringsdato.lt</w:t>
            </w:r>
          </w:p>
        </w:tc>
        <w:tc>
          <w:tcPr>
            <w:tcW w:w="1607" w:type="dxa"/>
            <w:tcBorders>
              <w:top w:val="nil"/>
              <w:left w:val="nil"/>
              <w:bottom w:val="single" w:sz="4" w:space="0" w:color="auto"/>
              <w:right w:val="single" w:sz="4" w:space="0" w:color="auto"/>
            </w:tcBorders>
            <w:shd w:val="clear" w:color="auto" w:fill="auto"/>
            <w:noWrap/>
            <w:vAlign w:val="bottom"/>
            <w:hideMark/>
          </w:tcPr>
          <w:p w14:paraId="70308E62" w14:textId="4C1114F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D345F5" w14:textId="465D219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12F8152" w14:textId="7DDF697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903934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7F92EB" w14:textId="7EDEB7F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chaen.afleveringsdato.le</w:t>
            </w:r>
          </w:p>
        </w:tc>
        <w:tc>
          <w:tcPr>
            <w:tcW w:w="1607" w:type="dxa"/>
            <w:tcBorders>
              <w:top w:val="nil"/>
              <w:left w:val="nil"/>
              <w:bottom w:val="single" w:sz="4" w:space="0" w:color="auto"/>
              <w:right w:val="single" w:sz="4" w:space="0" w:color="auto"/>
            </w:tcBorders>
            <w:shd w:val="clear" w:color="auto" w:fill="auto"/>
            <w:noWrap/>
            <w:vAlign w:val="bottom"/>
            <w:hideMark/>
          </w:tcPr>
          <w:p w14:paraId="30342CD2" w14:textId="4145BEE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A839E5" w14:textId="2BB880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CC1FC94" w14:textId="6020C28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970C40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36F380" w14:textId="63D399F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chaen.afleveringsdato.gt</w:t>
            </w:r>
          </w:p>
        </w:tc>
        <w:tc>
          <w:tcPr>
            <w:tcW w:w="1607" w:type="dxa"/>
            <w:tcBorders>
              <w:top w:val="nil"/>
              <w:left w:val="nil"/>
              <w:bottom w:val="single" w:sz="4" w:space="0" w:color="auto"/>
              <w:right w:val="single" w:sz="4" w:space="0" w:color="auto"/>
            </w:tcBorders>
            <w:shd w:val="clear" w:color="auto" w:fill="auto"/>
            <w:noWrap/>
            <w:vAlign w:val="bottom"/>
            <w:hideMark/>
          </w:tcPr>
          <w:p w14:paraId="6C283928" w14:textId="47C6B2A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25B48E" w14:textId="2CBFCE2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78CA3B2" w14:textId="5553F40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F57BE2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1CE449" w14:textId="10C565D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chaen.afleveringsdato.ge</w:t>
            </w:r>
          </w:p>
        </w:tc>
        <w:tc>
          <w:tcPr>
            <w:tcW w:w="1607" w:type="dxa"/>
            <w:tcBorders>
              <w:top w:val="nil"/>
              <w:left w:val="nil"/>
              <w:bottom w:val="single" w:sz="4" w:space="0" w:color="auto"/>
              <w:right w:val="single" w:sz="4" w:space="0" w:color="auto"/>
            </w:tcBorders>
            <w:shd w:val="clear" w:color="auto" w:fill="auto"/>
            <w:noWrap/>
            <w:vAlign w:val="bottom"/>
            <w:hideMark/>
          </w:tcPr>
          <w:p w14:paraId="6D6E90A5" w14:textId="7FDFE26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AFF8C3" w14:textId="4AFCB32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AE71D32" w14:textId="5B729CA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8E2776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27112C" w14:textId="56F00A8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29CA9C81" w14:textId="51CFE94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CE2BA55" w14:textId="303530A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011334EF" w14:textId="0397FA5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9A442B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0CC987" w14:textId="786BB19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1C9BE3B6" w14:textId="0962150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7B8248" w14:textId="12CDBC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Person.Cprhaendelse.forretningshaendelseLigMed - </w:t>
            </w:r>
          </w:p>
        </w:tc>
        <w:tc>
          <w:tcPr>
            <w:tcW w:w="1607" w:type="dxa"/>
            <w:tcBorders>
              <w:top w:val="nil"/>
              <w:left w:val="nil"/>
              <w:bottom w:val="single" w:sz="4" w:space="0" w:color="auto"/>
              <w:right w:val="single" w:sz="4" w:space="0" w:color="auto"/>
            </w:tcBorders>
            <w:shd w:val="clear" w:color="auto" w:fill="auto"/>
            <w:noWrap/>
            <w:vAlign w:val="bottom"/>
            <w:hideMark/>
          </w:tcPr>
          <w:p w14:paraId="5441C15F" w14:textId="79BFD0D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E773B1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A01ADB" w14:textId="4EBBA38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chaen.forretningsomraade.wi</w:t>
            </w:r>
          </w:p>
        </w:tc>
        <w:tc>
          <w:tcPr>
            <w:tcW w:w="1607" w:type="dxa"/>
            <w:tcBorders>
              <w:top w:val="nil"/>
              <w:left w:val="nil"/>
              <w:bottom w:val="single" w:sz="4" w:space="0" w:color="auto"/>
              <w:right w:val="single" w:sz="4" w:space="0" w:color="auto"/>
            </w:tcBorders>
            <w:shd w:val="clear" w:color="auto" w:fill="auto"/>
            <w:noWrap/>
            <w:vAlign w:val="bottom"/>
            <w:hideMark/>
          </w:tcPr>
          <w:p w14:paraId="72331C32" w14:textId="0F7CEFE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DCDA5CC" w14:textId="470B0D9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455E51DC" w14:textId="0E15099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3CF8C1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22B6D9" w14:textId="581D8E0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chaen.forretningsomraade.cont</w:t>
            </w:r>
          </w:p>
        </w:tc>
        <w:tc>
          <w:tcPr>
            <w:tcW w:w="1607" w:type="dxa"/>
            <w:tcBorders>
              <w:top w:val="nil"/>
              <w:left w:val="nil"/>
              <w:bottom w:val="single" w:sz="4" w:space="0" w:color="auto"/>
              <w:right w:val="single" w:sz="4" w:space="0" w:color="auto"/>
            </w:tcBorders>
            <w:shd w:val="clear" w:color="auto" w:fill="auto"/>
            <w:noWrap/>
            <w:vAlign w:val="bottom"/>
            <w:hideMark/>
          </w:tcPr>
          <w:p w14:paraId="01CD8657" w14:textId="00DE171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4A77379" w14:textId="63283C1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Person.Cprhaendelse.forretningsomraadeIndeholder - </w:t>
            </w:r>
          </w:p>
        </w:tc>
        <w:tc>
          <w:tcPr>
            <w:tcW w:w="1607" w:type="dxa"/>
            <w:tcBorders>
              <w:top w:val="nil"/>
              <w:left w:val="nil"/>
              <w:bottom w:val="single" w:sz="4" w:space="0" w:color="auto"/>
              <w:right w:val="single" w:sz="4" w:space="0" w:color="auto"/>
            </w:tcBorders>
            <w:shd w:val="clear" w:color="auto" w:fill="auto"/>
            <w:noWrap/>
            <w:vAlign w:val="bottom"/>
            <w:hideMark/>
          </w:tcPr>
          <w:p w14:paraId="6705C7D1" w14:textId="199753A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6B554C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3F4A05" w14:textId="5D70B2D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chaen.forretningsomraade.eq</w:t>
            </w:r>
          </w:p>
        </w:tc>
        <w:tc>
          <w:tcPr>
            <w:tcW w:w="1607" w:type="dxa"/>
            <w:tcBorders>
              <w:top w:val="nil"/>
              <w:left w:val="nil"/>
              <w:bottom w:val="single" w:sz="4" w:space="0" w:color="auto"/>
              <w:right w:val="single" w:sz="4" w:space="0" w:color="auto"/>
            </w:tcBorders>
            <w:shd w:val="clear" w:color="auto" w:fill="auto"/>
            <w:noWrap/>
            <w:vAlign w:val="bottom"/>
            <w:hideMark/>
          </w:tcPr>
          <w:p w14:paraId="1307639B" w14:textId="4789AA0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D84F738" w14:textId="074D038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Person.Cprhaendelse.forretningsomraadeLigMed - </w:t>
            </w:r>
          </w:p>
        </w:tc>
        <w:tc>
          <w:tcPr>
            <w:tcW w:w="1607" w:type="dxa"/>
            <w:tcBorders>
              <w:top w:val="nil"/>
              <w:left w:val="nil"/>
              <w:bottom w:val="single" w:sz="4" w:space="0" w:color="auto"/>
              <w:right w:val="single" w:sz="4" w:space="0" w:color="auto"/>
            </w:tcBorders>
            <w:shd w:val="clear" w:color="auto" w:fill="auto"/>
            <w:noWrap/>
            <w:vAlign w:val="bottom"/>
            <w:hideMark/>
          </w:tcPr>
          <w:p w14:paraId="110CE4E1" w14:textId="308BEC0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F0123F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82CD68" w14:textId="02EA16D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chaen.rettetden.ne</w:t>
            </w:r>
          </w:p>
        </w:tc>
        <w:tc>
          <w:tcPr>
            <w:tcW w:w="1607" w:type="dxa"/>
            <w:tcBorders>
              <w:top w:val="nil"/>
              <w:left w:val="nil"/>
              <w:bottom w:val="single" w:sz="4" w:space="0" w:color="auto"/>
              <w:right w:val="single" w:sz="4" w:space="0" w:color="auto"/>
            </w:tcBorders>
            <w:shd w:val="clear" w:color="auto" w:fill="auto"/>
            <w:noWrap/>
            <w:vAlign w:val="bottom"/>
            <w:hideMark/>
          </w:tcPr>
          <w:p w14:paraId="660EEA91" w14:textId="697C0C1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49AA12" w14:textId="56E8356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60E55DF" w14:textId="2555B4F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EB3DF5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CE1119" w14:textId="640C4D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chaen.rettetden.eq</w:t>
            </w:r>
          </w:p>
        </w:tc>
        <w:tc>
          <w:tcPr>
            <w:tcW w:w="1607" w:type="dxa"/>
            <w:tcBorders>
              <w:top w:val="nil"/>
              <w:left w:val="nil"/>
              <w:bottom w:val="single" w:sz="4" w:space="0" w:color="auto"/>
              <w:right w:val="single" w:sz="4" w:space="0" w:color="auto"/>
            </w:tcBorders>
            <w:shd w:val="clear" w:color="auto" w:fill="auto"/>
            <w:noWrap/>
            <w:vAlign w:val="bottom"/>
            <w:hideMark/>
          </w:tcPr>
          <w:p w14:paraId="2172DFD9" w14:textId="47169A5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0253A9" w14:textId="492D12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Person.Cprhaendelse.rettetdenLigMed - </w:t>
            </w:r>
          </w:p>
        </w:tc>
        <w:tc>
          <w:tcPr>
            <w:tcW w:w="1607" w:type="dxa"/>
            <w:tcBorders>
              <w:top w:val="nil"/>
              <w:left w:val="nil"/>
              <w:bottom w:val="single" w:sz="4" w:space="0" w:color="auto"/>
              <w:right w:val="single" w:sz="4" w:space="0" w:color="auto"/>
            </w:tcBorders>
            <w:shd w:val="clear" w:color="auto" w:fill="auto"/>
            <w:noWrap/>
            <w:vAlign w:val="bottom"/>
            <w:hideMark/>
          </w:tcPr>
          <w:p w14:paraId="27504D58" w14:textId="612A44E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ED2F40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8CEE0A" w14:textId="2DA264C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chaen.rettetden.lt</w:t>
            </w:r>
          </w:p>
        </w:tc>
        <w:tc>
          <w:tcPr>
            <w:tcW w:w="1607" w:type="dxa"/>
            <w:tcBorders>
              <w:top w:val="nil"/>
              <w:left w:val="nil"/>
              <w:bottom w:val="single" w:sz="4" w:space="0" w:color="auto"/>
              <w:right w:val="single" w:sz="4" w:space="0" w:color="auto"/>
            </w:tcBorders>
            <w:shd w:val="clear" w:color="auto" w:fill="auto"/>
            <w:noWrap/>
            <w:vAlign w:val="bottom"/>
            <w:hideMark/>
          </w:tcPr>
          <w:p w14:paraId="6A94EE1D" w14:textId="4A0100B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7FD1BB" w14:textId="2385E8F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89DF529" w14:textId="634810B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9F800A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E93525" w14:textId="5EB54DE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chaen.rettetden.le</w:t>
            </w:r>
          </w:p>
        </w:tc>
        <w:tc>
          <w:tcPr>
            <w:tcW w:w="1607" w:type="dxa"/>
            <w:tcBorders>
              <w:top w:val="nil"/>
              <w:left w:val="nil"/>
              <w:bottom w:val="single" w:sz="4" w:space="0" w:color="auto"/>
              <w:right w:val="single" w:sz="4" w:space="0" w:color="auto"/>
            </w:tcBorders>
            <w:shd w:val="clear" w:color="auto" w:fill="auto"/>
            <w:noWrap/>
            <w:vAlign w:val="bottom"/>
            <w:hideMark/>
          </w:tcPr>
          <w:p w14:paraId="16A89C8B" w14:textId="6C79D36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8A3AA4" w14:textId="18B023B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AF87D9F" w14:textId="3857ACF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24365F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3DA982" w14:textId="1692D55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chaen.rettetden.gt</w:t>
            </w:r>
          </w:p>
        </w:tc>
        <w:tc>
          <w:tcPr>
            <w:tcW w:w="1607" w:type="dxa"/>
            <w:tcBorders>
              <w:top w:val="nil"/>
              <w:left w:val="nil"/>
              <w:bottom w:val="single" w:sz="4" w:space="0" w:color="auto"/>
              <w:right w:val="single" w:sz="4" w:space="0" w:color="auto"/>
            </w:tcBorders>
            <w:shd w:val="clear" w:color="auto" w:fill="auto"/>
            <w:noWrap/>
            <w:vAlign w:val="bottom"/>
            <w:hideMark/>
          </w:tcPr>
          <w:p w14:paraId="3A9CCBD3" w14:textId="1A0E8BF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443133" w14:textId="3B1C99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F20394F" w14:textId="5339159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483DF3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AC7008" w14:textId="4FFD4E9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chaen.rettetden.ge</w:t>
            </w:r>
          </w:p>
        </w:tc>
        <w:tc>
          <w:tcPr>
            <w:tcW w:w="1607" w:type="dxa"/>
            <w:tcBorders>
              <w:top w:val="nil"/>
              <w:left w:val="nil"/>
              <w:bottom w:val="single" w:sz="4" w:space="0" w:color="auto"/>
              <w:right w:val="single" w:sz="4" w:space="0" w:color="auto"/>
            </w:tcBorders>
            <w:shd w:val="clear" w:color="auto" w:fill="auto"/>
            <w:noWrap/>
            <w:vAlign w:val="bottom"/>
            <w:hideMark/>
          </w:tcPr>
          <w:p w14:paraId="0852A393" w14:textId="43BDCF4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59E883" w14:textId="63C696E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539C693" w14:textId="54975B1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ECE047A"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1693A6" w14:textId="4D8EF01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flyt.bemaerkninger.wi</w:t>
            </w:r>
          </w:p>
        </w:tc>
        <w:tc>
          <w:tcPr>
            <w:tcW w:w="1607" w:type="dxa"/>
            <w:tcBorders>
              <w:top w:val="nil"/>
              <w:left w:val="nil"/>
              <w:bottom w:val="single" w:sz="4" w:space="0" w:color="auto"/>
              <w:right w:val="single" w:sz="4" w:space="0" w:color="auto"/>
            </w:tcBorders>
            <w:shd w:val="clear" w:color="auto" w:fill="auto"/>
            <w:noWrap/>
            <w:vAlign w:val="bottom"/>
            <w:hideMark/>
          </w:tcPr>
          <w:p w14:paraId="172B2545" w14:textId="7F9CFDD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4172FF" w14:textId="44C3F5E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Person.Flyttepaabud.bemaerkningerErIndeholdtI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02E5A3EA" w14:textId="2CBC967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735EDC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8E8635" w14:textId="59E582B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flyt.bemaerkninger.cont</w:t>
            </w:r>
          </w:p>
        </w:tc>
        <w:tc>
          <w:tcPr>
            <w:tcW w:w="1607" w:type="dxa"/>
            <w:tcBorders>
              <w:top w:val="nil"/>
              <w:left w:val="nil"/>
              <w:bottom w:val="single" w:sz="4" w:space="0" w:color="auto"/>
              <w:right w:val="single" w:sz="4" w:space="0" w:color="auto"/>
            </w:tcBorders>
            <w:shd w:val="clear" w:color="auto" w:fill="auto"/>
            <w:noWrap/>
            <w:vAlign w:val="bottom"/>
            <w:hideMark/>
          </w:tcPr>
          <w:p w14:paraId="76BF471D" w14:textId="54D4696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1815A7" w14:textId="73DC030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Person.Flyttepaabud.bemaerkningerIndeholder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6E037F42" w14:textId="5A6D44B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77FC94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EFCD3A" w14:textId="2CF1EF3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flyt.bemaerkninger.eq</w:t>
            </w:r>
          </w:p>
        </w:tc>
        <w:tc>
          <w:tcPr>
            <w:tcW w:w="1607" w:type="dxa"/>
            <w:tcBorders>
              <w:top w:val="nil"/>
              <w:left w:val="nil"/>
              <w:bottom w:val="single" w:sz="4" w:space="0" w:color="auto"/>
              <w:right w:val="single" w:sz="4" w:space="0" w:color="auto"/>
            </w:tcBorders>
            <w:shd w:val="clear" w:color="auto" w:fill="auto"/>
            <w:noWrap/>
            <w:vAlign w:val="bottom"/>
            <w:hideMark/>
          </w:tcPr>
          <w:p w14:paraId="2CA0ED0F" w14:textId="5873809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4B31AC3" w14:textId="6219697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Person.Flyttepaabud.bemaerkningerLigMed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56167B29" w14:textId="03EED13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6EE09B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5AA761" w14:textId="7BDC270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CD3F93E" w14:textId="47D23CC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0DCAE3" w14:textId="6772038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B2D60FA" w14:textId="1BFECB4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FC1361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F6D851" w14:textId="18C85BB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CD56F6C" w14:textId="5972A8C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3204D76" w14:textId="1EC1064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9488FCB" w14:textId="6E1B7A0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2DD302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45C86F" w14:textId="2F26733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A271255" w14:textId="711F79E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F70FB7" w14:textId="5F95244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C2281E0" w14:textId="779CC36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9684F1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8D812B" w14:textId="5402296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1A11427" w14:textId="71FC2C1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8F0B95" w14:textId="723535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BC5727" w14:textId="7E51FE6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37681A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AF93C8" w14:textId="2A99E1A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7C51262" w14:textId="6C739A7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5F1251" w14:textId="29F9A14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04EA0AA" w14:textId="68ADA0F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B99187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59EDF1" w14:textId="68054B6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90A0899" w14:textId="2E2B355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F8AB74" w14:textId="4AAA32E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ED63AC2" w14:textId="7E6FC21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A5ACFE0"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4C796E" w14:textId="2077294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folk.status.wi</w:t>
            </w:r>
          </w:p>
        </w:tc>
        <w:tc>
          <w:tcPr>
            <w:tcW w:w="1607" w:type="dxa"/>
            <w:tcBorders>
              <w:top w:val="nil"/>
              <w:left w:val="nil"/>
              <w:bottom w:val="single" w:sz="4" w:space="0" w:color="auto"/>
              <w:right w:val="single" w:sz="4" w:space="0" w:color="auto"/>
            </w:tcBorders>
            <w:shd w:val="clear" w:color="auto" w:fill="auto"/>
            <w:noWrap/>
            <w:vAlign w:val="bottom"/>
            <w:hideMark/>
          </w:tcPr>
          <w:p w14:paraId="5FDB2F86" w14:textId="1677791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76BB1B37" w14:textId="006E0BBB" w:rsidR="00906B61" w:rsidRPr="00A406DF" w:rsidRDefault="00906B61"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Person.Folkekirke.statusErIndeholdtI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031010A2" w14:textId="18C4AF4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B2A7A19"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E5809F" w14:textId="4C84B59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folk.status.eq</w:t>
            </w:r>
          </w:p>
        </w:tc>
        <w:tc>
          <w:tcPr>
            <w:tcW w:w="1607" w:type="dxa"/>
            <w:tcBorders>
              <w:top w:val="nil"/>
              <w:left w:val="nil"/>
              <w:bottom w:val="single" w:sz="4" w:space="0" w:color="auto"/>
              <w:right w:val="single" w:sz="4" w:space="0" w:color="auto"/>
            </w:tcBorders>
            <w:shd w:val="clear" w:color="auto" w:fill="auto"/>
            <w:noWrap/>
            <w:vAlign w:val="bottom"/>
            <w:hideMark/>
          </w:tcPr>
          <w:p w14:paraId="07841FBE" w14:textId="1A37712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72C2768A" w14:textId="0F54668F" w:rsidR="00906B61" w:rsidRPr="00A406DF" w:rsidRDefault="00906B61"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Person.Folkekirke.statusLigMed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294A8704" w14:textId="33EF33B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40D51A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9ADC2A" w14:textId="7A9F12E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folk.tilhoersforhold.wi</w:t>
            </w:r>
          </w:p>
        </w:tc>
        <w:tc>
          <w:tcPr>
            <w:tcW w:w="1607" w:type="dxa"/>
            <w:tcBorders>
              <w:top w:val="nil"/>
              <w:left w:val="nil"/>
              <w:bottom w:val="single" w:sz="4" w:space="0" w:color="auto"/>
              <w:right w:val="single" w:sz="4" w:space="0" w:color="auto"/>
            </w:tcBorders>
            <w:shd w:val="clear" w:color="auto" w:fill="auto"/>
            <w:noWrap/>
            <w:vAlign w:val="bottom"/>
            <w:hideMark/>
          </w:tcPr>
          <w:p w14:paraId="2AFCEAE3" w14:textId="43A4D6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43CBBFB6" w14:textId="18A49577" w:rsidR="00906B61" w:rsidRPr="00A406DF" w:rsidRDefault="00906B61"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Person.Folkekirke.tilhoersforholdErIndeholdtI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7A867A43" w14:textId="7D06A25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A807EF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034512" w14:textId="028FA31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folk.tilhoersforhold.eq</w:t>
            </w:r>
          </w:p>
        </w:tc>
        <w:tc>
          <w:tcPr>
            <w:tcW w:w="1607" w:type="dxa"/>
            <w:tcBorders>
              <w:top w:val="nil"/>
              <w:left w:val="nil"/>
              <w:bottom w:val="single" w:sz="4" w:space="0" w:color="auto"/>
              <w:right w:val="single" w:sz="4" w:space="0" w:color="auto"/>
            </w:tcBorders>
            <w:shd w:val="clear" w:color="auto" w:fill="auto"/>
            <w:noWrap/>
            <w:vAlign w:val="bottom"/>
            <w:hideMark/>
          </w:tcPr>
          <w:p w14:paraId="3E7D9A9B" w14:textId="5B70E3B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73A108B1" w14:textId="609A534F" w:rsidR="00906B61" w:rsidRPr="00A406DF" w:rsidRDefault="00906B61"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Person.Folkekirke.tilhoersforholdLigMed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03D76D15" w14:textId="1B7AD90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EB9005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94B13D" w14:textId="52E5183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960386B" w14:textId="39DEF00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6130BF" w14:textId="38AB85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A97DAFC" w14:textId="27279FB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BE3519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4DE631" w14:textId="362811E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folk.virkningfra.eq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9849335" w14:textId="3A4337D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1034F1" w14:textId="3FC0F4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ECBCF79" w14:textId="6864B62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C3B079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BCDDD8" w14:textId="7AAD7C9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A97B42F" w14:textId="6C90A48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E84DB5" w14:textId="0405F2B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2FA0267" w14:textId="733D3E8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66999A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9F8526" w14:textId="0F95B2E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5C3D35A" w14:textId="7CFC9E7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9007A7" w14:textId="0258C3B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48250FC" w14:textId="225997E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3C1714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3982A7" w14:textId="622550E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555FD5C" w14:textId="4C9CE86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E59135" w14:textId="3A8BE23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8006F7B" w14:textId="237290C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DE13A9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22FE4A" w14:textId="7D28131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C824CBF" w14:textId="0571C83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C742EF" w14:textId="791B359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05F94ED" w14:textId="23E461A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B8CEC9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917B50" w14:textId="0B836F0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C34786B" w14:textId="4C47493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3FC57DF" w14:textId="65CFBAF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2C3C5ED" w14:textId="6D453BB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D9822E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5E22DE" w14:textId="1412054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E6C84B3" w14:textId="126218A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2BB027" w14:textId="45B20D4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B119BF1" w14:textId="5AB4F76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5A6ADE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7EB94E" w14:textId="6B84C9C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8979537" w14:textId="603D54B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443B72" w14:textId="2BE8F6A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6A93D6F" w14:textId="234A772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D3648F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6B5ECC" w14:textId="7AC8CB0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020A20F" w14:textId="0421EBE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F5ED25" w14:textId="2463589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B977A28" w14:textId="1249FBF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E2B94C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991B6C" w14:textId="3B52D55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ABDB7DB" w14:textId="73CE67E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431A30" w14:textId="5075F7B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8505DCE" w14:textId="58AC203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A92620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F79AB1" w14:textId="5E5D7CF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DF65091" w14:textId="438F90B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7DA378" w14:textId="75AF311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7F4EF6F" w14:textId="5CFB282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46E5D3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C82F56" w14:textId="2A414B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6CCF34D" w14:textId="25E8D92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9E8A98" w14:textId="70DEDC0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037B6D9" w14:textId="30AB908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C55EB9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FA5A79" w14:textId="40D41CF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676DB1D7" w14:textId="24677F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64C75CB" w14:textId="31A3854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E4FF424" w14:textId="693D015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734C51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3C941D" w14:textId="6469F6F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fopl.foraelderrolle.wi</w:t>
            </w:r>
          </w:p>
        </w:tc>
        <w:tc>
          <w:tcPr>
            <w:tcW w:w="1607" w:type="dxa"/>
            <w:tcBorders>
              <w:top w:val="nil"/>
              <w:left w:val="nil"/>
              <w:bottom w:val="single" w:sz="4" w:space="0" w:color="auto"/>
              <w:right w:val="single" w:sz="4" w:space="0" w:color="auto"/>
            </w:tcBorders>
            <w:shd w:val="clear" w:color="auto" w:fill="auto"/>
            <w:noWrap/>
            <w:vAlign w:val="bottom"/>
            <w:hideMark/>
          </w:tcPr>
          <w:p w14:paraId="4A0B1193" w14:textId="50346C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5AE039A" w14:textId="0621EE0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FCD0490" w14:textId="5EB5BBC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1EA8F6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797604" w14:textId="7CF128A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fopl.foraelderrolle.eq</w:t>
            </w:r>
          </w:p>
        </w:tc>
        <w:tc>
          <w:tcPr>
            <w:tcW w:w="1607" w:type="dxa"/>
            <w:tcBorders>
              <w:top w:val="nil"/>
              <w:left w:val="nil"/>
              <w:bottom w:val="single" w:sz="4" w:space="0" w:color="auto"/>
              <w:right w:val="single" w:sz="4" w:space="0" w:color="auto"/>
            </w:tcBorders>
            <w:shd w:val="clear" w:color="auto" w:fill="auto"/>
            <w:noWrap/>
            <w:vAlign w:val="bottom"/>
            <w:hideMark/>
          </w:tcPr>
          <w:p w14:paraId="74B16AEA" w14:textId="4AB0FEA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5F8FB0" w14:textId="4DA4DD2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4E18365E" w14:textId="48C5FB6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2542B7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8C921F" w14:textId="6E4AE9D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21CEAD71" w14:textId="4AFA099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E09D66" w14:textId="754EC51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4030143" w14:textId="69EBD80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018C20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13B8E4" w14:textId="17CB41E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9A8BBB3" w14:textId="6BAC586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3596B2" w14:textId="4DC8D35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7E3253F" w14:textId="2C61968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A6B98D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D81562" w14:textId="36D8FA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CB902E0" w14:textId="3D09672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B04702" w14:textId="2CC7F55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5A0F1DD" w14:textId="0E1B520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578870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D2EC49" w14:textId="4926F7C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2BF7C3F" w14:textId="76FCD60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0E3A8E" w14:textId="5CAB959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7E91FDF" w14:textId="3D97CEE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9F3D8B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E08D48" w14:textId="03E93B1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098BB0E" w14:textId="258D1D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4CCEE5" w14:textId="31ABD56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3A9F39F" w14:textId="28274DE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1E9466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CE39BA" w14:textId="06E45D3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4896C76" w14:textId="01D855E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12C72D" w14:textId="636459B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6700128" w14:textId="1BD33A7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DB375B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3DD1D4" w14:textId="1176EEC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7A77CA6" w14:textId="1AB3125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F659C7D" w14:textId="62D2BF4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8311305" w14:textId="4A022CA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EE34831"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B7D197" w14:textId="50775B7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fmyn.indehaverrolle.wi</w:t>
            </w:r>
          </w:p>
        </w:tc>
        <w:tc>
          <w:tcPr>
            <w:tcW w:w="1607" w:type="dxa"/>
            <w:tcBorders>
              <w:top w:val="nil"/>
              <w:left w:val="nil"/>
              <w:bottom w:val="single" w:sz="4" w:space="0" w:color="auto"/>
              <w:right w:val="single" w:sz="4" w:space="0" w:color="auto"/>
            </w:tcBorders>
            <w:shd w:val="clear" w:color="auto" w:fill="auto"/>
            <w:noWrap/>
            <w:vAlign w:val="bottom"/>
            <w:hideMark/>
          </w:tcPr>
          <w:p w14:paraId="0EF034BF" w14:textId="0DFD579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30244147" w14:textId="4B166139" w:rsidR="00906B61" w:rsidRPr="00A406DF" w:rsidRDefault="00906B61"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9E91BFA" w14:textId="349C9CF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06C7EF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558219" w14:textId="773EF16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fmyn.indehaverrolle.eq</w:t>
            </w:r>
          </w:p>
        </w:tc>
        <w:tc>
          <w:tcPr>
            <w:tcW w:w="1607" w:type="dxa"/>
            <w:tcBorders>
              <w:top w:val="nil"/>
              <w:left w:val="nil"/>
              <w:bottom w:val="single" w:sz="4" w:space="0" w:color="auto"/>
              <w:right w:val="single" w:sz="4" w:space="0" w:color="auto"/>
            </w:tcBorders>
            <w:shd w:val="clear" w:color="auto" w:fill="auto"/>
            <w:noWrap/>
            <w:vAlign w:val="bottom"/>
            <w:hideMark/>
          </w:tcPr>
          <w:p w14:paraId="1B6CF47E" w14:textId="44C084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3DEC3F8B" w14:textId="28A6A6F8" w:rsidR="00906B61" w:rsidRPr="00A406DF" w:rsidRDefault="00906B61"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2B4E930F" w14:textId="1C60347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D35A67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4EAAE2" w14:textId="31CA625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2DFE76F2" w14:textId="3C2AC57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25F4DD" w14:textId="4FE76D9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92F78AF" w14:textId="7C63BBC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39C3E5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401BB7" w14:textId="19289D0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fmyn.virkningfra.eq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C741852" w14:textId="461D3BF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D5B749" w14:textId="6A92101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DE55FE3" w14:textId="0080971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B0F44E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0F5B68" w14:textId="6030A7B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4325E2D" w14:textId="459FF6D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53C36E" w14:textId="24CCB09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77D400F" w14:textId="5B9EF2E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C0F49D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D360BA" w14:textId="7BD8AF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F32C7B8" w14:textId="42C3557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2492F8" w14:textId="5AB26D0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827059D" w14:textId="0A0C90B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CB9E3D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9106AA" w14:textId="1F19602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3B972E9" w14:textId="2B8B7D0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7A359B" w14:textId="214972B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767306F" w14:textId="19C23D7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91F6D4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66C748" w14:textId="4BBC71B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BF811FD" w14:textId="17636CD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D6E1EB" w14:textId="5C5476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CA5A107" w14:textId="2F4D8EF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FBD6E6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AFE735" w14:textId="4D72C15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8458864" w14:textId="4670337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E8E1748" w14:textId="59736F0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C1FEC69" w14:textId="3C76BFE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9C4A79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40715B" w14:textId="32ADA7E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60497C09" w14:textId="4B0F740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284626" w14:textId="2AE411D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A181AAF" w14:textId="0A8CDC9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8787D7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5DCA35" w14:textId="58F6656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51232D3E" w14:textId="7F9C887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8B8322" w14:textId="332B2C1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C32807F" w14:textId="1A4774D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84316F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72762F" w14:textId="425AAAC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F2C99C8" w14:textId="2B55ACF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1443AF" w14:textId="10D96D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D754E20" w14:textId="0047C57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80F5DB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D6366A" w14:textId="5C6E478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4F24B0F" w14:textId="0DBB113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367464" w14:textId="5C8F2C1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A1BD035" w14:textId="7B9A428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7CB0C3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8B14DE" w14:textId="67F7BB7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2AC44F7" w14:textId="25DEBC1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DE9A09" w14:textId="6CE2704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7C83CA3" w14:textId="45F96CC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B85187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A13D88" w14:textId="0CCE7E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BC234D0" w14:textId="68D7285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471086C" w14:textId="2134AFB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F5CF08D" w14:textId="7D46965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9F2CC5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08F68E" w14:textId="18034A2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2EE797B4" w14:textId="5141527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5B3A072" w14:textId="5205D9A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71EF6E6" w14:textId="457BB28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1AD637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951571" w14:textId="357C131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3C647DF9" w14:textId="73F47E5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6417ED6" w14:textId="059ECF0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49ABDF96" w14:textId="3879251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874918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CDD499" w14:textId="1A90021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A61E1E7" w14:textId="21AD5BC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24191C" w14:textId="12A62A2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BE417DE" w14:textId="0BABB34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2981EB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003892" w14:textId="5509322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286FFEC" w14:textId="5CD53AE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14D422" w14:textId="7B41E07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A1AD633" w14:textId="294C738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A100D2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DE670A" w14:textId="74F883C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F238BF9" w14:textId="7CE3D6D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BDC924" w14:textId="4BB69C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8DA4EDC" w14:textId="378D686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F3F30B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D5C36C" w14:textId="46EA19E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7B6E4CC" w14:textId="1DF12D8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74226E" w14:textId="486D6A9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85991E8" w14:textId="289FF48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5DBAF8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3DE374" w14:textId="1B75DE8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F4BD1B3" w14:textId="13E6ACF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B8A3E8" w14:textId="138599D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874D9FD" w14:textId="076B32A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065A9A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E9A82E" w14:textId="36832C4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9E5DA41" w14:textId="6147549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F2DEE2" w14:textId="088453A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D5D53D3" w14:textId="57894B9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888AFE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2B64DC" w14:textId="49259C3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46C90DEF" w14:textId="42E8062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A2864A4" w14:textId="5A41349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AA9A0BF" w14:textId="128BCC6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4CD985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D2108E" w14:textId="182CE70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BD20248" w14:textId="0DA6E09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AE772C" w14:textId="5601CDE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A1EA5DC" w14:textId="1E45E03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A9BD43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5A8DB5" w14:textId="79B7F6D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2FB50DC" w14:textId="2184C9C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5A0EB8" w14:textId="7E3CC78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FF379FE" w14:textId="7CBE8A4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84CE99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2A5FF5" w14:textId="34CB037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FB02980" w14:textId="6B51691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34D1C3" w14:textId="2D3A58C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96023DF" w14:textId="326D6D3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C4970A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A94B6C" w14:textId="2B04A2E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EBF4FB8" w14:textId="6BEAB81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620562" w14:textId="26A5E07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7755BA4" w14:textId="44A1FED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D11FFF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739AD9" w14:textId="15BA595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forsvind.virkningtil.gt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6084B20" w14:textId="29034E2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36F1BA" w14:textId="7ED91FC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1E44403" w14:textId="6AA5F72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248339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951DD0" w14:textId="7C0875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1A59D29" w14:textId="6B8AEF2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8B1D9D" w14:textId="4C04EBD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8FBE335" w14:textId="73D8F7D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00D0DC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EEBD7B" w14:textId="65A7DCC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FE7EAEF" w14:textId="73CE70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F2C95BC" w14:textId="0831066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C792F02" w14:textId="5BCF0CC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EBEBB4A"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D78CE0" w14:textId="312A486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komfor.bemaerkninger.wi</w:t>
            </w:r>
          </w:p>
        </w:tc>
        <w:tc>
          <w:tcPr>
            <w:tcW w:w="1607" w:type="dxa"/>
            <w:tcBorders>
              <w:top w:val="nil"/>
              <w:left w:val="nil"/>
              <w:bottom w:val="single" w:sz="4" w:space="0" w:color="auto"/>
              <w:right w:val="single" w:sz="4" w:space="0" w:color="auto"/>
            </w:tcBorders>
            <w:shd w:val="clear" w:color="000000" w:fill="FFFFFF"/>
            <w:noWrap/>
            <w:vAlign w:val="bottom"/>
            <w:hideMark/>
          </w:tcPr>
          <w:p w14:paraId="4B443CB9" w14:textId="3E29231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3DA6CC3" w14:textId="4B32EFC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Person.KommunaleForhold.bemaerkningerErIndeholdtI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3D8B295D" w14:textId="7C24C23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8662A3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23CBF2" w14:textId="293C730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komfor.bemaerkninger.cont</w:t>
            </w:r>
          </w:p>
        </w:tc>
        <w:tc>
          <w:tcPr>
            <w:tcW w:w="1607" w:type="dxa"/>
            <w:tcBorders>
              <w:top w:val="nil"/>
              <w:left w:val="nil"/>
              <w:bottom w:val="single" w:sz="4" w:space="0" w:color="auto"/>
              <w:right w:val="single" w:sz="4" w:space="0" w:color="auto"/>
            </w:tcBorders>
            <w:shd w:val="clear" w:color="000000" w:fill="FFFFFF"/>
            <w:noWrap/>
            <w:vAlign w:val="bottom"/>
            <w:hideMark/>
          </w:tcPr>
          <w:p w14:paraId="7653B005" w14:textId="0F16B24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39496FF" w14:textId="74C257F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Person.KommunaleForhold.bemaerkningerIndeholder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76716CC1" w14:textId="5EB5501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A54152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6D59DE" w14:textId="6CCF109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komfor.bemaerkninger.eq</w:t>
            </w:r>
          </w:p>
        </w:tc>
        <w:tc>
          <w:tcPr>
            <w:tcW w:w="1607" w:type="dxa"/>
            <w:tcBorders>
              <w:top w:val="nil"/>
              <w:left w:val="nil"/>
              <w:bottom w:val="single" w:sz="4" w:space="0" w:color="auto"/>
              <w:right w:val="single" w:sz="4" w:space="0" w:color="auto"/>
            </w:tcBorders>
            <w:shd w:val="clear" w:color="000000" w:fill="FFFFFF"/>
            <w:noWrap/>
            <w:vAlign w:val="bottom"/>
            <w:hideMark/>
          </w:tcPr>
          <w:p w14:paraId="381D58D0" w14:textId="5EBD846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8E50220" w14:textId="278DE30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Person.KommunaleForhold.bemaerkningerLigMed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648F58F1" w14:textId="094A409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429BD8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BC5FD2" w14:textId="009C55D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komfor.kommunaleforholdskode.wi</w:t>
            </w:r>
          </w:p>
        </w:tc>
        <w:tc>
          <w:tcPr>
            <w:tcW w:w="1607" w:type="dxa"/>
            <w:tcBorders>
              <w:top w:val="nil"/>
              <w:left w:val="nil"/>
              <w:bottom w:val="single" w:sz="4" w:space="0" w:color="auto"/>
              <w:right w:val="single" w:sz="4" w:space="0" w:color="auto"/>
            </w:tcBorders>
            <w:shd w:val="clear" w:color="000000" w:fill="FFFFFF"/>
            <w:noWrap/>
            <w:vAlign w:val="bottom"/>
            <w:hideMark/>
          </w:tcPr>
          <w:p w14:paraId="73B4CF48" w14:textId="0895FE6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A80EEBF" w14:textId="7D4DCBC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Person.KommunaleForhold.kommunaleforholdskodeErIndeholdtI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3F53FD50" w14:textId="2C904BA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A29E4E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57D6BB" w14:textId="1419A9E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komfor.kommunaleforholdskode.cont</w:t>
            </w:r>
          </w:p>
        </w:tc>
        <w:tc>
          <w:tcPr>
            <w:tcW w:w="1607" w:type="dxa"/>
            <w:tcBorders>
              <w:top w:val="nil"/>
              <w:left w:val="nil"/>
              <w:bottom w:val="single" w:sz="4" w:space="0" w:color="auto"/>
              <w:right w:val="single" w:sz="4" w:space="0" w:color="auto"/>
            </w:tcBorders>
            <w:shd w:val="clear" w:color="000000" w:fill="FFFFFF"/>
            <w:noWrap/>
            <w:vAlign w:val="bottom"/>
            <w:hideMark/>
          </w:tcPr>
          <w:p w14:paraId="64D587BE" w14:textId="3796DFC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EC56C9F" w14:textId="321484C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Person.KommunaleForhold.kommunaleforholdskodeIndeholder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26E4FF7B" w14:textId="5835AC5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554D22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4050BB" w14:textId="1E206ED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komfor.kommunaleforholdskode.eq</w:t>
            </w:r>
          </w:p>
        </w:tc>
        <w:tc>
          <w:tcPr>
            <w:tcW w:w="1607" w:type="dxa"/>
            <w:tcBorders>
              <w:top w:val="nil"/>
              <w:left w:val="nil"/>
              <w:bottom w:val="single" w:sz="4" w:space="0" w:color="auto"/>
              <w:right w:val="single" w:sz="4" w:space="0" w:color="auto"/>
            </w:tcBorders>
            <w:shd w:val="clear" w:color="000000" w:fill="FFFFFF"/>
            <w:noWrap/>
            <w:vAlign w:val="bottom"/>
            <w:hideMark/>
          </w:tcPr>
          <w:p w14:paraId="626600B4" w14:textId="5D4969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E35F372" w14:textId="645B787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Person.KommunaleForhold.kommunaleforholdskodeLigMed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76C9587E" w14:textId="24292DB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BFF0E0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102B04" w14:textId="5ACCBAE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014F1F69" w14:textId="7B2BD4F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74A249" w14:textId="1C8337D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Person.KommunaleForhold.kommunaleforholdstypeErIndeholdtI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3C82ABA1" w14:textId="7101620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CA50D8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C970B8" w14:textId="5D1AB89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04F5FE6A" w14:textId="6527E0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2DEB7E" w14:textId="45D6CDB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Person.KommunaleForhold.kommunaleforholdstypeLigMed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38B04071" w14:textId="5C9DAF7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C68D44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051C7B" w14:textId="2861D3A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622811D" w14:textId="4C01A2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BFF49F" w14:textId="75D4689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31875B8" w14:textId="70BC4FE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220BE8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A4B016" w14:textId="03531B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5042558" w14:textId="265006D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19636F" w14:textId="6722D1E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8085138" w14:textId="3DDA6D9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352616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399A61" w14:textId="7FAA42C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5E45F92" w14:textId="41D14DE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331FD5" w14:textId="15A6369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5590645" w14:textId="2489F88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9BE855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6E97AF" w14:textId="5C0F540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FBDFF6B" w14:textId="5317E20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FCACF9" w14:textId="564794B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684A51A" w14:textId="1322013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D61536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0E9C4C" w14:textId="1A95335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48ED7EA" w14:textId="68DF1EF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FE10B7" w14:textId="52B4CB5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BD3F4C0" w14:textId="7CE8C27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541E15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C94E3D" w14:textId="0879E3A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ACB6070" w14:textId="471EE74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3F8033" w14:textId="079AE9A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A262AB9" w14:textId="5D019BB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F6DDDC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6E69D2" w14:textId="21C0316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5DE855D" w14:textId="6533CF1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4AF2617" w14:textId="0F9BEE8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E550A02" w14:textId="6C19CC9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F24C48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E1AFE6" w14:textId="34C99A4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2125E286" w14:textId="352FD0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56FEB99" w14:textId="06527EB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Person.KontaktAdresse.simpelAdresseIndeholder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71AE19E8" w14:textId="25D495B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906B61" w:rsidRPr="00A406DF" w14:paraId="08F9427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936002" w14:textId="67814A4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konadr.startmyndighedskode.wi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30D6E9B8" w14:textId="660B5EB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FD10C24" w14:textId="32EE466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1CB8D51" w14:textId="7A0EE75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F41BBB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782B4B" w14:textId="28CD778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6621C871" w14:textId="6D6F532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9137BFB" w14:textId="62D6DD1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3B88195C" w14:textId="67EC52A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36EC4CD"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CAEE10" w14:textId="702BE3A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4F1BB773" w14:textId="5ECA4C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559963C" w14:textId="11DB019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08E56560" w14:textId="19D90AB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0E7B88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80DDC4" w14:textId="367D214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09C87442" w14:textId="7972012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A20C976" w14:textId="1A41EF6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06DDAAA2" w14:textId="6E8937F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300F3D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9E1AC8" w14:textId="21344BB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50765667" w14:textId="6E491DE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6DD9A5D" w14:textId="060D9EE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E77BFAB" w14:textId="5396F34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E76E33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965398" w14:textId="61004E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1011D0AE" w14:textId="63C1FF3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67F4A40" w14:textId="5A5386D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C504514" w14:textId="5168C71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9F8789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F76B61" w14:textId="3BA98C4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BDF3D22" w14:textId="7278377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391379" w14:textId="08F5CE9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EACE5CB" w14:textId="59034D6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237D43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37C6AC" w14:textId="6EBD140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2CD91B1" w14:textId="66B61F7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5B3201" w14:textId="73E1163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C9A3032" w14:textId="1D1EA9A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D39729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D52B1A" w14:textId="3C5F4BC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6E37EA8" w14:textId="2EEBD30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7EB054" w14:textId="280BD8C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73F29F6" w14:textId="6987782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41F0C7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EF2234" w14:textId="0D1A06D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3FFFE6F" w14:textId="3A84BA7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D09E20" w14:textId="10F37EE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44EF523" w14:textId="6858BC9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38728D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2D24E4" w14:textId="2F48923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CED1080" w14:textId="0E1D8D1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9ED7E4" w14:textId="1EBA67A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1CD140D" w14:textId="702813C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B806F3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368C28" w14:textId="4C8C123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EABC261" w14:textId="34A375C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4CFA00" w14:textId="7DE9930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A1FA817" w14:textId="04B96D0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1BBCC4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388525" w14:textId="58993D8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858E4AA" w14:textId="09DB1C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4909ED" w14:textId="35CFB95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E0E9D77" w14:textId="7D056B2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409FDC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99795E" w14:textId="53EBEA3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6D1EB5C" w14:textId="1C852B5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3EE497" w14:textId="3BDD00B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DD4493A" w14:textId="2870A72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70E8C5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598E9D" w14:textId="04CA1C2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3CC0F646" w14:textId="58A6BD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B4C215" w14:textId="0FC03C8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E8673A0" w14:textId="5CDED1E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138ACB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2B409E" w14:textId="6B2729A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A5AEB21" w14:textId="58753E2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FB2309" w14:textId="24DF87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97BE623" w14:textId="2E5F734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108D9B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461CA6" w14:textId="1ED642D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AC61366" w14:textId="1CCECFA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E3289E" w14:textId="45001CB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499F2E9" w14:textId="30599DE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54D5AD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953219" w14:textId="790B541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5AFC326" w14:textId="42A6313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DE4905" w14:textId="7CBB588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4A411D7" w14:textId="3A3F564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F2E2C3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A1EB7B" w14:textId="2ADDE71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75D38235" w14:textId="1DF73C8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E3711C1" w14:textId="30D961A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Person.Navn.adresseringsnavnErIndeholdtI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31B10589" w14:textId="1E842B5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3AB789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640756" w14:textId="4F809DF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navn.adresseringsnavn.cont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6D7A4CB9" w14:textId="143937B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7DE5749" w14:textId="721B54A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Person.Navn.adresseringsnavnIndeholder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77C74B95" w14:textId="1D8B571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2D227D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3DC3DE" w14:textId="0599180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60901063" w14:textId="5D3C668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1D17FA8" w14:textId="7135ADD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Person.Navn.adresseringsnavnLigMed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2D1B13C5" w14:textId="335B13C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3E1DDE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4F0A38" w14:textId="4812B11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navn.efternavn.wi</w:t>
            </w:r>
          </w:p>
        </w:tc>
        <w:tc>
          <w:tcPr>
            <w:tcW w:w="1607" w:type="dxa"/>
            <w:tcBorders>
              <w:top w:val="nil"/>
              <w:left w:val="nil"/>
              <w:bottom w:val="single" w:sz="4" w:space="0" w:color="auto"/>
              <w:right w:val="single" w:sz="4" w:space="0" w:color="auto"/>
            </w:tcBorders>
            <w:shd w:val="clear" w:color="auto" w:fill="auto"/>
            <w:noWrap/>
            <w:vAlign w:val="bottom"/>
            <w:hideMark/>
          </w:tcPr>
          <w:p w14:paraId="1A47D925" w14:textId="10211D4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1621FE8" w14:textId="616DA0D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Person.Navn.efternavnErIndeholdtI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3C6EDB5A" w14:textId="45BFFC5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D6D686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0A57A3" w14:textId="71419F0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navn.efternavn.cont</w:t>
            </w:r>
          </w:p>
        </w:tc>
        <w:tc>
          <w:tcPr>
            <w:tcW w:w="1607" w:type="dxa"/>
            <w:tcBorders>
              <w:top w:val="nil"/>
              <w:left w:val="nil"/>
              <w:bottom w:val="single" w:sz="4" w:space="0" w:color="auto"/>
              <w:right w:val="single" w:sz="4" w:space="0" w:color="auto"/>
            </w:tcBorders>
            <w:shd w:val="clear" w:color="auto" w:fill="auto"/>
            <w:noWrap/>
            <w:vAlign w:val="bottom"/>
            <w:hideMark/>
          </w:tcPr>
          <w:p w14:paraId="26D0B998" w14:textId="7D7FAE0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06CCA98" w14:textId="2645448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Person.Navn.efternavnIndeholder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58A502E8" w14:textId="4A61AE4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79AD82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4A32DE" w14:textId="2066BF9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navn.efternavn.eq</w:t>
            </w:r>
          </w:p>
        </w:tc>
        <w:tc>
          <w:tcPr>
            <w:tcW w:w="1607" w:type="dxa"/>
            <w:tcBorders>
              <w:top w:val="nil"/>
              <w:left w:val="nil"/>
              <w:bottom w:val="single" w:sz="4" w:space="0" w:color="auto"/>
              <w:right w:val="single" w:sz="4" w:space="0" w:color="auto"/>
            </w:tcBorders>
            <w:shd w:val="clear" w:color="auto" w:fill="auto"/>
            <w:noWrap/>
            <w:vAlign w:val="bottom"/>
            <w:hideMark/>
          </w:tcPr>
          <w:p w14:paraId="2E8E627D" w14:textId="20D0E4B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765285C" w14:textId="08E3FB2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Person.Navn.efternavnLigMed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6ECA07D1" w14:textId="2D27E95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BD0804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645545" w14:textId="6F30132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26281BDF" w14:textId="225AFFB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BC211C0" w14:textId="18107C1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Person.Navn.efternavnsmarkeringErIndeholdtI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0F2FE77E" w14:textId="4B74BD0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711B04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D4E8EC" w14:textId="588433A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2AF87F20" w14:textId="62BF129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A31BCDA" w14:textId="21AF205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Person.Navn.efternavnsmarkeringLigMed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0126C2F4" w14:textId="5678100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D80941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A38E80" w14:textId="570CC53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navn.fornavne.wi</w:t>
            </w:r>
          </w:p>
        </w:tc>
        <w:tc>
          <w:tcPr>
            <w:tcW w:w="1607" w:type="dxa"/>
            <w:tcBorders>
              <w:top w:val="nil"/>
              <w:left w:val="nil"/>
              <w:bottom w:val="single" w:sz="4" w:space="0" w:color="auto"/>
              <w:right w:val="single" w:sz="4" w:space="0" w:color="auto"/>
            </w:tcBorders>
            <w:shd w:val="clear" w:color="auto" w:fill="auto"/>
            <w:noWrap/>
            <w:vAlign w:val="bottom"/>
            <w:hideMark/>
          </w:tcPr>
          <w:p w14:paraId="799E7E1E" w14:textId="1FF7EBC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5938E3" w14:textId="051C649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Person.Navn.fornavneErIndeholdtI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09E83D33" w14:textId="2D4AE88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99AC41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BED40F" w14:textId="2DC6E1A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navn.fornavne.cont</w:t>
            </w:r>
          </w:p>
        </w:tc>
        <w:tc>
          <w:tcPr>
            <w:tcW w:w="1607" w:type="dxa"/>
            <w:tcBorders>
              <w:top w:val="nil"/>
              <w:left w:val="nil"/>
              <w:bottom w:val="single" w:sz="4" w:space="0" w:color="auto"/>
              <w:right w:val="single" w:sz="4" w:space="0" w:color="auto"/>
            </w:tcBorders>
            <w:shd w:val="clear" w:color="auto" w:fill="auto"/>
            <w:noWrap/>
            <w:vAlign w:val="bottom"/>
            <w:hideMark/>
          </w:tcPr>
          <w:p w14:paraId="0BDA0DC8" w14:textId="41CA908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4F6C53" w14:textId="1316E62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Person.Navn.fornavneIndeholder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4CFB8E9C" w14:textId="70893E7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AD039B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60D8BA" w14:textId="5C2E273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navn.fornavne.eq</w:t>
            </w:r>
          </w:p>
        </w:tc>
        <w:tc>
          <w:tcPr>
            <w:tcW w:w="1607" w:type="dxa"/>
            <w:tcBorders>
              <w:top w:val="nil"/>
              <w:left w:val="nil"/>
              <w:bottom w:val="single" w:sz="4" w:space="0" w:color="auto"/>
              <w:right w:val="single" w:sz="4" w:space="0" w:color="auto"/>
            </w:tcBorders>
            <w:shd w:val="clear" w:color="auto" w:fill="auto"/>
            <w:noWrap/>
            <w:vAlign w:val="bottom"/>
            <w:hideMark/>
          </w:tcPr>
          <w:p w14:paraId="2B6750E1" w14:textId="71A2FD4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96A493" w14:textId="14DBBBF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Person.Navn.fornavneLigMed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6F347743" w14:textId="4CC7335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A3BF6D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428BAD" w14:textId="110A9D4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60F54B28" w14:textId="5F40777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D51192B" w14:textId="5C324E2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Person.Navn.fornavnsmarkeringErIndeholdtI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6B3F6614" w14:textId="10ED23C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1B2C6EC"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796D65" w14:textId="7483766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7266AD0E" w14:textId="7262C5E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809EB78" w14:textId="524E2ED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Person.Navn.fornavnsmarkeringLigMed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5F9B3E52" w14:textId="1C68C44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4F36B7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864499" w14:textId="7A3FAD0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navn.mellemnavn.wi</w:t>
            </w:r>
          </w:p>
        </w:tc>
        <w:tc>
          <w:tcPr>
            <w:tcW w:w="1607" w:type="dxa"/>
            <w:tcBorders>
              <w:top w:val="nil"/>
              <w:left w:val="nil"/>
              <w:bottom w:val="single" w:sz="4" w:space="0" w:color="auto"/>
              <w:right w:val="single" w:sz="4" w:space="0" w:color="auto"/>
            </w:tcBorders>
            <w:shd w:val="clear" w:color="auto" w:fill="auto"/>
            <w:noWrap/>
            <w:vAlign w:val="bottom"/>
            <w:hideMark/>
          </w:tcPr>
          <w:p w14:paraId="14025489" w14:textId="77DD53A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871D307" w14:textId="6DD53BF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Person.Navn.mellemnavnErIndeholdtI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01B9836C" w14:textId="286B4EB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877D08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6EE55D" w14:textId="37B6FCB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navn.mellemnavn.cont</w:t>
            </w:r>
          </w:p>
        </w:tc>
        <w:tc>
          <w:tcPr>
            <w:tcW w:w="1607" w:type="dxa"/>
            <w:tcBorders>
              <w:top w:val="nil"/>
              <w:left w:val="nil"/>
              <w:bottom w:val="single" w:sz="4" w:space="0" w:color="auto"/>
              <w:right w:val="single" w:sz="4" w:space="0" w:color="auto"/>
            </w:tcBorders>
            <w:shd w:val="clear" w:color="auto" w:fill="auto"/>
            <w:noWrap/>
            <w:vAlign w:val="bottom"/>
            <w:hideMark/>
          </w:tcPr>
          <w:p w14:paraId="3E61FA8D" w14:textId="020A1A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FD5BDED" w14:textId="58B7C8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Person.Navn.mellemnavnIndeholder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55E40A9B" w14:textId="1D86095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E637D4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8773F5" w14:textId="3A2012B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navn.mellemnavn.eq</w:t>
            </w:r>
          </w:p>
        </w:tc>
        <w:tc>
          <w:tcPr>
            <w:tcW w:w="1607" w:type="dxa"/>
            <w:tcBorders>
              <w:top w:val="nil"/>
              <w:left w:val="nil"/>
              <w:bottom w:val="single" w:sz="4" w:space="0" w:color="auto"/>
              <w:right w:val="single" w:sz="4" w:space="0" w:color="auto"/>
            </w:tcBorders>
            <w:shd w:val="clear" w:color="auto" w:fill="auto"/>
            <w:noWrap/>
            <w:vAlign w:val="bottom"/>
            <w:hideMark/>
          </w:tcPr>
          <w:p w14:paraId="42783839" w14:textId="7B79AE7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911C1B8" w14:textId="06281FB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Person.Navn.mellemnavnLigMed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59416F9B" w14:textId="4C54B65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ED0547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C8E854" w14:textId="68E34CA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7B859D74" w14:textId="73001C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FF65B28" w14:textId="6644BF3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Person.Navn.mellemnavnsmarkeringErIndeholdtI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3913FCA7" w14:textId="7668598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E21FC6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44D26A" w14:textId="1C40556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5048F20A" w14:textId="6B185E7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97A590E" w14:textId="25E25E3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Person.Navn.mellemnavnsmarkeringLigMed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05B72563" w14:textId="7846371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AEC973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DC4F5C" w14:textId="38BCE4B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navn.status.wi</w:t>
            </w:r>
          </w:p>
        </w:tc>
        <w:tc>
          <w:tcPr>
            <w:tcW w:w="1607" w:type="dxa"/>
            <w:tcBorders>
              <w:top w:val="nil"/>
              <w:left w:val="nil"/>
              <w:bottom w:val="single" w:sz="4" w:space="0" w:color="auto"/>
              <w:right w:val="single" w:sz="4" w:space="0" w:color="auto"/>
            </w:tcBorders>
            <w:shd w:val="clear" w:color="auto" w:fill="auto"/>
            <w:noWrap/>
            <w:vAlign w:val="bottom"/>
            <w:hideMark/>
          </w:tcPr>
          <w:p w14:paraId="16DD5DC2" w14:textId="419E4B1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5628D14" w14:textId="70B2B32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0CB1B8B" w14:textId="1290A3A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E9B5EB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70D14C" w14:textId="51E43E6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navn.status.eq</w:t>
            </w:r>
          </w:p>
        </w:tc>
        <w:tc>
          <w:tcPr>
            <w:tcW w:w="1607" w:type="dxa"/>
            <w:tcBorders>
              <w:top w:val="nil"/>
              <w:left w:val="nil"/>
              <w:bottom w:val="single" w:sz="4" w:space="0" w:color="auto"/>
              <w:right w:val="single" w:sz="4" w:space="0" w:color="auto"/>
            </w:tcBorders>
            <w:shd w:val="clear" w:color="auto" w:fill="auto"/>
            <w:noWrap/>
            <w:vAlign w:val="bottom"/>
            <w:hideMark/>
          </w:tcPr>
          <w:p w14:paraId="001A27AE" w14:textId="3C3BAAD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70F43D" w14:textId="58170D9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36567A37" w14:textId="07715F3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DE3A7F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8D7829" w14:textId="235F1A3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3478307" w14:textId="127CE01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7A7DFB" w14:textId="5BAE53E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B3FE93C" w14:textId="49D4EA6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33E6B7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AEC037" w14:textId="0831617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810B488" w14:textId="6973CE5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EA81E1" w14:textId="1AC0CD5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6854F41" w14:textId="7191FFE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701A45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AEBCC8" w14:textId="091352C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navn.virkningfra.lt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68D0FD0" w14:textId="455C75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CA45928" w14:textId="07140F4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7FD2F06" w14:textId="279B12F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29009C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0A690F" w14:textId="0332CD4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B6D3AEA" w14:textId="4EFA87F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7A1460" w14:textId="7C3FFBA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E6C79F8" w14:textId="3DA556F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782026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D47D65" w14:textId="0B05DE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4DB84ED" w14:textId="7B32EB3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8764F8" w14:textId="6B7775B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9395515" w14:textId="60EC301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7F548B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A352AE" w14:textId="5FFCF1B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1A7C390" w14:textId="05D2B94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0649CD" w14:textId="001A959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849F2D2" w14:textId="16E874B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CB523F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F379F0" w14:textId="6ED1EA7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2999D90" w14:textId="061DC87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A3E920E" w14:textId="7BA24DA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D75D690" w14:textId="1C89F56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379FC5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3253EF" w14:textId="739771D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1CAEC6A" w14:textId="13F80D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DC6A43" w14:textId="2E1D009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2E55852" w14:textId="29AD350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16CF00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D13737" w14:textId="74D8AEB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A4034FC" w14:textId="37B302B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C3D9910" w14:textId="697BD95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225DBC6" w14:textId="4F4E5EB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809351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421A9B" w14:textId="0C94401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2039E1F" w14:textId="2E6C63C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D6082B" w14:textId="0F3C17C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1042B99" w14:textId="0F68919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7D71E8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47A401" w14:textId="39A55FF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B6B879E" w14:textId="185E421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3E764A" w14:textId="731B611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24CD011" w14:textId="7C69D58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6DC0B1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BBE328" w14:textId="033077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D0670DD" w14:textId="7562680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24A760" w14:textId="5B3E208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835E698" w14:textId="7971A96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53716C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A26233" w14:textId="187C217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1A9E0723" w14:textId="6D1CBEA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847D91" w14:textId="02CAE02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4D1F1D3" w14:textId="3C05860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741D1E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728693" w14:textId="3AF419F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7DA16F8B" w14:textId="419595B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54125E7" w14:textId="229C632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F57D2E1" w14:textId="6495477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D17AE6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1EBF20" w14:textId="4DE411E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notat.notatlinie.wi</w:t>
            </w:r>
          </w:p>
        </w:tc>
        <w:tc>
          <w:tcPr>
            <w:tcW w:w="1607" w:type="dxa"/>
            <w:tcBorders>
              <w:top w:val="nil"/>
              <w:left w:val="nil"/>
              <w:bottom w:val="single" w:sz="4" w:space="0" w:color="auto"/>
              <w:right w:val="single" w:sz="4" w:space="0" w:color="auto"/>
            </w:tcBorders>
            <w:shd w:val="clear" w:color="auto" w:fill="auto"/>
            <w:noWrap/>
            <w:vAlign w:val="bottom"/>
            <w:hideMark/>
          </w:tcPr>
          <w:p w14:paraId="4D96DC2E" w14:textId="418E903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F89BB56" w14:textId="21C568C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Person.Notat.notatlinieErIndeholdtI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51E4AEED" w14:textId="2D50A6F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EF66C2A"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89E236" w14:textId="0A22B01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notat.notatlinie.cont</w:t>
            </w:r>
          </w:p>
        </w:tc>
        <w:tc>
          <w:tcPr>
            <w:tcW w:w="1607" w:type="dxa"/>
            <w:tcBorders>
              <w:top w:val="nil"/>
              <w:left w:val="nil"/>
              <w:bottom w:val="single" w:sz="4" w:space="0" w:color="auto"/>
              <w:right w:val="single" w:sz="4" w:space="0" w:color="auto"/>
            </w:tcBorders>
            <w:shd w:val="clear" w:color="auto" w:fill="auto"/>
            <w:noWrap/>
            <w:vAlign w:val="bottom"/>
            <w:hideMark/>
          </w:tcPr>
          <w:p w14:paraId="64B7E7B7" w14:textId="6FCB4C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E4136DC" w14:textId="6553451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Person.Notat.notatlinieIndeholder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26E29EE5" w14:textId="468E5C4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109837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A07135" w14:textId="5E779A6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notat.notatlinie.eq</w:t>
            </w:r>
          </w:p>
        </w:tc>
        <w:tc>
          <w:tcPr>
            <w:tcW w:w="1607" w:type="dxa"/>
            <w:tcBorders>
              <w:top w:val="nil"/>
              <w:left w:val="nil"/>
              <w:bottom w:val="single" w:sz="4" w:space="0" w:color="auto"/>
              <w:right w:val="single" w:sz="4" w:space="0" w:color="auto"/>
            </w:tcBorders>
            <w:shd w:val="clear" w:color="auto" w:fill="auto"/>
            <w:noWrap/>
            <w:vAlign w:val="bottom"/>
            <w:hideMark/>
          </w:tcPr>
          <w:p w14:paraId="5C23D1F3" w14:textId="2D6AAC7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53A2CFE" w14:textId="70665B2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Person.Notat.notatlinieLigMed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03DD04B0" w14:textId="21C36A1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9805018"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5046608" w14:textId="60C9D1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notat.notatnummer.wi</w:t>
            </w:r>
          </w:p>
        </w:tc>
        <w:tc>
          <w:tcPr>
            <w:tcW w:w="1607" w:type="dxa"/>
            <w:tcBorders>
              <w:top w:val="nil"/>
              <w:left w:val="nil"/>
              <w:bottom w:val="single" w:sz="4" w:space="0" w:color="auto"/>
              <w:right w:val="single" w:sz="4" w:space="0" w:color="auto"/>
            </w:tcBorders>
            <w:shd w:val="clear" w:color="auto" w:fill="auto"/>
            <w:noWrap/>
            <w:vAlign w:val="bottom"/>
            <w:hideMark/>
          </w:tcPr>
          <w:p w14:paraId="44CB34E5" w14:textId="3976A0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2B915ED" w14:textId="16EA8F5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Person.Notat.notatnummerErIndeholdtI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518AEBAE" w14:textId="3F891B8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46405FD"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A8D996A" w14:textId="09F0C7C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notat.notatnummer.ne</w:t>
            </w:r>
          </w:p>
        </w:tc>
        <w:tc>
          <w:tcPr>
            <w:tcW w:w="1607" w:type="dxa"/>
            <w:tcBorders>
              <w:top w:val="nil"/>
              <w:left w:val="nil"/>
              <w:bottom w:val="single" w:sz="4" w:space="0" w:color="auto"/>
              <w:right w:val="single" w:sz="4" w:space="0" w:color="auto"/>
            </w:tcBorders>
            <w:shd w:val="clear" w:color="auto" w:fill="auto"/>
            <w:noWrap/>
            <w:vAlign w:val="bottom"/>
            <w:hideMark/>
          </w:tcPr>
          <w:p w14:paraId="1543322E" w14:textId="752C112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DE8CACE" w14:textId="369BD1E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Person.Notat.notatnummerForskelligFra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76B90E3C" w14:textId="12D13E3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E8C6D47"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C468DDA" w14:textId="7EC941E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notat.notatnummer.eq</w:t>
            </w:r>
          </w:p>
        </w:tc>
        <w:tc>
          <w:tcPr>
            <w:tcW w:w="1607" w:type="dxa"/>
            <w:tcBorders>
              <w:top w:val="nil"/>
              <w:left w:val="nil"/>
              <w:bottom w:val="single" w:sz="4" w:space="0" w:color="auto"/>
              <w:right w:val="single" w:sz="4" w:space="0" w:color="auto"/>
            </w:tcBorders>
            <w:shd w:val="clear" w:color="auto" w:fill="auto"/>
            <w:noWrap/>
            <w:vAlign w:val="bottom"/>
            <w:hideMark/>
          </w:tcPr>
          <w:p w14:paraId="39BCE752" w14:textId="09F1EFD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F0309D6" w14:textId="218A164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529D1070" w14:textId="49860E4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C48D489"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C493FC5" w14:textId="36DE2A6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notat.notatnummer.lt</w:t>
            </w:r>
          </w:p>
        </w:tc>
        <w:tc>
          <w:tcPr>
            <w:tcW w:w="1607" w:type="dxa"/>
            <w:tcBorders>
              <w:top w:val="nil"/>
              <w:left w:val="nil"/>
              <w:bottom w:val="single" w:sz="4" w:space="0" w:color="auto"/>
              <w:right w:val="single" w:sz="4" w:space="0" w:color="auto"/>
            </w:tcBorders>
            <w:shd w:val="clear" w:color="auto" w:fill="auto"/>
            <w:noWrap/>
            <w:vAlign w:val="bottom"/>
            <w:hideMark/>
          </w:tcPr>
          <w:p w14:paraId="41202F86" w14:textId="040EB51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CC020C" w14:textId="7BDAD11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4F773C15" w14:textId="1493D9E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FCB4EF7"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10E5C9F" w14:textId="071AA96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notat.notatnummer.le</w:t>
            </w:r>
          </w:p>
        </w:tc>
        <w:tc>
          <w:tcPr>
            <w:tcW w:w="1607" w:type="dxa"/>
            <w:tcBorders>
              <w:top w:val="nil"/>
              <w:left w:val="nil"/>
              <w:bottom w:val="single" w:sz="4" w:space="0" w:color="auto"/>
              <w:right w:val="single" w:sz="4" w:space="0" w:color="auto"/>
            </w:tcBorders>
            <w:shd w:val="clear" w:color="auto" w:fill="auto"/>
            <w:noWrap/>
            <w:vAlign w:val="bottom"/>
            <w:hideMark/>
          </w:tcPr>
          <w:p w14:paraId="1F03F2DD" w14:textId="24E21A1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588DD7A" w14:textId="13B8515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Person.Notat.notatnummerMindreEndEllerLigMed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1EA58AD2" w14:textId="211606A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F4B11F6"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5A127CE" w14:textId="650ABC9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notat.notatnummer.gt</w:t>
            </w:r>
          </w:p>
        </w:tc>
        <w:tc>
          <w:tcPr>
            <w:tcW w:w="1607" w:type="dxa"/>
            <w:tcBorders>
              <w:top w:val="nil"/>
              <w:left w:val="nil"/>
              <w:bottom w:val="single" w:sz="4" w:space="0" w:color="auto"/>
              <w:right w:val="single" w:sz="4" w:space="0" w:color="auto"/>
            </w:tcBorders>
            <w:shd w:val="clear" w:color="auto" w:fill="auto"/>
            <w:noWrap/>
            <w:vAlign w:val="bottom"/>
            <w:hideMark/>
          </w:tcPr>
          <w:p w14:paraId="5280EE04" w14:textId="67F0D67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737E3AC" w14:textId="1D60CAF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76261D9D" w14:textId="2556DB2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73B4ED8"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DFCE301" w14:textId="1022C30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notat.notatnummer.ge</w:t>
            </w:r>
          </w:p>
        </w:tc>
        <w:tc>
          <w:tcPr>
            <w:tcW w:w="1607" w:type="dxa"/>
            <w:tcBorders>
              <w:top w:val="nil"/>
              <w:left w:val="nil"/>
              <w:bottom w:val="single" w:sz="4" w:space="0" w:color="auto"/>
              <w:right w:val="single" w:sz="4" w:space="0" w:color="auto"/>
            </w:tcBorders>
            <w:shd w:val="clear" w:color="auto" w:fill="auto"/>
            <w:noWrap/>
            <w:vAlign w:val="bottom"/>
            <w:hideMark/>
          </w:tcPr>
          <w:p w14:paraId="199D98FF" w14:textId="209FFB0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E033D63" w14:textId="346DB9B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Person.Notat.notatnummerStoerreEndEllerLigMed-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6D56D521" w14:textId="707BA07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C23A42A" w14:textId="77777777" w:rsidTr="004B2175">
        <w:trPr>
          <w:trHeight w:val="27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4C980C" w14:textId="51C6D0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A71ED90" w14:textId="533B0EA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B361B0" w14:textId="1BAF0D2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FB77581" w14:textId="2598E9F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087F8F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5DB1FA" w14:textId="7653625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B81B20B" w14:textId="77EFBE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980AF7" w14:textId="43619A3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8E97DB2" w14:textId="12657C5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C1A59A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66293E" w14:textId="5A6083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948F463" w14:textId="43935B2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D42AAB" w14:textId="071DFDE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C75BE82" w14:textId="24A1787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399C88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EDCF4D" w14:textId="6197D50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336BE4C" w14:textId="18D57A2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2F5714" w14:textId="50BB7AD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12C8291" w14:textId="43635F3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672969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AE79F8" w14:textId="5647CEA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98A0F43" w14:textId="1BCF3C6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785408" w14:textId="784BFDB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33C96D1" w14:textId="1650992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B24276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07B6FB" w14:textId="2D10B1B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5403A7C1" w14:textId="747E313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B477886" w14:textId="2833CBC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FE7653F" w14:textId="661C4F7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B18A56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08B4FE" w14:textId="6720F2A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A1469E9" w14:textId="7609BE8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2FF03B" w14:textId="6EDEC39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61FC015" w14:textId="7302589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EB4CD8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8DDD45" w14:textId="3C0D5F8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C6E8824" w14:textId="6816098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69B274" w14:textId="3078007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CF00321" w14:textId="06B7BF1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00B69D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3E556A" w14:textId="522981C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75FB060" w14:textId="1D63CB1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FE5028" w14:textId="1873F6F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355DCFB" w14:textId="33D757D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B1EFA0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E84315" w14:textId="6751F7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9625EA2" w14:textId="4E7F71A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D56ACE" w14:textId="0A3916C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F6F47B7" w14:textId="4B2A84D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D57EE0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6A50AF" w14:textId="3937E63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FA60C43" w14:textId="3087438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313324" w14:textId="5035E4A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A83CCE2" w14:textId="3E91183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2D8E6C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52E939" w14:textId="5F5A7EA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4C9D40C" w14:textId="2DBA690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D8ADDF" w14:textId="635BCB2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C931D53" w14:textId="538E0F1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1C3A8D3"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1A09E1" w14:textId="0BE65A8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person.cprfoedselsregstedskode.wi</w:t>
            </w:r>
          </w:p>
        </w:tc>
        <w:tc>
          <w:tcPr>
            <w:tcW w:w="1607" w:type="dxa"/>
            <w:tcBorders>
              <w:top w:val="nil"/>
              <w:left w:val="nil"/>
              <w:bottom w:val="single" w:sz="4" w:space="0" w:color="auto"/>
              <w:right w:val="single" w:sz="4" w:space="0" w:color="auto"/>
            </w:tcBorders>
            <w:shd w:val="clear" w:color="auto" w:fill="auto"/>
            <w:noWrap/>
            <w:vAlign w:val="bottom"/>
            <w:hideMark/>
          </w:tcPr>
          <w:p w14:paraId="1FF9CF50" w14:textId="1F2B86B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4D92E9FB" w14:textId="63DD0C7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Person.Person.cprfoedselsregistreringsstedskodeErIndeholdtI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18272BAF" w14:textId="32347BEA"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2178851D"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306EBC" w14:textId="2282807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person.cprfoedselsregstedskode.ne</w:t>
            </w:r>
          </w:p>
        </w:tc>
        <w:tc>
          <w:tcPr>
            <w:tcW w:w="1607" w:type="dxa"/>
            <w:tcBorders>
              <w:top w:val="nil"/>
              <w:left w:val="nil"/>
              <w:bottom w:val="single" w:sz="4" w:space="0" w:color="auto"/>
              <w:right w:val="single" w:sz="4" w:space="0" w:color="auto"/>
            </w:tcBorders>
            <w:shd w:val="clear" w:color="auto" w:fill="auto"/>
            <w:noWrap/>
            <w:vAlign w:val="bottom"/>
            <w:hideMark/>
          </w:tcPr>
          <w:p w14:paraId="6F14F218" w14:textId="0386775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11986DB8" w14:textId="589D545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Person.Person.cprfoedselsregistreringsstedskodeForskelligFra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1FB5EE02" w14:textId="26B8901A"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23887566"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9780D4" w14:textId="117D05C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person.cprfoedselsregstedskode.eq</w:t>
            </w:r>
          </w:p>
        </w:tc>
        <w:tc>
          <w:tcPr>
            <w:tcW w:w="1607" w:type="dxa"/>
            <w:tcBorders>
              <w:top w:val="nil"/>
              <w:left w:val="nil"/>
              <w:bottom w:val="single" w:sz="4" w:space="0" w:color="auto"/>
              <w:right w:val="single" w:sz="4" w:space="0" w:color="auto"/>
            </w:tcBorders>
            <w:shd w:val="clear" w:color="auto" w:fill="auto"/>
            <w:noWrap/>
            <w:vAlign w:val="bottom"/>
            <w:hideMark/>
          </w:tcPr>
          <w:p w14:paraId="7A360FF1" w14:textId="0453259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070E82F8" w14:textId="43DEC64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52C325A8" w14:textId="5469506F"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3E1E12B1"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0C9BF4" w14:textId="673F86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person.cprfoedselsregstedskode.lt</w:t>
            </w:r>
          </w:p>
        </w:tc>
        <w:tc>
          <w:tcPr>
            <w:tcW w:w="1607" w:type="dxa"/>
            <w:tcBorders>
              <w:top w:val="nil"/>
              <w:left w:val="nil"/>
              <w:bottom w:val="single" w:sz="4" w:space="0" w:color="auto"/>
              <w:right w:val="single" w:sz="4" w:space="0" w:color="auto"/>
            </w:tcBorders>
            <w:shd w:val="clear" w:color="auto" w:fill="auto"/>
            <w:noWrap/>
            <w:vAlign w:val="bottom"/>
            <w:hideMark/>
          </w:tcPr>
          <w:p w14:paraId="0FC7A793" w14:textId="0B1682C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79747443" w14:textId="79A32C2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039D2195" w14:textId="03E1F904"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11FB2EFD"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BFE7AB" w14:textId="0F1AB2F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person.cprfoedselsregstedskode.le</w:t>
            </w:r>
          </w:p>
        </w:tc>
        <w:tc>
          <w:tcPr>
            <w:tcW w:w="1607" w:type="dxa"/>
            <w:tcBorders>
              <w:top w:val="nil"/>
              <w:left w:val="nil"/>
              <w:bottom w:val="single" w:sz="4" w:space="0" w:color="auto"/>
              <w:right w:val="single" w:sz="4" w:space="0" w:color="auto"/>
            </w:tcBorders>
            <w:shd w:val="clear" w:color="auto" w:fill="auto"/>
            <w:noWrap/>
            <w:vAlign w:val="bottom"/>
            <w:hideMark/>
          </w:tcPr>
          <w:p w14:paraId="37275D05" w14:textId="0E4FB30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7C2850BF" w14:textId="2292CC9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31AE979D" w14:textId="74C04CB1"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5EBC595C"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46684A" w14:textId="104B223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person.cprfoedselsregstedskode.gt</w:t>
            </w:r>
          </w:p>
        </w:tc>
        <w:tc>
          <w:tcPr>
            <w:tcW w:w="1607" w:type="dxa"/>
            <w:tcBorders>
              <w:top w:val="nil"/>
              <w:left w:val="nil"/>
              <w:bottom w:val="single" w:sz="4" w:space="0" w:color="auto"/>
              <w:right w:val="single" w:sz="4" w:space="0" w:color="auto"/>
            </w:tcBorders>
            <w:shd w:val="clear" w:color="auto" w:fill="auto"/>
            <w:noWrap/>
            <w:vAlign w:val="bottom"/>
            <w:hideMark/>
          </w:tcPr>
          <w:p w14:paraId="641BCA8E" w14:textId="2D6C012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1936842D" w14:textId="2374197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5B797CFA" w14:textId="3801D933"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465AC378"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BD16C1" w14:textId="39F653B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person.cprfoedselsregstedskode.ge</w:t>
            </w:r>
          </w:p>
        </w:tc>
        <w:tc>
          <w:tcPr>
            <w:tcW w:w="1607" w:type="dxa"/>
            <w:tcBorders>
              <w:top w:val="nil"/>
              <w:left w:val="nil"/>
              <w:bottom w:val="single" w:sz="4" w:space="0" w:color="auto"/>
              <w:right w:val="single" w:sz="4" w:space="0" w:color="auto"/>
            </w:tcBorders>
            <w:shd w:val="clear" w:color="auto" w:fill="auto"/>
            <w:noWrap/>
            <w:vAlign w:val="bottom"/>
            <w:hideMark/>
          </w:tcPr>
          <w:p w14:paraId="431EDF60" w14:textId="39F76E2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126C4A0F" w14:textId="1815DD7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5F61CF4E" w14:textId="19DD654A"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656E17CE"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09AE29" w14:textId="5D83798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person.cprfoedselsregstedsnavn.wi</w:t>
            </w:r>
          </w:p>
        </w:tc>
        <w:tc>
          <w:tcPr>
            <w:tcW w:w="1607" w:type="dxa"/>
            <w:tcBorders>
              <w:top w:val="nil"/>
              <w:left w:val="nil"/>
              <w:bottom w:val="single" w:sz="4" w:space="0" w:color="auto"/>
              <w:right w:val="single" w:sz="4" w:space="0" w:color="auto"/>
            </w:tcBorders>
            <w:shd w:val="clear" w:color="auto" w:fill="auto"/>
            <w:noWrap/>
            <w:vAlign w:val="bottom"/>
            <w:hideMark/>
          </w:tcPr>
          <w:p w14:paraId="456B0D06" w14:textId="17DB4D3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36DF6683" w14:textId="0FCAFF8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Person.Person.cprfoedselsregistreringsstedsnavnErIndeholdtI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336C866F" w14:textId="79B9D7F3"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33FDCDF6"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941E9D" w14:textId="699E736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0C6752A4" w14:textId="7EBED0A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72DA1CBD" w14:textId="7958398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Person.Person.cprfoedselsregistreringsstedsnavnIndeholder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348D8395" w14:textId="48A44211"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2470D6E0"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D32040" w14:textId="6087656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person.cprfoedselsregstedsnavn.eq</w:t>
            </w:r>
          </w:p>
        </w:tc>
        <w:tc>
          <w:tcPr>
            <w:tcW w:w="1607" w:type="dxa"/>
            <w:tcBorders>
              <w:top w:val="nil"/>
              <w:left w:val="nil"/>
              <w:bottom w:val="single" w:sz="4" w:space="0" w:color="auto"/>
              <w:right w:val="single" w:sz="4" w:space="0" w:color="auto"/>
            </w:tcBorders>
            <w:shd w:val="clear" w:color="auto" w:fill="auto"/>
            <w:noWrap/>
            <w:vAlign w:val="bottom"/>
            <w:hideMark/>
          </w:tcPr>
          <w:p w14:paraId="0088EE7A" w14:textId="454A41D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20316CC7" w14:textId="4CCBAC2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Person.Person.cprfoedselsregistreringsstedsnavnLigMed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2326D973" w14:textId="3C97CA47"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1657A33D"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F01327" w14:textId="2637E08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701B6ABC" w14:textId="48AD99F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DAB341" w14:textId="46F8B3C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Person.Person.foedselsdatoForskelligFra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6F1BBE12" w14:textId="4E14EC32"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1CBC82C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1E27D0" w14:textId="13B6286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0EEA2970" w14:textId="4E3818D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445D1E" w14:textId="02449EC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01B520EB" w14:textId="1D8BDEE2"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4FBDD067"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F1067A" w14:textId="19F24C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67923110" w14:textId="7F6D0D5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711C3C" w14:textId="28EC569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04551972" w14:textId="0DC20099"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6C26C5FF"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F0DCC7" w14:textId="669DB41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1652A493" w14:textId="4B12AD4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804C8D" w14:textId="268E24E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0405C36C" w14:textId="3629AC66"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4567078F"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86B795" w14:textId="77C784A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193D90FE" w14:textId="3C39762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F02D26" w14:textId="037599F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3E00F295" w14:textId="519F971B"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267C0917"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99D317" w14:textId="02B0C1C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5443E089" w14:textId="5205E68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B09D70A" w14:textId="476A761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538B6A5B" w14:textId="5A41D435" w:rsidR="00906B61" w:rsidRPr="00A406DF" w:rsidRDefault="00906B61"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906B61" w:rsidRPr="00A406DF" w14:paraId="1845CD1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757DA2" w14:textId="2A76CC6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person.foedselsdatoum.eq</w:t>
            </w:r>
          </w:p>
        </w:tc>
        <w:tc>
          <w:tcPr>
            <w:tcW w:w="1607" w:type="dxa"/>
            <w:tcBorders>
              <w:top w:val="nil"/>
              <w:left w:val="nil"/>
              <w:bottom w:val="single" w:sz="4" w:space="0" w:color="auto"/>
              <w:right w:val="single" w:sz="4" w:space="0" w:color="auto"/>
            </w:tcBorders>
            <w:shd w:val="clear" w:color="auto" w:fill="auto"/>
            <w:noWrap/>
            <w:vAlign w:val="bottom"/>
            <w:hideMark/>
          </w:tcPr>
          <w:p w14:paraId="5961BE97" w14:textId="2A8C22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5D981BF" w14:textId="5D02FAA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Person.Person.foedselsdatousikkerhedsmarkeringLigMed - Angiver usikkerhed omkring fødslesdato</w:t>
            </w:r>
          </w:p>
        </w:tc>
        <w:tc>
          <w:tcPr>
            <w:tcW w:w="1607" w:type="dxa"/>
            <w:tcBorders>
              <w:top w:val="nil"/>
              <w:left w:val="nil"/>
              <w:bottom w:val="single" w:sz="4" w:space="0" w:color="auto"/>
              <w:right w:val="single" w:sz="4" w:space="0" w:color="auto"/>
            </w:tcBorders>
            <w:shd w:val="clear" w:color="auto" w:fill="auto"/>
            <w:noWrap/>
            <w:vAlign w:val="bottom"/>
            <w:hideMark/>
          </w:tcPr>
          <w:p w14:paraId="54533C86" w14:textId="5656BFC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95A1F0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DA31EA" w14:textId="5907C00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75B9C52E" w14:textId="195DE59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2CE7A7B" w14:textId="423DBC0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63DBBCA" w14:textId="5563412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C065E3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64557C" w14:textId="5BC6F1C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11305403" w14:textId="7A36F24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613A207" w14:textId="28F97F7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A3B9D17" w14:textId="069B9A7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FB4E92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582151" w14:textId="1A81EE2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3F02FE03" w14:textId="059ADC2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0D78DE8" w14:textId="20FBEF8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186BEECD" w14:textId="7C1FD19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0DB4E6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60EC88" w14:textId="6BB8BB1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535F1152" w14:textId="28EE396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128508F" w14:textId="561CC20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2A7224B" w14:textId="284BE3A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823E9A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5B520A" w14:textId="0268589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426736F4" w14:textId="781BDFD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CB40902" w14:textId="60680BE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1CA4773" w14:textId="129DC65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4929EE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C8AF6D" w14:textId="49CE78C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71FE9BC5" w14:textId="10FD4D1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FAAD717" w14:textId="6082D4B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80A7760" w14:textId="1627C2F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A782DB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E6D584" w14:textId="0E6EED4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2D99FB73" w14:textId="509065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7504418" w14:textId="4E8825A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D5113FA" w14:textId="581971B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844D5E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7DD145" w14:textId="632CC24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person.koen.wi</w:t>
            </w:r>
          </w:p>
        </w:tc>
        <w:tc>
          <w:tcPr>
            <w:tcW w:w="1607" w:type="dxa"/>
            <w:tcBorders>
              <w:top w:val="nil"/>
              <w:left w:val="nil"/>
              <w:bottom w:val="single" w:sz="4" w:space="0" w:color="auto"/>
              <w:right w:val="single" w:sz="4" w:space="0" w:color="auto"/>
            </w:tcBorders>
            <w:shd w:val="clear" w:color="auto" w:fill="auto"/>
            <w:noWrap/>
            <w:vAlign w:val="bottom"/>
            <w:hideMark/>
          </w:tcPr>
          <w:p w14:paraId="68D2021B" w14:textId="472662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5BA7AEEE" w14:textId="26AE1A5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Person.Person.koenErIndeholdtI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4AEEDA98" w14:textId="0034E88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2724C5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CEF336" w14:textId="08C8442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person.koen.eq</w:t>
            </w:r>
          </w:p>
        </w:tc>
        <w:tc>
          <w:tcPr>
            <w:tcW w:w="1607" w:type="dxa"/>
            <w:tcBorders>
              <w:top w:val="nil"/>
              <w:left w:val="nil"/>
              <w:bottom w:val="single" w:sz="4" w:space="0" w:color="auto"/>
              <w:right w:val="single" w:sz="4" w:space="0" w:color="auto"/>
            </w:tcBorders>
            <w:shd w:val="clear" w:color="auto" w:fill="auto"/>
            <w:noWrap/>
            <w:vAlign w:val="bottom"/>
            <w:hideMark/>
          </w:tcPr>
          <w:p w14:paraId="05550E80" w14:textId="05EA605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2B19FA9A" w14:textId="0B7F7E6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Person.Person.koenLigMed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1EAF9EF8" w14:textId="35203F6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0BC4F3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E75A95" w14:textId="312E63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person.registreringfra.ne</w:t>
            </w:r>
          </w:p>
        </w:tc>
        <w:tc>
          <w:tcPr>
            <w:tcW w:w="1607" w:type="dxa"/>
            <w:tcBorders>
              <w:top w:val="nil"/>
              <w:left w:val="nil"/>
              <w:bottom w:val="single" w:sz="4" w:space="0" w:color="auto"/>
              <w:right w:val="single" w:sz="4" w:space="0" w:color="auto"/>
            </w:tcBorders>
            <w:shd w:val="clear" w:color="auto" w:fill="auto"/>
            <w:noWrap/>
            <w:vAlign w:val="bottom"/>
            <w:hideMark/>
          </w:tcPr>
          <w:p w14:paraId="178AC9B8" w14:textId="5BA63CB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69452D" w14:textId="1373FF7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B8FA510" w14:textId="641CB5F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ACC458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381393" w14:textId="3C7D01D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person.registreringfra.eq</w:t>
            </w:r>
          </w:p>
        </w:tc>
        <w:tc>
          <w:tcPr>
            <w:tcW w:w="1607" w:type="dxa"/>
            <w:tcBorders>
              <w:top w:val="nil"/>
              <w:left w:val="nil"/>
              <w:bottom w:val="single" w:sz="4" w:space="0" w:color="auto"/>
              <w:right w:val="single" w:sz="4" w:space="0" w:color="auto"/>
            </w:tcBorders>
            <w:shd w:val="clear" w:color="auto" w:fill="auto"/>
            <w:noWrap/>
            <w:vAlign w:val="bottom"/>
            <w:hideMark/>
          </w:tcPr>
          <w:p w14:paraId="5953CE62" w14:textId="22BBA74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217996" w14:textId="140C843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2427697" w14:textId="3F39FC4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265E1C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939771" w14:textId="2E8F89F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person.registreringfra.lt</w:t>
            </w:r>
          </w:p>
        </w:tc>
        <w:tc>
          <w:tcPr>
            <w:tcW w:w="1607" w:type="dxa"/>
            <w:tcBorders>
              <w:top w:val="nil"/>
              <w:left w:val="nil"/>
              <w:bottom w:val="single" w:sz="4" w:space="0" w:color="auto"/>
              <w:right w:val="single" w:sz="4" w:space="0" w:color="auto"/>
            </w:tcBorders>
            <w:shd w:val="clear" w:color="auto" w:fill="auto"/>
            <w:noWrap/>
            <w:vAlign w:val="bottom"/>
            <w:hideMark/>
          </w:tcPr>
          <w:p w14:paraId="0E25B6A0" w14:textId="53AC39E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DBD32B" w14:textId="1135E16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740F78F" w14:textId="5B14224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56C9CB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922A17" w14:textId="2E72CD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person.registreringfra.le</w:t>
            </w:r>
          </w:p>
        </w:tc>
        <w:tc>
          <w:tcPr>
            <w:tcW w:w="1607" w:type="dxa"/>
            <w:tcBorders>
              <w:top w:val="nil"/>
              <w:left w:val="nil"/>
              <w:bottom w:val="single" w:sz="4" w:space="0" w:color="auto"/>
              <w:right w:val="single" w:sz="4" w:space="0" w:color="auto"/>
            </w:tcBorders>
            <w:shd w:val="clear" w:color="auto" w:fill="auto"/>
            <w:noWrap/>
            <w:vAlign w:val="bottom"/>
            <w:hideMark/>
          </w:tcPr>
          <w:p w14:paraId="176575B3" w14:textId="05367F6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610721" w14:textId="16C291E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75B522E" w14:textId="4162F0B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76B193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C4981C" w14:textId="0BB9EBD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person.registreringfra.gt</w:t>
            </w:r>
          </w:p>
        </w:tc>
        <w:tc>
          <w:tcPr>
            <w:tcW w:w="1607" w:type="dxa"/>
            <w:tcBorders>
              <w:top w:val="nil"/>
              <w:left w:val="nil"/>
              <w:bottom w:val="single" w:sz="4" w:space="0" w:color="auto"/>
              <w:right w:val="single" w:sz="4" w:space="0" w:color="auto"/>
            </w:tcBorders>
            <w:shd w:val="clear" w:color="auto" w:fill="auto"/>
            <w:noWrap/>
            <w:vAlign w:val="bottom"/>
            <w:hideMark/>
          </w:tcPr>
          <w:p w14:paraId="6B0C212B" w14:textId="76982EA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B6154E6" w14:textId="474391D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002D325" w14:textId="063DD93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6894A5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B44175" w14:textId="0DC2E81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person.registreringfra.ge</w:t>
            </w:r>
          </w:p>
        </w:tc>
        <w:tc>
          <w:tcPr>
            <w:tcW w:w="1607" w:type="dxa"/>
            <w:tcBorders>
              <w:top w:val="nil"/>
              <w:left w:val="nil"/>
              <w:bottom w:val="single" w:sz="4" w:space="0" w:color="auto"/>
              <w:right w:val="single" w:sz="4" w:space="0" w:color="auto"/>
            </w:tcBorders>
            <w:shd w:val="clear" w:color="auto" w:fill="auto"/>
            <w:noWrap/>
            <w:vAlign w:val="bottom"/>
            <w:hideMark/>
          </w:tcPr>
          <w:p w14:paraId="783FE87D" w14:textId="094EEE1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C6EC16" w14:textId="341178A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85BD864" w14:textId="1D4E2EE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C48665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F5FFE3" w14:textId="5B6B23E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person.registreringtil.ne</w:t>
            </w:r>
          </w:p>
        </w:tc>
        <w:tc>
          <w:tcPr>
            <w:tcW w:w="1607" w:type="dxa"/>
            <w:tcBorders>
              <w:top w:val="nil"/>
              <w:left w:val="nil"/>
              <w:bottom w:val="single" w:sz="4" w:space="0" w:color="auto"/>
              <w:right w:val="single" w:sz="4" w:space="0" w:color="auto"/>
            </w:tcBorders>
            <w:shd w:val="clear" w:color="auto" w:fill="auto"/>
            <w:noWrap/>
            <w:vAlign w:val="bottom"/>
            <w:hideMark/>
          </w:tcPr>
          <w:p w14:paraId="57669336" w14:textId="384CF45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2A6040" w14:textId="7B457F0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5BB44BB" w14:textId="3426DA7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D93CA0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8BF2FA" w14:textId="5198574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person.registreringtil.eq</w:t>
            </w:r>
          </w:p>
        </w:tc>
        <w:tc>
          <w:tcPr>
            <w:tcW w:w="1607" w:type="dxa"/>
            <w:tcBorders>
              <w:top w:val="nil"/>
              <w:left w:val="nil"/>
              <w:bottom w:val="single" w:sz="4" w:space="0" w:color="auto"/>
              <w:right w:val="single" w:sz="4" w:space="0" w:color="auto"/>
            </w:tcBorders>
            <w:shd w:val="clear" w:color="auto" w:fill="auto"/>
            <w:noWrap/>
            <w:vAlign w:val="bottom"/>
            <w:hideMark/>
          </w:tcPr>
          <w:p w14:paraId="63F51797" w14:textId="5C5A352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96F397" w14:textId="0BB5457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60BCBBC" w14:textId="443710E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6B3073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B978FB" w14:textId="0F90D8A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person.registreringtil.lt</w:t>
            </w:r>
          </w:p>
        </w:tc>
        <w:tc>
          <w:tcPr>
            <w:tcW w:w="1607" w:type="dxa"/>
            <w:tcBorders>
              <w:top w:val="nil"/>
              <w:left w:val="nil"/>
              <w:bottom w:val="single" w:sz="4" w:space="0" w:color="auto"/>
              <w:right w:val="single" w:sz="4" w:space="0" w:color="auto"/>
            </w:tcBorders>
            <w:shd w:val="clear" w:color="auto" w:fill="auto"/>
            <w:noWrap/>
            <w:vAlign w:val="bottom"/>
            <w:hideMark/>
          </w:tcPr>
          <w:p w14:paraId="6B630F3F" w14:textId="42D4F50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4CCA76" w14:textId="7EC916B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7000454" w14:textId="037A1A8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345B8B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27EC99" w14:textId="7E58FDD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person.registreringtil.le</w:t>
            </w:r>
          </w:p>
        </w:tc>
        <w:tc>
          <w:tcPr>
            <w:tcW w:w="1607" w:type="dxa"/>
            <w:tcBorders>
              <w:top w:val="nil"/>
              <w:left w:val="nil"/>
              <w:bottom w:val="single" w:sz="4" w:space="0" w:color="auto"/>
              <w:right w:val="single" w:sz="4" w:space="0" w:color="auto"/>
            </w:tcBorders>
            <w:shd w:val="clear" w:color="auto" w:fill="auto"/>
            <w:noWrap/>
            <w:vAlign w:val="bottom"/>
            <w:hideMark/>
          </w:tcPr>
          <w:p w14:paraId="1FAC5E7C" w14:textId="3710106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B177AA" w14:textId="7E5228D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D488C93" w14:textId="30F5AFC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212010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CD4CF4" w14:textId="5C64251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person.registreringtil.gt</w:t>
            </w:r>
          </w:p>
        </w:tc>
        <w:tc>
          <w:tcPr>
            <w:tcW w:w="1607" w:type="dxa"/>
            <w:tcBorders>
              <w:top w:val="nil"/>
              <w:left w:val="nil"/>
              <w:bottom w:val="single" w:sz="4" w:space="0" w:color="auto"/>
              <w:right w:val="single" w:sz="4" w:space="0" w:color="auto"/>
            </w:tcBorders>
            <w:shd w:val="clear" w:color="auto" w:fill="auto"/>
            <w:noWrap/>
            <w:vAlign w:val="bottom"/>
            <w:hideMark/>
          </w:tcPr>
          <w:p w14:paraId="330E171D" w14:textId="08F033C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9991A5" w14:textId="02004C1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475462D" w14:textId="6074CC0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5A6E6E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BDDA08" w14:textId="7BC4EE8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person.registreringtil.ge</w:t>
            </w:r>
          </w:p>
        </w:tc>
        <w:tc>
          <w:tcPr>
            <w:tcW w:w="1607" w:type="dxa"/>
            <w:tcBorders>
              <w:top w:val="nil"/>
              <w:left w:val="nil"/>
              <w:bottom w:val="single" w:sz="4" w:space="0" w:color="auto"/>
              <w:right w:val="single" w:sz="4" w:space="0" w:color="auto"/>
            </w:tcBorders>
            <w:shd w:val="clear" w:color="auto" w:fill="auto"/>
            <w:noWrap/>
            <w:vAlign w:val="bottom"/>
            <w:hideMark/>
          </w:tcPr>
          <w:p w14:paraId="59624E1B" w14:textId="4D00BAA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B5B3C8C" w14:textId="3005059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62E9F6C" w14:textId="4BB332F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D90671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F4D847" w14:textId="34B601E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person.statusdato.ne</w:t>
            </w:r>
          </w:p>
        </w:tc>
        <w:tc>
          <w:tcPr>
            <w:tcW w:w="1607" w:type="dxa"/>
            <w:tcBorders>
              <w:top w:val="nil"/>
              <w:left w:val="nil"/>
              <w:bottom w:val="single" w:sz="4" w:space="0" w:color="auto"/>
              <w:right w:val="single" w:sz="4" w:space="0" w:color="auto"/>
            </w:tcBorders>
            <w:shd w:val="clear" w:color="auto" w:fill="auto"/>
            <w:noWrap/>
            <w:vAlign w:val="bottom"/>
            <w:hideMark/>
          </w:tcPr>
          <w:p w14:paraId="6219E3A6" w14:textId="4574815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3F3891" w14:textId="2191DE5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269BD50" w14:textId="740A6D6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72B8FC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D01D66" w14:textId="4F1376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person.statusdato.eq</w:t>
            </w:r>
          </w:p>
        </w:tc>
        <w:tc>
          <w:tcPr>
            <w:tcW w:w="1607" w:type="dxa"/>
            <w:tcBorders>
              <w:top w:val="nil"/>
              <w:left w:val="nil"/>
              <w:bottom w:val="single" w:sz="4" w:space="0" w:color="auto"/>
              <w:right w:val="single" w:sz="4" w:space="0" w:color="auto"/>
            </w:tcBorders>
            <w:shd w:val="clear" w:color="auto" w:fill="auto"/>
            <w:noWrap/>
            <w:vAlign w:val="bottom"/>
            <w:hideMark/>
          </w:tcPr>
          <w:p w14:paraId="76049A82" w14:textId="38B089F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A85FDE" w14:textId="67A92A0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3B729E31" w14:textId="5FBD7CC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79D368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376DD5" w14:textId="0369716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person.statusdato.lt</w:t>
            </w:r>
          </w:p>
        </w:tc>
        <w:tc>
          <w:tcPr>
            <w:tcW w:w="1607" w:type="dxa"/>
            <w:tcBorders>
              <w:top w:val="nil"/>
              <w:left w:val="nil"/>
              <w:bottom w:val="single" w:sz="4" w:space="0" w:color="auto"/>
              <w:right w:val="single" w:sz="4" w:space="0" w:color="auto"/>
            </w:tcBorders>
            <w:shd w:val="clear" w:color="auto" w:fill="auto"/>
            <w:noWrap/>
            <w:vAlign w:val="bottom"/>
            <w:hideMark/>
          </w:tcPr>
          <w:p w14:paraId="727D421E" w14:textId="7F31623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5E6C83" w14:textId="2491252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375C1EC" w14:textId="6F4C29D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E26B7D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41B0EF" w14:textId="57EE8FB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person.statusdato.le</w:t>
            </w:r>
          </w:p>
        </w:tc>
        <w:tc>
          <w:tcPr>
            <w:tcW w:w="1607" w:type="dxa"/>
            <w:tcBorders>
              <w:top w:val="nil"/>
              <w:left w:val="nil"/>
              <w:bottom w:val="single" w:sz="4" w:space="0" w:color="auto"/>
              <w:right w:val="single" w:sz="4" w:space="0" w:color="auto"/>
            </w:tcBorders>
            <w:shd w:val="clear" w:color="auto" w:fill="auto"/>
            <w:noWrap/>
            <w:vAlign w:val="bottom"/>
            <w:hideMark/>
          </w:tcPr>
          <w:p w14:paraId="242D9D36" w14:textId="760C8C0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F4F909" w14:textId="5A6541A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5028EA2" w14:textId="7995BFB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0A8FE9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669407" w14:textId="00E809C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person.statusdato.gt</w:t>
            </w:r>
          </w:p>
        </w:tc>
        <w:tc>
          <w:tcPr>
            <w:tcW w:w="1607" w:type="dxa"/>
            <w:tcBorders>
              <w:top w:val="nil"/>
              <w:left w:val="nil"/>
              <w:bottom w:val="single" w:sz="4" w:space="0" w:color="auto"/>
              <w:right w:val="single" w:sz="4" w:space="0" w:color="auto"/>
            </w:tcBorders>
            <w:shd w:val="clear" w:color="auto" w:fill="auto"/>
            <w:noWrap/>
            <w:vAlign w:val="bottom"/>
            <w:hideMark/>
          </w:tcPr>
          <w:p w14:paraId="4049DF35" w14:textId="60CCB3F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04C819" w14:textId="282026C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B7D4ABC" w14:textId="747C79C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D75D0B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3CB1AA" w14:textId="6657DCA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person.statusdato.ge</w:t>
            </w:r>
          </w:p>
        </w:tc>
        <w:tc>
          <w:tcPr>
            <w:tcW w:w="1607" w:type="dxa"/>
            <w:tcBorders>
              <w:top w:val="nil"/>
              <w:left w:val="nil"/>
              <w:bottom w:val="single" w:sz="4" w:space="0" w:color="auto"/>
              <w:right w:val="single" w:sz="4" w:space="0" w:color="auto"/>
            </w:tcBorders>
            <w:shd w:val="clear" w:color="auto" w:fill="auto"/>
            <w:noWrap/>
            <w:vAlign w:val="bottom"/>
            <w:hideMark/>
          </w:tcPr>
          <w:p w14:paraId="69789E6C" w14:textId="53B97A3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628301" w14:textId="0D917D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5489B2D" w14:textId="2179E78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413D48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D494E8" w14:textId="5CB3002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person.statusdatoum.eq</w:t>
            </w:r>
          </w:p>
        </w:tc>
        <w:tc>
          <w:tcPr>
            <w:tcW w:w="1607" w:type="dxa"/>
            <w:tcBorders>
              <w:top w:val="nil"/>
              <w:left w:val="nil"/>
              <w:bottom w:val="single" w:sz="4" w:space="0" w:color="auto"/>
              <w:right w:val="single" w:sz="4" w:space="0" w:color="auto"/>
            </w:tcBorders>
            <w:shd w:val="clear" w:color="auto" w:fill="auto"/>
            <w:noWrap/>
            <w:vAlign w:val="bottom"/>
            <w:hideMark/>
          </w:tcPr>
          <w:p w14:paraId="65616A5C" w14:textId="5A19AC2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53A42B5" w14:textId="25EE927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71DFA31" w14:textId="4C7686F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0C55FAF"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7CC6D99" w14:textId="7A24D5D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68954F69" w14:textId="722BD18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43145E43" w14:textId="1612D63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Person.Person.statusErIndeholdtI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7F71187D" w14:textId="6BB15E5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3249B9C"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EF4822F" w14:textId="0E7CFF5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25331519" w14:textId="6C5C1D8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33BD399F" w14:textId="24E64A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Person.Person.statusLigMed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7D5864EC" w14:textId="31B72F9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9B7E57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727C79" w14:textId="5BAA0FB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person.stilling.wi</w:t>
            </w:r>
          </w:p>
        </w:tc>
        <w:tc>
          <w:tcPr>
            <w:tcW w:w="1607" w:type="dxa"/>
            <w:tcBorders>
              <w:top w:val="nil"/>
              <w:left w:val="nil"/>
              <w:bottom w:val="single" w:sz="4" w:space="0" w:color="auto"/>
              <w:right w:val="single" w:sz="4" w:space="0" w:color="auto"/>
            </w:tcBorders>
            <w:shd w:val="clear" w:color="auto" w:fill="auto"/>
            <w:noWrap/>
            <w:vAlign w:val="bottom"/>
            <w:hideMark/>
          </w:tcPr>
          <w:p w14:paraId="391E0EC4" w14:textId="2628F6F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12942C1" w14:textId="13199FE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Person.Person.stillingErIndeholdtI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36F2BFE1" w14:textId="59173C3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42D46F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E9FD90" w14:textId="6B6E4D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person.stilling.cont</w:t>
            </w:r>
          </w:p>
        </w:tc>
        <w:tc>
          <w:tcPr>
            <w:tcW w:w="1607" w:type="dxa"/>
            <w:tcBorders>
              <w:top w:val="nil"/>
              <w:left w:val="nil"/>
              <w:bottom w:val="single" w:sz="4" w:space="0" w:color="auto"/>
              <w:right w:val="single" w:sz="4" w:space="0" w:color="auto"/>
            </w:tcBorders>
            <w:shd w:val="clear" w:color="auto" w:fill="auto"/>
            <w:noWrap/>
            <w:vAlign w:val="bottom"/>
            <w:hideMark/>
          </w:tcPr>
          <w:p w14:paraId="31B14B2A" w14:textId="019ECA9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9D5987" w14:textId="43CFB09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Person.Person.stillingIndeholder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248096FE" w14:textId="11B67C9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406DEF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096B5F" w14:textId="20D70CE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person.stilling.eq</w:t>
            </w:r>
          </w:p>
        </w:tc>
        <w:tc>
          <w:tcPr>
            <w:tcW w:w="1607" w:type="dxa"/>
            <w:tcBorders>
              <w:top w:val="nil"/>
              <w:left w:val="nil"/>
              <w:bottom w:val="single" w:sz="4" w:space="0" w:color="auto"/>
              <w:right w:val="single" w:sz="4" w:space="0" w:color="auto"/>
            </w:tcBorders>
            <w:shd w:val="clear" w:color="auto" w:fill="auto"/>
            <w:noWrap/>
            <w:vAlign w:val="bottom"/>
            <w:hideMark/>
          </w:tcPr>
          <w:p w14:paraId="6C68E0F8" w14:textId="751664B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E8B728C" w14:textId="77228AC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Person.Person.stillingLigMed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16B6206E" w14:textId="0334083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0D05953"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6A3D296" w14:textId="7E2CA1F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person.supplfoedselsregsted.wi</w:t>
            </w:r>
          </w:p>
        </w:tc>
        <w:tc>
          <w:tcPr>
            <w:tcW w:w="1607" w:type="dxa"/>
            <w:tcBorders>
              <w:top w:val="nil"/>
              <w:left w:val="nil"/>
              <w:bottom w:val="single" w:sz="4" w:space="0" w:color="auto"/>
              <w:right w:val="single" w:sz="4" w:space="0" w:color="auto"/>
            </w:tcBorders>
            <w:shd w:val="clear" w:color="000000" w:fill="FFFFFF"/>
            <w:noWrap/>
            <w:vAlign w:val="bottom"/>
            <w:hideMark/>
          </w:tcPr>
          <w:p w14:paraId="05D2BB2F" w14:textId="114E551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0063A2C4" w14:textId="0523A53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Person.Person.supplerendefoedselsregistreringsstedErIndeholdtI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0967DE85" w14:textId="438699A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484164C"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3FFB889" w14:textId="1DC197F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person.supplfoedselsregsted.cont</w:t>
            </w:r>
          </w:p>
        </w:tc>
        <w:tc>
          <w:tcPr>
            <w:tcW w:w="1607" w:type="dxa"/>
            <w:tcBorders>
              <w:top w:val="nil"/>
              <w:left w:val="nil"/>
              <w:bottom w:val="single" w:sz="4" w:space="0" w:color="auto"/>
              <w:right w:val="single" w:sz="4" w:space="0" w:color="auto"/>
            </w:tcBorders>
            <w:shd w:val="clear" w:color="000000" w:fill="FFFFFF"/>
            <w:noWrap/>
            <w:vAlign w:val="bottom"/>
            <w:hideMark/>
          </w:tcPr>
          <w:p w14:paraId="04571FFD" w14:textId="26F0126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1D72D393" w14:textId="62FF0FA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Person.Person.supplerendefoedselsregistreringsstedIndeholder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592B7DC0" w14:textId="6E08346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3EEF0E2"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A5862DD" w14:textId="73DD6F6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person.supplfoedselsregsted.eq</w:t>
            </w:r>
          </w:p>
        </w:tc>
        <w:tc>
          <w:tcPr>
            <w:tcW w:w="1607" w:type="dxa"/>
            <w:tcBorders>
              <w:top w:val="nil"/>
              <w:left w:val="nil"/>
              <w:bottom w:val="single" w:sz="4" w:space="0" w:color="auto"/>
              <w:right w:val="single" w:sz="4" w:space="0" w:color="auto"/>
            </w:tcBorders>
            <w:shd w:val="clear" w:color="000000" w:fill="FFFFFF"/>
            <w:noWrap/>
            <w:vAlign w:val="bottom"/>
            <w:hideMark/>
          </w:tcPr>
          <w:p w14:paraId="7BD5787F" w14:textId="110748D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477C9387" w14:textId="5F8311B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Person.Person.supplerendefoedselsregistreringsstedLigMed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11347165" w14:textId="424C562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3ABABB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9BC2A1" w14:textId="0590FAF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2865AA1" w14:textId="25F9B54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4F988C" w14:textId="77ACE1F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39C0654" w14:textId="3E66049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F7CE89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E683B7" w14:textId="6ACB0DD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557B1DD" w14:textId="0ADFBE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4F2F79" w14:textId="449D734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8DCF3AB" w14:textId="675D092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BA63C5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F40A9F" w14:textId="7735994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E487C42" w14:textId="5E47014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D3CB9E" w14:textId="6508E69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137257F" w14:textId="218435D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28F70B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65F98D" w14:textId="6811FE9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A235A2F" w14:textId="1560313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478D3F" w14:textId="264C95F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902915D" w14:textId="6323260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07BA18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E39404" w14:textId="56761AC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CB22323" w14:textId="0BEE2E6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FACCB6" w14:textId="4B7693F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88C112C" w14:textId="1F1711D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0B1B32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F051AC" w14:textId="53145E4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B79EB9A" w14:textId="4F71258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507507" w14:textId="42B9892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CA63E53" w14:textId="62D07B1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1916C2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3266BD" w14:textId="730EB88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49C2166" w14:textId="16C931F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4BA1D80" w14:textId="3F8D8E7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30A6A00" w14:textId="349E5F1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2AC38E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EFBC96" w14:textId="3AB3C21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2228FDA" w14:textId="1D2A9F9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F55678" w14:textId="073826A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902FCE2" w14:textId="103008F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FE2011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108B3F" w14:textId="1DD406C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9BACB86" w14:textId="6A15CCF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1EB324" w14:textId="616558E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ACB2F4B" w14:textId="080F833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A6A2D7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510668" w14:textId="56296F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B6F9407" w14:textId="0EA4AD6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8EBEFD" w14:textId="5E9BEA4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941BFDC" w14:textId="1E76AA2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138A7C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601B0F" w14:textId="496ACBF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FFAD196" w14:textId="211FEA9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4737BD" w14:textId="6076B81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B323C1A" w14:textId="4580DDB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E645E9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88901F" w14:textId="7BC57D8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130DDC84" w14:textId="626DA70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D17E82" w14:textId="23AD31C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0EF10CD" w14:textId="465B534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6E4A7B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8CAF34" w14:textId="3897405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1F2A1F28" w14:textId="1D8BDFC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F9FD07" w14:textId="1A14F2D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A6CB18F" w14:textId="30B6081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126FF1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041A55" w14:textId="526215B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517327D0" w14:textId="17E86E9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9CB36FF" w14:textId="4AE67D0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409A5B6" w14:textId="075752E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B6E601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163774" w14:textId="3C144E3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4F5A4C42" w14:textId="7208ABA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62C6820" w14:textId="445416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00A37FE7" w14:textId="68E1933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EE53ACD"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691B69" w14:textId="30D919F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7F4D744E" w14:textId="13C5FE0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73BECF" w14:textId="3D5914C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486BE962" w14:textId="1D7EF77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2ECC94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0DC162" w14:textId="2AE8CD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09C0B0A2" w14:textId="401ABAD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044FD36" w14:textId="5C7F302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31B2C999" w14:textId="16667A9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5558AEB"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0F26257" w14:textId="747AD94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2DB36A44" w14:textId="27EFAAB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7007131" w14:textId="02E151D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Person.Personnummer.statusErIndeholdtI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4703515F" w14:textId="190E75C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B810CE1"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DBF384F" w14:textId="5AC8719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4BDFE77F" w14:textId="56BA7DB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7C0C0D6" w14:textId="11B07E2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Person.Personnummer.statusLigMed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68B2B971" w14:textId="3AE5471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316B67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D7CBA3" w14:textId="08E5D0F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1ABF306" w14:textId="738D8A3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C96F99A" w14:textId="17FD141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6F293A3" w14:textId="62F8663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7B50F6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621245" w14:textId="6E76E84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263DF9F" w14:textId="62B90B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86A8A9" w14:textId="6FF5AB1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5012354" w14:textId="3EB1E6C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3FE963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1BC91E" w14:textId="49EE399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pnr.virkningfra.lt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CFF4550" w14:textId="5323B6D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12D77F" w14:textId="1C2A01F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5E1D6E9" w14:textId="129937F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5248E3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D49EB4" w14:textId="1B05E30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FD9557A" w14:textId="4BE2DED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B10D5A" w14:textId="598B44B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659FBFB" w14:textId="4ED7977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948B40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6FEEFA" w14:textId="3FDB780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F2FCC5A" w14:textId="61990B7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BF893C" w14:textId="4759F3C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A00BC68" w14:textId="60E901F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43405A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304180" w14:textId="65FC315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74D78C2" w14:textId="16FD0E8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1E7939" w14:textId="05230E9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61D7C3D" w14:textId="2CF262A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DBBCE2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C9BB2D" w14:textId="69BFB7A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81E6936" w14:textId="7AF5355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1B741D7" w14:textId="2C0D3DB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E65AD73" w14:textId="1305D5A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0039AB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E14D11" w14:textId="61E2FDC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6567245" w14:textId="5C2F84E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6AACE3" w14:textId="260A6D2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07768FE" w14:textId="790B60B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E423B7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53FC8E" w14:textId="44893E1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20CC0E9" w14:textId="6020DA3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515EA6" w14:textId="6761521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2A8BC07" w14:textId="1B9726D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9E8415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EF7BA0" w14:textId="10B9712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76682A9" w14:textId="3535B7D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AF8FEC" w14:textId="68DB479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4311466" w14:textId="3F564F6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99872E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2011A8" w14:textId="6D323E8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F522C74" w14:textId="3B95756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80307D" w14:textId="6FC6628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6D0F6CA" w14:textId="28BE10D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A1BADA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7C173A" w14:textId="1E9996A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B93DEB8" w14:textId="05361AA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D3F9BB" w14:textId="07A94E2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920604F" w14:textId="05285E6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238A75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E2FD80" w14:textId="78BA514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923D2B1" w14:textId="1ECD3C6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56BD2B" w14:textId="42922D9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0A417FB" w14:textId="7CEB668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706D05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778B91" w14:textId="6DC901C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F321BE9" w14:textId="5355830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0658925" w14:textId="128FD69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24B1F90" w14:textId="33284A2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4EDF398"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B72C10A" w14:textId="2BB1983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5C648229" w14:textId="5728DB2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16E23D75" w14:textId="556C665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Person.PersonUdenCpr.foedselsdatoForskelligFra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005C6DD3" w14:textId="3A9E3AF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964DE1D" w14:textId="77777777" w:rsidTr="004B2175">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7A6F40C" w14:textId="634A0EF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0AED52E5" w14:textId="2B2E159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4D91C932" w14:textId="2200251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6CE0713B" w14:textId="7A9BC34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A06A712"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DA9FE24" w14:textId="449ECE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6D876B70" w14:textId="1B5F84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7F31A903" w14:textId="3A653DD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2F2DC5B6" w14:textId="5903714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64D342C"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C4409BF" w14:textId="741E4FE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1936C4AC" w14:textId="49ECC60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6523BD9E" w14:textId="1B751A4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272E4D03" w14:textId="767D468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1588984"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AD74BC8" w14:textId="3F072F6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408322A7" w14:textId="11B2B9E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01D54932" w14:textId="10933FF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6E65C58C" w14:textId="7C0AC20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B5EC348"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CA06EE2" w14:textId="43C2365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41CABD73" w14:textId="0CABC9F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19D2CD74" w14:textId="357046E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4720AB77" w14:textId="2F5CBF8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C2C5125"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D766CD6" w14:textId="142D171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pucpr.foedselsdatoum.eq</w:t>
            </w:r>
          </w:p>
        </w:tc>
        <w:tc>
          <w:tcPr>
            <w:tcW w:w="1607" w:type="dxa"/>
            <w:tcBorders>
              <w:top w:val="nil"/>
              <w:left w:val="nil"/>
              <w:bottom w:val="single" w:sz="4" w:space="0" w:color="auto"/>
              <w:right w:val="single" w:sz="4" w:space="0" w:color="auto"/>
            </w:tcBorders>
            <w:shd w:val="clear" w:color="000000" w:fill="FFFFFF"/>
            <w:noWrap/>
            <w:vAlign w:val="bottom"/>
            <w:hideMark/>
          </w:tcPr>
          <w:p w14:paraId="133A12C1" w14:textId="20DC37F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000000" w:fill="FFFFFF"/>
            <w:vAlign w:val="bottom"/>
            <w:hideMark/>
          </w:tcPr>
          <w:p w14:paraId="35EE34C1" w14:textId="3B5B80F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Person.PersonUdenCpr.foedselsdatousikkerhedsmarkeringLigMed - En person uden cpr-nr. navn</w:t>
            </w:r>
          </w:p>
        </w:tc>
        <w:tc>
          <w:tcPr>
            <w:tcW w:w="1607" w:type="dxa"/>
            <w:tcBorders>
              <w:top w:val="nil"/>
              <w:left w:val="nil"/>
              <w:bottom w:val="single" w:sz="4" w:space="0" w:color="auto"/>
              <w:right w:val="single" w:sz="4" w:space="0" w:color="auto"/>
            </w:tcBorders>
            <w:shd w:val="clear" w:color="auto" w:fill="auto"/>
            <w:noWrap/>
            <w:vAlign w:val="bottom"/>
            <w:hideMark/>
          </w:tcPr>
          <w:p w14:paraId="0E6AA443" w14:textId="406FE1E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FF1B54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31B1C3" w14:textId="1F39D75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pucpr.navnemarkering.wi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7C7D5DF4" w14:textId="0906496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08A4ADB" w14:textId="513B658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Person.PersonUdenCpr.navnemarkeringErIndeholdtI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04669F16" w14:textId="6EB3268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0D7BEF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C45E07" w14:textId="69DA59F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pucpr.navnemarkering.eq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5658087C" w14:textId="78B95C4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4A6400" w14:textId="7A15CE9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Person.PersonUdenCpr.navnemarkeringLigMed - Feltet markerer, at navnet </w:t>
            </w:r>
            <w:r>
              <w:rPr>
                <w:rFonts w:ascii="Verdana" w:hAnsi="Verdana"/>
                <w:sz w:val="20"/>
                <w:szCs w:val="20"/>
              </w:rPr>
              <w:lastRenderedPageBreak/>
              <w:t>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62EB1D81" w14:textId="31A30C5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906B61" w:rsidRPr="00A406DF" w14:paraId="425CE0C6"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FC61985" w14:textId="3599F63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pucpr.navn.wi</w:t>
            </w:r>
          </w:p>
        </w:tc>
        <w:tc>
          <w:tcPr>
            <w:tcW w:w="1607" w:type="dxa"/>
            <w:tcBorders>
              <w:top w:val="nil"/>
              <w:left w:val="nil"/>
              <w:bottom w:val="single" w:sz="4" w:space="0" w:color="auto"/>
              <w:right w:val="single" w:sz="4" w:space="0" w:color="auto"/>
            </w:tcBorders>
            <w:shd w:val="clear" w:color="000000" w:fill="FFFFFF"/>
            <w:noWrap/>
            <w:vAlign w:val="bottom"/>
            <w:hideMark/>
          </w:tcPr>
          <w:p w14:paraId="0DCDCCAD" w14:textId="6E87900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B31B5A8" w14:textId="61ADDDB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Person.PersonUdenCpr.navnErIndeholdtI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2D12B956" w14:textId="661EDE7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C564E48"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027DF2E" w14:textId="494A3FA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pucpr.navn.cont</w:t>
            </w:r>
          </w:p>
        </w:tc>
        <w:tc>
          <w:tcPr>
            <w:tcW w:w="1607" w:type="dxa"/>
            <w:tcBorders>
              <w:top w:val="nil"/>
              <w:left w:val="nil"/>
              <w:bottom w:val="single" w:sz="4" w:space="0" w:color="auto"/>
              <w:right w:val="single" w:sz="4" w:space="0" w:color="auto"/>
            </w:tcBorders>
            <w:shd w:val="clear" w:color="000000" w:fill="FFFFFF"/>
            <w:noWrap/>
            <w:vAlign w:val="bottom"/>
            <w:hideMark/>
          </w:tcPr>
          <w:p w14:paraId="14A9939F" w14:textId="4079704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90FF2C" w14:textId="0DD5B9A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Person.PersonUdenCpr.navnIndeholder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7D9A1CF8" w14:textId="5B40DFD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193B260"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605E11F" w14:textId="62D710B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pucpr.navn.eq</w:t>
            </w:r>
          </w:p>
        </w:tc>
        <w:tc>
          <w:tcPr>
            <w:tcW w:w="1607" w:type="dxa"/>
            <w:tcBorders>
              <w:top w:val="nil"/>
              <w:left w:val="nil"/>
              <w:bottom w:val="single" w:sz="4" w:space="0" w:color="auto"/>
              <w:right w:val="single" w:sz="4" w:space="0" w:color="auto"/>
            </w:tcBorders>
            <w:shd w:val="clear" w:color="000000" w:fill="FFFFFF"/>
            <w:noWrap/>
            <w:vAlign w:val="bottom"/>
            <w:hideMark/>
          </w:tcPr>
          <w:p w14:paraId="1A9A283F" w14:textId="6FA93AB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706C564" w14:textId="4A3F1A9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Person.PersonUdenCpr.navnLigMed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49CF5243" w14:textId="71ECA41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EA0A05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2EE525" w14:textId="1E60FDC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sep.status.wi</w:t>
            </w:r>
          </w:p>
        </w:tc>
        <w:tc>
          <w:tcPr>
            <w:tcW w:w="1607" w:type="dxa"/>
            <w:tcBorders>
              <w:top w:val="nil"/>
              <w:left w:val="nil"/>
              <w:bottom w:val="single" w:sz="4" w:space="0" w:color="auto"/>
              <w:right w:val="single" w:sz="4" w:space="0" w:color="auto"/>
            </w:tcBorders>
            <w:shd w:val="clear" w:color="auto" w:fill="auto"/>
            <w:noWrap/>
            <w:vAlign w:val="bottom"/>
            <w:hideMark/>
          </w:tcPr>
          <w:p w14:paraId="44196EDE" w14:textId="09F3632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EBF1DDB" w14:textId="592E9B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24E920EB" w14:textId="6C04751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116DE0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347364" w14:textId="020D392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sep.status.eq</w:t>
            </w:r>
          </w:p>
        </w:tc>
        <w:tc>
          <w:tcPr>
            <w:tcW w:w="1607" w:type="dxa"/>
            <w:tcBorders>
              <w:top w:val="nil"/>
              <w:left w:val="nil"/>
              <w:bottom w:val="single" w:sz="4" w:space="0" w:color="auto"/>
              <w:right w:val="single" w:sz="4" w:space="0" w:color="auto"/>
            </w:tcBorders>
            <w:shd w:val="clear" w:color="auto" w:fill="auto"/>
            <w:noWrap/>
            <w:vAlign w:val="bottom"/>
            <w:hideMark/>
          </w:tcPr>
          <w:p w14:paraId="5E3B7CDF" w14:textId="5056EE7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B326409" w14:textId="32079F9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47346BC2" w14:textId="6981D8C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2B1019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5153C5" w14:textId="3565B5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C076523" w14:textId="19F23CE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BFCEE1" w14:textId="7D177EF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3703514" w14:textId="096E14F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A602DC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9770C5" w14:textId="5F27BFD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BCE3120" w14:textId="12F69E9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3F6055" w14:textId="1A2E4B9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A5F7033" w14:textId="7D169FB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FBE732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C89EDB" w14:textId="67F9403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9830BB3" w14:textId="60213BA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364D18E" w14:textId="75FA159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DC81445" w14:textId="161B03D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C9B470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559CED" w14:textId="257036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7721BA0" w14:textId="5CE90C4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9A6F6A" w14:textId="73889F7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2B10861" w14:textId="5B5B51E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892535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00D6EB" w14:textId="59610C1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741ED7A" w14:textId="7B18AE2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40681E" w14:textId="7CDE276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CE7180C" w14:textId="719A391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1CB98A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93CEF3" w14:textId="448BFFE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1772FC5" w14:textId="49E4A90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707D33" w14:textId="6434DA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A7FBEE7" w14:textId="5AADE32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A608CF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AC3EB9" w14:textId="5BF0BD9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CEF02F0" w14:textId="3DA622F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850B92E" w14:textId="32AEDAB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BDD0DA0" w14:textId="7909DC0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DBE7A2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0CB166" w14:textId="0A4BA75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2FE95F5" w14:textId="135F1BC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CBB42A" w14:textId="42BA82F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0CB9923" w14:textId="083EB1A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B1446D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610AFA" w14:textId="6832BD9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8EEF1E0" w14:textId="7DA04D3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C1E06D" w14:textId="09BEADB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5CB80AD" w14:textId="731A250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F772BC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EE5F5A" w14:textId="4D0C8E6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ACCD0D8" w14:textId="75C0239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74BD72" w14:textId="672242B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F948320" w14:textId="2865CE2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1405B3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D66FBE" w14:textId="64A1A08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289A3C4" w14:textId="279935E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5C6494" w14:textId="3BB518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48B5B75" w14:textId="2D6DB14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9CA1DB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F914CA" w14:textId="64376B8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A9F7D38" w14:textId="3D2404D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93C6A7" w14:textId="29DB535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738D181" w14:textId="5E18641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4F0D92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E33693" w14:textId="68C528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CB15C41" w14:textId="6EA3A51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2CDB98" w14:textId="1701FDB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2F10F9D" w14:textId="426E0C9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A1EE6D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C640FF" w14:textId="12E6244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1EB83C19" w14:textId="2209567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CE64D2C" w14:textId="5B47A5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A2B4C67" w14:textId="66A3BEF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4DE785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8A43F0" w14:textId="32E0EE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stat.cprlandekode.wi</w:t>
            </w:r>
          </w:p>
        </w:tc>
        <w:tc>
          <w:tcPr>
            <w:tcW w:w="1607" w:type="dxa"/>
            <w:tcBorders>
              <w:top w:val="nil"/>
              <w:left w:val="nil"/>
              <w:bottom w:val="single" w:sz="4" w:space="0" w:color="auto"/>
              <w:right w:val="single" w:sz="4" w:space="0" w:color="auto"/>
            </w:tcBorders>
            <w:shd w:val="clear" w:color="auto" w:fill="auto"/>
            <w:noWrap/>
            <w:vAlign w:val="bottom"/>
            <w:hideMark/>
          </w:tcPr>
          <w:p w14:paraId="695CF779" w14:textId="7A3AEFF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E8EBA05" w14:textId="42147F7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Person.Statsborgerskab.cprlandekodeErIndeholdtI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34831C39" w14:textId="276BD76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3B02BD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BBA64F" w14:textId="6F340B1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stat.cprlandekode.ne</w:t>
            </w:r>
          </w:p>
        </w:tc>
        <w:tc>
          <w:tcPr>
            <w:tcW w:w="1607" w:type="dxa"/>
            <w:tcBorders>
              <w:top w:val="nil"/>
              <w:left w:val="nil"/>
              <w:bottom w:val="single" w:sz="4" w:space="0" w:color="auto"/>
              <w:right w:val="single" w:sz="4" w:space="0" w:color="auto"/>
            </w:tcBorders>
            <w:shd w:val="clear" w:color="auto" w:fill="auto"/>
            <w:noWrap/>
            <w:vAlign w:val="bottom"/>
            <w:hideMark/>
          </w:tcPr>
          <w:p w14:paraId="0AE7CC1D" w14:textId="3A9B89A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98E3CD6" w14:textId="7BFC294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Person.Statsborgerskab.cprlandekodeForskelligFra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0C0E8CF" w14:textId="13C8545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EBE952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8E7406" w14:textId="0757AB3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stat.cprlandekode.eq</w:t>
            </w:r>
          </w:p>
        </w:tc>
        <w:tc>
          <w:tcPr>
            <w:tcW w:w="1607" w:type="dxa"/>
            <w:tcBorders>
              <w:top w:val="nil"/>
              <w:left w:val="nil"/>
              <w:bottom w:val="single" w:sz="4" w:space="0" w:color="auto"/>
              <w:right w:val="single" w:sz="4" w:space="0" w:color="auto"/>
            </w:tcBorders>
            <w:shd w:val="clear" w:color="auto" w:fill="auto"/>
            <w:noWrap/>
            <w:vAlign w:val="bottom"/>
            <w:hideMark/>
          </w:tcPr>
          <w:p w14:paraId="0C060EBB" w14:textId="495096F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F6FDBD9" w14:textId="33BBE20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151EB59" w14:textId="49DB537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0C7B94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6D5250" w14:textId="7E1E51D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stat.cprlandekode.lt</w:t>
            </w:r>
          </w:p>
        </w:tc>
        <w:tc>
          <w:tcPr>
            <w:tcW w:w="1607" w:type="dxa"/>
            <w:tcBorders>
              <w:top w:val="nil"/>
              <w:left w:val="nil"/>
              <w:bottom w:val="single" w:sz="4" w:space="0" w:color="auto"/>
              <w:right w:val="single" w:sz="4" w:space="0" w:color="auto"/>
            </w:tcBorders>
            <w:shd w:val="clear" w:color="auto" w:fill="auto"/>
            <w:noWrap/>
            <w:vAlign w:val="bottom"/>
            <w:hideMark/>
          </w:tcPr>
          <w:p w14:paraId="4CFB89AC" w14:textId="6C36EC9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8DD77AE" w14:textId="121E3E8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13453324" w14:textId="2D51C8B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0DE986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1ACFE6" w14:textId="358ED2A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stat.cprlandekode.le</w:t>
            </w:r>
          </w:p>
        </w:tc>
        <w:tc>
          <w:tcPr>
            <w:tcW w:w="1607" w:type="dxa"/>
            <w:tcBorders>
              <w:top w:val="nil"/>
              <w:left w:val="nil"/>
              <w:bottom w:val="single" w:sz="4" w:space="0" w:color="auto"/>
              <w:right w:val="single" w:sz="4" w:space="0" w:color="auto"/>
            </w:tcBorders>
            <w:shd w:val="clear" w:color="auto" w:fill="auto"/>
            <w:noWrap/>
            <w:vAlign w:val="bottom"/>
            <w:hideMark/>
          </w:tcPr>
          <w:p w14:paraId="44A689DD" w14:textId="4333276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403BEEC" w14:textId="1C7B8E1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5EC04331" w14:textId="4B078D0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F1986ED"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887217" w14:textId="7BBA42F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stat.cprlandekode.gt</w:t>
            </w:r>
          </w:p>
        </w:tc>
        <w:tc>
          <w:tcPr>
            <w:tcW w:w="1607" w:type="dxa"/>
            <w:tcBorders>
              <w:top w:val="nil"/>
              <w:left w:val="nil"/>
              <w:bottom w:val="single" w:sz="4" w:space="0" w:color="auto"/>
              <w:right w:val="single" w:sz="4" w:space="0" w:color="auto"/>
            </w:tcBorders>
            <w:shd w:val="clear" w:color="auto" w:fill="auto"/>
            <w:noWrap/>
            <w:vAlign w:val="bottom"/>
            <w:hideMark/>
          </w:tcPr>
          <w:p w14:paraId="7B8DC6AD" w14:textId="33A826D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90BD163" w14:textId="54E704F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56C843B" w14:textId="3DB618B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F4585B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5A147B" w14:textId="0DDE61D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stat.cprlandekode.ge</w:t>
            </w:r>
          </w:p>
        </w:tc>
        <w:tc>
          <w:tcPr>
            <w:tcW w:w="1607" w:type="dxa"/>
            <w:tcBorders>
              <w:top w:val="nil"/>
              <w:left w:val="nil"/>
              <w:bottom w:val="single" w:sz="4" w:space="0" w:color="auto"/>
              <w:right w:val="single" w:sz="4" w:space="0" w:color="auto"/>
            </w:tcBorders>
            <w:shd w:val="clear" w:color="auto" w:fill="auto"/>
            <w:noWrap/>
            <w:vAlign w:val="bottom"/>
            <w:hideMark/>
          </w:tcPr>
          <w:p w14:paraId="17D0791E" w14:textId="275D6F7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3C343D9" w14:textId="468B198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50EAE67" w14:textId="61601BD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D5DB70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270D87" w14:textId="3F18532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stat.cprlandenavn.wi</w:t>
            </w:r>
          </w:p>
        </w:tc>
        <w:tc>
          <w:tcPr>
            <w:tcW w:w="1607" w:type="dxa"/>
            <w:tcBorders>
              <w:top w:val="nil"/>
              <w:left w:val="nil"/>
              <w:bottom w:val="single" w:sz="4" w:space="0" w:color="auto"/>
              <w:right w:val="single" w:sz="4" w:space="0" w:color="auto"/>
            </w:tcBorders>
            <w:shd w:val="clear" w:color="auto" w:fill="auto"/>
            <w:noWrap/>
            <w:vAlign w:val="bottom"/>
            <w:hideMark/>
          </w:tcPr>
          <w:p w14:paraId="5A3EC44A" w14:textId="233BEA4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4FD3954" w14:textId="4C973BB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Person.Statsborgerskab.cprlandenavnErIndeholdtI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718D1B50" w14:textId="60DBF0B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060096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44A2FA" w14:textId="70AD9C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stat.cprlandenavn.cont</w:t>
            </w:r>
          </w:p>
        </w:tc>
        <w:tc>
          <w:tcPr>
            <w:tcW w:w="1607" w:type="dxa"/>
            <w:tcBorders>
              <w:top w:val="nil"/>
              <w:left w:val="nil"/>
              <w:bottom w:val="single" w:sz="4" w:space="0" w:color="auto"/>
              <w:right w:val="single" w:sz="4" w:space="0" w:color="auto"/>
            </w:tcBorders>
            <w:shd w:val="clear" w:color="auto" w:fill="auto"/>
            <w:noWrap/>
            <w:vAlign w:val="bottom"/>
            <w:hideMark/>
          </w:tcPr>
          <w:p w14:paraId="272D1335" w14:textId="4F4B720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746AF8D" w14:textId="1C637BC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Person.Statsborgerskab.cprlandenavnIndeholder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3DC958CA" w14:textId="2F910C7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635DA6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56CF2D" w14:textId="6A98E6E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stat.cprlandenavn.eq</w:t>
            </w:r>
          </w:p>
        </w:tc>
        <w:tc>
          <w:tcPr>
            <w:tcW w:w="1607" w:type="dxa"/>
            <w:tcBorders>
              <w:top w:val="nil"/>
              <w:left w:val="nil"/>
              <w:bottom w:val="single" w:sz="4" w:space="0" w:color="auto"/>
              <w:right w:val="single" w:sz="4" w:space="0" w:color="auto"/>
            </w:tcBorders>
            <w:shd w:val="clear" w:color="auto" w:fill="auto"/>
            <w:noWrap/>
            <w:vAlign w:val="bottom"/>
            <w:hideMark/>
          </w:tcPr>
          <w:p w14:paraId="3056C1E6" w14:textId="06DF47C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B595226" w14:textId="3ED1233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Person.Statsborgerskab.cprlandenavnLigMed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7CB13B1E" w14:textId="7840B5D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6C1BEA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082F21" w14:textId="658DEB0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stat.status.wi</w:t>
            </w:r>
          </w:p>
        </w:tc>
        <w:tc>
          <w:tcPr>
            <w:tcW w:w="1607" w:type="dxa"/>
            <w:tcBorders>
              <w:top w:val="nil"/>
              <w:left w:val="nil"/>
              <w:bottom w:val="single" w:sz="4" w:space="0" w:color="auto"/>
              <w:right w:val="single" w:sz="4" w:space="0" w:color="auto"/>
            </w:tcBorders>
            <w:shd w:val="clear" w:color="auto" w:fill="auto"/>
            <w:noWrap/>
            <w:vAlign w:val="bottom"/>
            <w:hideMark/>
          </w:tcPr>
          <w:p w14:paraId="1404E80C" w14:textId="107E3C3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B46CCC8" w14:textId="55D9E20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062AE5E2" w14:textId="22C1EA2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97430F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BD002A" w14:textId="0440EDC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stat.status.eq</w:t>
            </w:r>
          </w:p>
        </w:tc>
        <w:tc>
          <w:tcPr>
            <w:tcW w:w="1607" w:type="dxa"/>
            <w:tcBorders>
              <w:top w:val="nil"/>
              <w:left w:val="nil"/>
              <w:bottom w:val="single" w:sz="4" w:space="0" w:color="auto"/>
              <w:right w:val="single" w:sz="4" w:space="0" w:color="auto"/>
            </w:tcBorders>
            <w:shd w:val="clear" w:color="auto" w:fill="auto"/>
            <w:noWrap/>
            <w:vAlign w:val="bottom"/>
            <w:hideMark/>
          </w:tcPr>
          <w:p w14:paraId="0ABC14C4" w14:textId="49EEBEB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755DF2" w14:textId="671646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6DA1F656" w14:textId="5C8DDBF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BDA559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87209C" w14:textId="493CB3D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FFAF961" w14:textId="38CB93B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3DF00D" w14:textId="74EEF38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52F1F8D" w14:textId="0E015B4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84EFA2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1254E0" w14:textId="6517BFE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44EF91A" w14:textId="5B291C1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B75196" w14:textId="53267F4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7C193C6" w14:textId="06EDD57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6B77B8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E09C17" w14:textId="6D22BD5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BD0EEFA" w14:textId="68C6E2F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6CD7BE" w14:textId="30FECDD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F9D75A7" w14:textId="3A2C7BD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8F711A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09FD2C" w14:textId="5797B7C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2425DBF" w14:textId="7273255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133D49" w14:textId="466D3E3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822C548" w14:textId="67F8D7A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B30572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6C2959" w14:textId="50766F1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57B2FB2" w14:textId="6A91D45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E19CF4" w14:textId="778C3D3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74EF596" w14:textId="5A161E0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621A67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8B6C72" w14:textId="1D8A0C4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7CC3AFD" w14:textId="540568D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FFD322" w14:textId="6E94D02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1535CF2" w14:textId="5E02819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80CB47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FB7CCA" w14:textId="21338A9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1EF4A9F" w14:textId="5159079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40E6558" w14:textId="5F8611C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752A18E" w14:textId="3565409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5E9996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73A740" w14:textId="086C6C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1E40551" w14:textId="42885D9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AC9758" w14:textId="047AB14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F36D72D" w14:textId="71F0120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78430A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AF3699" w14:textId="21F0DF4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55CE632C" w14:textId="30B271F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BF75C9" w14:textId="48CA31D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11681F3" w14:textId="0FE8138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FE3421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4A52F2" w14:textId="5540E70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3F5D128A" w14:textId="35EB9CA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9CFF16" w14:textId="2AE4C95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1F2EFB8" w14:textId="260C19C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F1BD55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6AEA1B" w14:textId="394653C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CA3FCEE" w14:textId="5A0869E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2AF853" w14:textId="0FD4C69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D855507" w14:textId="70D3AE1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1682DB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D37438" w14:textId="03CA0E9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01E627D" w14:textId="799E316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B4F63B" w14:textId="44D972D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156FE57" w14:textId="65176DD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57AF13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AEA4B7" w14:textId="4EDE5CE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AF1D526" w14:textId="439EC47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8AF663" w14:textId="3CE2D13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01AF6CE" w14:textId="6480B3E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B54E2C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847D2E" w14:textId="388249A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0DC350C4" w14:textId="794FA5D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8FE16D8" w14:textId="7F9A08B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6BF1350" w14:textId="534D25A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4CFFDD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8C58F7" w14:textId="51A9608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udind.cprlandekodeindrejse.wi</w:t>
            </w:r>
          </w:p>
        </w:tc>
        <w:tc>
          <w:tcPr>
            <w:tcW w:w="1607" w:type="dxa"/>
            <w:tcBorders>
              <w:top w:val="nil"/>
              <w:left w:val="nil"/>
              <w:bottom w:val="single" w:sz="4" w:space="0" w:color="auto"/>
              <w:right w:val="single" w:sz="4" w:space="0" w:color="auto"/>
            </w:tcBorders>
            <w:shd w:val="clear" w:color="auto" w:fill="auto"/>
            <w:noWrap/>
            <w:vAlign w:val="bottom"/>
            <w:hideMark/>
          </w:tcPr>
          <w:p w14:paraId="2D3DB474" w14:textId="69E959C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3408CE0" w14:textId="55A4D70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Person.UdrejseIndrejse.cprlandekodeindrejseErIndeholdtI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4E6932D5" w14:textId="2FDA952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B7E829A"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498FCC" w14:textId="6F985F3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udind.cprlandekodeindrejse.ne</w:t>
            </w:r>
          </w:p>
        </w:tc>
        <w:tc>
          <w:tcPr>
            <w:tcW w:w="1607" w:type="dxa"/>
            <w:tcBorders>
              <w:top w:val="nil"/>
              <w:left w:val="nil"/>
              <w:bottom w:val="single" w:sz="4" w:space="0" w:color="auto"/>
              <w:right w:val="single" w:sz="4" w:space="0" w:color="auto"/>
            </w:tcBorders>
            <w:shd w:val="clear" w:color="auto" w:fill="auto"/>
            <w:noWrap/>
            <w:vAlign w:val="bottom"/>
            <w:hideMark/>
          </w:tcPr>
          <w:p w14:paraId="631E6085" w14:textId="438AAD3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F69BF3C" w14:textId="3A23A27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Person.UdrejseIndrejse.cprlandekodeindrejseForskelligFra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36DA305F" w14:textId="041BC13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1A1C6E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6542D5" w14:textId="37D102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udind.cprlandekodeindrejse.eq</w:t>
            </w:r>
          </w:p>
        </w:tc>
        <w:tc>
          <w:tcPr>
            <w:tcW w:w="1607" w:type="dxa"/>
            <w:tcBorders>
              <w:top w:val="nil"/>
              <w:left w:val="nil"/>
              <w:bottom w:val="single" w:sz="4" w:space="0" w:color="auto"/>
              <w:right w:val="single" w:sz="4" w:space="0" w:color="auto"/>
            </w:tcBorders>
            <w:shd w:val="clear" w:color="auto" w:fill="auto"/>
            <w:noWrap/>
            <w:vAlign w:val="bottom"/>
            <w:hideMark/>
          </w:tcPr>
          <w:p w14:paraId="1AC1CD02" w14:textId="684B4B9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7E2814C" w14:textId="2BA06C2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7870398" w14:textId="4462BF4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9CE886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580F83" w14:textId="1B510B3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udind.cprlandekodeindrejse.lt</w:t>
            </w:r>
          </w:p>
        </w:tc>
        <w:tc>
          <w:tcPr>
            <w:tcW w:w="1607" w:type="dxa"/>
            <w:tcBorders>
              <w:top w:val="nil"/>
              <w:left w:val="nil"/>
              <w:bottom w:val="single" w:sz="4" w:space="0" w:color="auto"/>
              <w:right w:val="single" w:sz="4" w:space="0" w:color="auto"/>
            </w:tcBorders>
            <w:shd w:val="clear" w:color="auto" w:fill="auto"/>
            <w:noWrap/>
            <w:vAlign w:val="bottom"/>
            <w:hideMark/>
          </w:tcPr>
          <w:p w14:paraId="2B580A01" w14:textId="0F272F1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B84941D" w14:textId="6D4577F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58330EE0" w14:textId="1D1821F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9290FF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53E03D" w14:textId="7F3355D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udind.cprlandekodeindrejse.le</w:t>
            </w:r>
          </w:p>
        </w:tc>
        <w:tc>
          <w:tcPr>
            <w:tcW w:w="1607" w:type="dxa"/>
            <w:tcBorders>
              <w:top w:val="nil"/>
              <w:left w:val="nil"/>
              <w:bottom w:val="single" w:sz="4" w:space="0" w:color="auto"/>
              <w:right w:val="single" w:sz="4" w:space="0" w:color="auto"/>
            </w:tcBorders>
            <w:shd w:val="clear" w:color="auto" w:fill="auto"/>
            <w:noWrap/>
            <w:vAlign w:val="bottom"/>
            <w:hideMark/>
          </w:tcPr>
          <w:p w14:paraId="03CE5191" w14:textId="6F70EFC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D1BCD24" w14:textId="5AAC451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4E99B106" w14:textId="1DE3776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733303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556572" w14:textId="3A692B9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udind.cprlandekodeindrejse.gt</w:t>
            </w:r>
          </w:p>
        </w:tc>
        <w:tc>
          <w:tcPr>
            <w:tcW w:w="1607" w:type="dxa"/>
            <w:tcBorders>
              <w:top w:val="nil"/>
              <w:left w:val="nil"/>
              <w:bottom w:val="single" w:sz="4" w:space="0" w:color="auto"/>
              <w:right w:val="single" w:sz="4" w:space="0" w:color="auto"/>
            </w:tcBorders>
            <w:shd w:val="clear" w:color="auto" w:fill="auto"/>
            <w:noWrap/>
            <w:vAlign w:val="bottom"/>
            <w:hideMark/>
          </w:tcPr>
          <w:p w14:paraId="6221989C" w14:textId="6FB968D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DE87C7A" w14:textId="0098F5D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1AFC2C10" w14:textId="071B2D4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4FFB5C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CC7B20" w14:textId="38A54BF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udind.cprlandekodeindrejse.ge</w:t>
            </w:r>
          </w:p>
        </w:tc>
        <w:tc>
          <w:tcPr>
            <w:tcW w:w="1607" w:type="dxa"/>
            <w:tcBorders>
              <w:top w:val="nil"/>
              <w:left w:val="nil"/>
              <w:bottom w:val="single" w:sz="4" w:space="0" w:color="auto"/>
              <w:right w:val="single" w:sz="4" w:space="0" w:color="auto"/>
            </w:tcBorders>
            <w:shd w:val="clear" w:color="auto" w:fill="auto"/>
            <w:noWrap/>
            <w:vAlign w:val="bottom"/>
            <w:hideMark/>
          </w:tcPr>
          <w:p w14:paraId="7C9C64B8" w14:textId="3860578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6D0EED7" w14:textId="04A3A89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8677BA7" w14:textId="15870CF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BD2D5B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EE1DD0" w14:textId="7909E38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udind.cprlandekodeudrejse.wi</w:t>
            </w:r>
          </w:p>
        </w:tc>
        <w:tc>
          <w:tcPr>
            <w:tcW w:w="1607" w:type="dxa"/>
            <w:tcBorders>
              <w:top w:val="nil"/>
              <w:left w:val="nil"/>
              <w:bottom w:val="single" w:sz="4" w:space="0" w:color="auto"/>
              <w:right w:val="single" w:sz="4" w:space="0" w:color="auto"/>
            </w:tcBorders>
            <w:shd w:val="clear" w:color="auto" w:fill="auto"/>
            <w:noWrap/>
            <w:vAlign w:val="bottom"/>
            <w:hideMark/>
          </w:tcPr>
          <w:p w14:paraId="09FA9214" w14:textId="0B69C26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CC2B0C0" w14:textId="7353AAA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Person.UdrejseIndrejse.cprlandekodeudrejseErIndeholdtI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0403AB64" w14:textId="6BC7B71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59B356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5CFA9D" w14:textId="67C6E9B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udind.cprlandekodeudrejse.ne</w:t>
            </w:r>
          </w:p>
        </w:tc>
        <w:tc>
          <w:tcPr>
            <w:tcW w:w="1607" w:type="dxa"/>
            <w:tcBorders>
              <w:top w:val="nil"/>
              <w:left w:val="nil"/>
              <w:bottom w:val="single" w:sz="4" w:space="0" w:color="auto"/>
              <w:right w:val="single" w:sz="4" w:space="0" w:color="auto"/>
            </w:tcBorders>
            <w:shd w:val="clear" w:color="auto" w:fill="auto"/>
            <w:noWrap/>
            <w:vAlign w:val="bottom"/>
            <w:hideMark/>
          </w:tcPr>
          <w:p w14:paraId="4407108F" w14:textId="5500993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E130847" w14:textId="1302083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Person.UdrejseIndrejse.cprlandekodeudrejseForskelligFra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1B3183D5" w14:textId="5001821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D0E2A5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5CA502" w14:textId="64E885F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udind.cprlandekodeudrejse.eq</w:t>
            </w:r>
          </w:p>
        </w:tc>
        <w:tc>
          <w:tcPr>
            <w:tcW w:w="1607" w:type="dxa"/>
            <w:tcBorders>
              <w:top w:val="nil"/>
              <w:left w:val="nil"/>
              <w:bottom w:val="single" w:sz="4" w:space="0" w:color="auto"/>
              <w:right w:val="single" w:sz="4" w:space="0" w:color="auto"/>
            </w:tcBorders>
            <w:shd w:val="clear" w:color="auto" w:fill="auto"/>
            <w:noWrap/>
            <w:vAlign w:val="bottom"/>
            <w:hideMark/>
          </w:tcPr>
          <w:p w14:paraId="0333097C" w14:textId="47685E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7FF7FA9" w14:textId="09F3967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FD15747" w14:textId="60DFF9F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282404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7A3214" w14:textId="0B85756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udind.cprlandekodeudrejse.lt</w:t>
            </w:r>
          </w:p>
        </w:tc>
        <w:tc>
          <w:tcPr>
            <w:tcW w:w="1607" w:type="dxa"/>
            <w:tcBorders>
              <w:top w:val="nil"/>
              <w:left w:val="nil"/>
              <w:bottom w:val="single" w:sz="4" w:space="0" w:color="auto"/>
              <w:right w:val="single" w:sz="4" w:space="0" w:color="auto"/>
            </w:tcBorders>
            <w:shd w:val="clear" w:color="auto" w:fill="auto"/>
            <w:noWrap/>
            <w:vAlign w:val="bottom"/>
            <w:hideMark/>
          </w:tcPr>
          <w:p w14:paraId="41DFFC23" w14:textId="19F6209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8D8A082" w14:textId="124C82A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3992743E" w14:textId="1C3D96B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E2F053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E8776D" w14:textId="01CCA87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udind.cprlandekodeudrejse.le</w:t>
            </w:r>
          </w:p>
        </w:tc>
        <w:tc>
          <w:tcPr>
            <w:tcW w:w="1607" w:type="dxa"/>
            <w:tcBorders>
              <w:top w:val="nil"/>
              <w:left w:val="nil"/>
              <w:bottom w:val="single" w:sz="4" w:space="0" w:color="auto"/>
              <w:right w:val="single" w:sz="4" w:space="0" w:color="auto"/>
            </w:tcBorders>
            <w:shd w:val="clear" w:color="auto" w:fill="auto"/>
            <w:noWrap/>
            <w:vAlign w:val="bottom"/>
            <w:hideMark/>
          </w:tcPr>
          <w:p w14:paraId="063A5AB5" w14:textId="236825A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7B67786" w14:textId="72D431A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E13F1C5" w14:textId="5180C28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49641ED"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E798CC" w14:textId="53B3BB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udind.cprlandekodeudrejse.gt</w:t>
            </w:r>
          </w:p>
        </w:tc>
        <w:tc>
          <w:tcPr>
            <w:tcW w:w="1607" w:type="dxa"/>
            <w:tcBorders>
              <w:top w:val="nil"/>
              <w:left w:val="nil"/>
              <w:bottom w:val="single" w:sz="4" w:space="0" w:color="auto"/>
              <w:right w:val="single" w:sz="4" w:space="0" w:color="auto"/>
            </w:tcBorders>
            <w:shd w:val="clear" w:color="auto" w:fill="auto"/>
            <w:noWrap/>
            <w:vAlign w:val="bottom"/>
            <w:hideMark/>
          </w:tcPr>
          <w:p w14:paraId="6BDD9C14" w14:textId="312E78B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FB9A088" w14:textId="4A404ED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F503F38" w14:textId="201E4B2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03C478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6C013B" w14:textId="4534F87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udind.cprlandekodeudrejse.ge</w:t>
            </w:r>
          </w:p>
        </w:tc>
        <w:tc>
          <w:tcPr>
            <w:tcW w:w="1607" w:type="dxa"/>
            <w:tcBorders>
              <w:top w:val="nil"/>
              <w:left w:val="nil"/>
              <w:bottom w:val="single" w:sz="4" w:space="0" w:color="auto"/>
              <w:right w:val="single" w:sz="4" w:space="0" w:color="auto"/>
            </w:tcBorders>
            <w:shd w:val="clear" w:color="auto" w:fill="auto"/>
            <w:noWrap/>
            <w:vAlign w:val="bottom"/>
            <w:hideMark/>
          </w:tcPr>
          <w:p w14:paraId="71780FFE" w14:textId="1C2CF86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60A8221" w14:textId="04413A1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C2EF364" w14:textId="555F501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25A33F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8FE33A" w14:textId="448F545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udind.cprlandindrejse.wi</w:t>
            </w:r>
          </w:p>
        </w:tc>
        <w:tc>
          <w:tcPr>
            <w:tcW w:w="1607" w:type="dxa"/>
            <w:tcBorders>
              <w:top w:val="nil"/>
              <w:left w:val="nil"/>
              <w:bottom w:val="single" w:sz="4" w:space="0" w:color="auto"/>
              <w:right w:val="single" w:sz="4" w:space="0" w:color="auto"/>
            </w:tcBorders>
            <w:shd w:val="clear" w:color="auto" w:fill="auto"/>
            <w:noWrap/>
            <w:vAlign w:val="bottom"/>
            <w:hideMark/>
          </w:tcPr>
          <w:p w14:paraId="120CE6DD" w14:textId="49A4A33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4016802" w14:textId="4C15711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Person.UdrejseIndrejse.cprlandindrejseErIndeholdtI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14FFBF4A" w14:textId="6DA0FEA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7D682F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87E8B6" w14:textId="5455874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udind.cprlandindrejse.cont</w:t>
            </w:r>
          </w:p>
        </w:tc>
        <w:tc>
          <w:tcPr>
            <w:tcW w:w="1607" w:type="dxa"/>
            <w:tcBorders>
              <w:top w:val="nil"/>
              <w:left w:val="nil"/>
              <w:bottom w:val="single" w:sz="4" w:space="0" w:color="auto"/>
              <w:right w:val="single" w:sz="4" w:space="0" w:color="auto"/>
            </w:tcBorders>
            <w:shd w:val="clear" w:color="auto" w:fill="auto"/>
            <w:noWrap/>
            <w:vAlign w:val="bottom"/>
            <w:hideMark/>
          </w:tcPr>
          <w:p w14:paraId="7DF77C7C" w14:textId="7033CDD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A6F903E" w14:textId="0E6D890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Person.UdrejseIndrejse.cprlandindrejseIndeholder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44FD6347" w14:textId="1B2EA13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8F4D24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6A43D3" w14:textId="66EAB1D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udind.cprlandindrejse.eq</w:t>
            </w:r>
          </w:p>
        </w:tc>
        <w:tc>
          <w:tcPr>
            <w:tcW w:w="1607" w:type="dxa"/>
            <w:tcBorders>
              <w:top w:val="nil"/>
              <w:left w:val="nil"/>
              <w:bottom w:val="single" w:sz="4" w:space="0" w:color="auto"/>
              <w:right w:val="single" w:sz="4" w:space="0" w:color="auto"/>
            </w:tcBorders>
            <w:shd w:val="clear" w:color="auto" w:fill="auto"/>
            <w:noWrap/>
            <w:vAlign w:val="bottom"/>
            <w:hideMark/>
          </w:tcPr>
          <w:p w14:paraId="06B8BB31" w14:textId="54B635B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F1E97D" w14:textId="6D3688E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Person.UdrejseIndrejse.cprlandindrejseLigMed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16976470" w14:textId="60303D8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0E13F2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33294E" w14:textId="35B50B8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udind.cprlandudrejse.wi</w:t>
            </w:r>
          </w:p>
        </w:tc>
        <w:tc>
          <w:tcPr>
            <w:tcW w:w="1607" w:type="dxa"/>
            <w:tcBorders>
              <w:top w:val="nil"/>
              <w:left w:val="nil"/>
              <w:bottom w:val="single" w:sz="4" w:space="0" w:color="auto"/>
              <w:right w:val="single" w:sz="4" w:space="0" w:color="auto"/>
            </w:tcBorders>
            <w:shd w:val="clear" w:color="auto" w:fill="auto"/>
            <w:noWrap/>
            <w:vAlign w:val="bottom"/>
            <w:hideMark/>
          </w:tcPr>
          <w:p w14:paraId="0CC494CB" w14:textId="7D882FA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8CE22C" w14:textId="6C9A06C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Person.UdrejseIndrejse.cprlandudrejseErIndeholdtI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3CD9530" w14:textId="6C0378D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4E5AA6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40D0F3" w14:textId="5C3F4A2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udind.cprlandudrejse.cont</w:t>
            </w:r>
          </w:p>
        </w:tc>
        <w:tc>
          <w:tcPr>
            <w:tcW w:w="1607" w:type="dxa"/>
            <w:tcBorders>
              <w:top w:val="nil"/>
              <w:left w:val="nil"/>
              <w:bottom w:val="single" w:sz="4" w:space="0" w:color="auto"/>
              <w:right w:val="single" w:sz="4" w:space="0" w:color="auto"/>
            </w:tcBorders>
            <w:shd w:val="clear" w:color="auto" w:fill="auto"/>
            <w:noWrap/>
            <w:vAlign w:val="bottom"/>
            <w:hideMark/>
          </w:tcPr>
          <w:p w14:paraId="6D9CD7EF" w14:textId="030DDFF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14EDFA" w14:textId="41F4A41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Person.UdrejseIndrejse.cprlandudrejseIndeholder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EFA56EC" w14:textId="6147A8E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6AA032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C6DEE6" w14:textId="15274F4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udind.cprlandudrejse.eq</w:t>
            </w:r>
          </w:p>
        </w:tc>
        <w:tc>
          <w:tcPr>
            <w:tcW w:w="1607" w:type="dxa"/>
            <w:tcBorders>
              <w:top w:val="nil"/>
              <w:left w:val="nil"/>
              <w:bottom w:val="single" w:sz="4" w:space="0" w:color="auto"/>
              <w:right w:val="single" w:sz="4" w:space="0" w:color="auto"/>
            </w:tcBorders>
            <w:shd w:val="clear" w:color="auto" w:fill="auto"/>
            <w:noWrap/>
            <w:vAlign w:val="bottom"/>
            <w:hideMark/>
          </w:tcPr>
          <w:p w14:paraId="3D620136" w14:textId="20193AD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3D53E6B" w14:textId="02F276F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Person.UdrejseIndrejse.cprlandudrejseLigMed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56C88BDA" w14:textId="2AC9973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60B2A7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47207F" w14:textId="12BA5A5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7AB66640" w14:textId="1228B22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27D9558" w14:textId="3E46F68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66D7209E" w14:textId="436D798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823517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68BB45" w14:textId="59DB347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2DE52E11" w14:textId="4979651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C252083" w14:textId="512820B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475D0F5E" w14:textId="0B7BBB8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A4D3D1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F8B3D8" w14:textId="24D6534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udind.udenlandsadresse.cont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2918441B" w14:textId="4D46BDB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2F98319" w14:textId="2DE7E76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Person.UdrejseIndrejse.udenlandsadresseIndeholder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59270DE7" w14:textId="34A5F5F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906B61" w:rsidRPr="00A406DF" w14:paraId="6665B02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2E9ED0" w14:textId="5DD92B5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78F4F27" w14:textId="6F608E0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DC70D8" w14:textId="6636AD0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6E1FAF7" w14:textId="5A993F8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0DCCE8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2444AD" w14:textId="4426472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86B7FA2" w14:textId="0B837BD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0C3B12" w14:textId="4E33433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3431DD8" w14:textId="1FA794B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FE96CE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EAAE9C" w14:textId="7B0004B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33973AA" w14:textId="4AC2E0F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16E955" w14:textId="313C310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0023648" w14:textId="6D31AB3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B1B3D9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034B4E" w14:textId="2582365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E6CDF6D" w14:textId="0F6CA8D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C44E9C" w14:textId="5695064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30893CF" w14:textId="2E1EE661"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CB39BD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15EDEC" w14:textId="7278D22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7552F15" w14:textId="2022335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FC02E3" w14:textId="5B18C4C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407722B" w14:textId="60430D1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C94395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6E2DC5" w14:textId="075B228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ADEADEB" w14:textId="4E48345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C2D18E" w14:textId="430DAAC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BEE35D7" w14:textId="7E5D69B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975150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67CBD2" w14:textId="60AD47A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202E046" w14:textId="72A2B81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362C4FC" w14:textId="677D562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F2BAC13" w14:textId="4E5FADB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F4EFDF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B50D0E" w14:textId="479886F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BC2A58D" w14:textId="417DCB9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561FC2" w14:textId="11F8BD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40D5A54" w14:textId="0E7930A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99092B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70CD95" w14:textId="5A4B5DF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568BAE76" w14:textId="18609F8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B0BCD5" w14:textId="4DD4CCD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2491AA8" w14:textId="77C43DC8"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941CA2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598811" w14:textId="3E83196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7C5CB3E" w14:textId="4671F55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12E5EA" w14:textId="1CDE90B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20AF410" w14:textId="216231C5"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B81E84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F5FB4F" w14:textId="4F1C070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6B6F32C" w14:textId="014603F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9BA0FF" w14:textId="7613CB1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47C3174" w14:textId="7063047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15F469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BA0F3E" w14:textId="21AEA61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19E790C5" w14:textId="4426930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3A9A7D6" w14:textId="16E24E4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E98A783" w14:textId="02E0D2A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F5A437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234426" w14:textId="05FD3B1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6FA6257" w14:textId="5ED18C1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9B52E2" w14:textId="27F86D4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7C7998B" w14:textId="0084C49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89FF96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DBCBA8" w14:textId="0076842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3F20BD2E" w14:textId="5DB7FDC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6065CAF" w14:textId="76903A3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D1E90A6" w14:textId="1616E71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69710E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30FBF3" w14:textId="07AC285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2E3E974F" w14:textId="7295247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23F7942" w14:textId="5EA3E6C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481B9E5C" w14:textId="50D9578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906B61" w:rsidRPr="00A406DF" w14:paraId="6945649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7053D2" w14:textId="3CFEC95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vaerge.vaergenavn.wi</w:t>
            </w:r>
          </w:p>
        </w:tc>
        <w:tc>
          <w:tcPr>
            <w:tcW w:w="1607" w:type="dxa"/>
            <w:tcBorders>
              <w:top w:val="nil"/>
              <w:left w:val="nil"/>
              <w:bottom w:val="single" w:sz="4" w:space="0" w:color="auto"/>
              <w:right w:val="single" w:sz="4" w:space="0" w:color="auto"/>
            </w:tcBorders>
            <w:shd w:val="clear" w:color="auto" w:fill="auto"/>
            <w:noWrap/>
            <w:vAlign w:val="bottom"/>
            <w:hideMark/>
          </w:tcPr>
          <w:p w14:paraId="0C4C7A55" w14:textId="157E70B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FDB697" w14:textId="2EB6BDC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Person.Vaergemaal.vaergenavnErIndeholdtI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5C52A308" w14:textId="339A3B1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A0469E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2FCF6A" w14:textId="3EDA31C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vaerge.vaergenavn.cont</w:t>
            </w:r>
          </w:p>
        </w:tc>
        <w:tc>
          <w:tcPr>
            <w:tcW w:w="1607" w:type="dxa"/>
            <w:tcBorders>
              <w:top w:val="nil"/>
              <w:left w:val="nil"/>
              <w:bottom w:val="single" w:sz="4" w:space="0" w:color="auto"/>
              <w:right w:val="single" w:sz="4" w:space="0" w:color="auto"/>
            </w:tcBorders>
            <w:shd w:val="clear" w:color="auto" w:fill="auto"/>
            <w:noWrap/>
            <w:vAlign w:val="bottom"/>
            <w:hideMark/>
          </w:tcPr>
          <w:p w14:paraId="1334ECF4" w14:textId="53B5921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072FF24" w14:textId="77B33A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Person.Vaergemaal.vaergenavnIndeholder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06B2F241" w14:textId="31C6E48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602ECD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60796C" w14:textId="363B01B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vaerge.vaergenavn.eq</w:t>
            </w:r>
          </w:p>
        </w:tc>
        <w:tc>
          <w:tcPr>
            <w:tcW w:w="1607" w:type="dxa"/>
            <w:tcBorders>
              <w:top w:val="nil"/>
              <w:left w:val="nil"/>
              <w:bottom w:val="single" w:sz="4" w:space="0" w:color="auto"/>
              <w:right w:val="single" w:sz="4" w:space="0" w:color="auto"/>
            </w:tcBorders>
            <w:shd w:val="clear" w:color="auto" w:fill="auto"/>
            <w:noWrap/>
            <w:vAlign w:val="bottom"/>
            <w:hideMark/>
          </w:tcPr>
          <w:p w14:paraId="2E1EF349" w14:textId="10BD931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680332" w14:textId="53BF8E8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Person.Vaergemaal.vaergenavnLigMed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554F8089" w14:textId="76CB8FF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BA8966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451BF3" w14:textId="7A5F803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B4DE7F6" w14:textId="3CC613A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C88210" w14:textId="15EC892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5327469" w14:textId="2E57038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0AF0EB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9E67A7" w14:textId="5B2E06E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0FB25AB" w14:textId="0FCC087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E0ED36" w14:textId="216C8AD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8F8ED28" w14:textId="5C16AE3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2BBA14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D5687D" w14:textId="6D25A3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416589B" w14:textId="57FBA90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51F9F0" w14:textId="6C91156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BEE5EE7" w14:textId="14EE639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389C23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270712" w14:textId="1870403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B47150F" w14:textId="255BA6E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FF99EC" w14:textId="7072F2E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8C0B26D" w14:textId="04DD53F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DF37CB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EC5773" w14:textId="39EB390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3E3BBB5" w14:textId="0FF74C3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A4DBEF" w14:textId="1D3278F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99616C0" w14:textId="3457B06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0EA774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03944E" w14:textId="2316AE3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15D2D83" w14:textId="38255AA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A79E67" w14:textId="0C1486A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F74DA61" w14:textId="0A7D718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49EA3C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EDE569" w14:textId="097A2EB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A86BD18" w14:textId="2F5F5CC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E11144A" w14:textId="7876210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0443B2B" w14:textId="66DD8C8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6680B9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FD19BA" w14:textId="5C656E2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CD0BCA7" w14:textId="3A40078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E22277" w14:textId="456E218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4511A3A" w14:textId="2D08530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D9E0EC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91AEF9" w14:textId="3366862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FF23789" w14:textId="7F35E9C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495BA2" w14:textId="5257309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B4D4006" w14:textId="75EF1572"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FC0021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A9D804" w14:textId="7016B06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5D0BE42" w14:textId="317A07C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1FDBA4" w14:textId="318A401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53A118C" w14:textId="1FC91BB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8064A4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1C610D" w14:textId="01398DF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FC41ADE" w14:textId="1807AC4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47AD1D" w14:textId="7967C83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5C8EBAE" w14:textId="1D79282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8B6AB0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5B6EF7" w14:textId="4C0668E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2BCBAFE" w14:textId="2CF39F7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5E8420" w14:textId="1938820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DFFC85F" w14:textId="27E00C9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2676983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CBB5BC" w14:textId="594F1D5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C07BBBE" w14:textId="4B24BC4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BA6F0B" w14:textId="5B58332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E42DF20" w14:textId="61AE676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620989F"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B9EAF8" w14:textId="7AC2DD1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valg.valgoplysningstype.wi</w:t>
            </w:r>
          </w:p>
        </w:tc>
        <w:tc>
          <w:tcPr>
            <w:tcW w:w="1607" w:type="dxa"/>
            <w:tcBorders>
              <w:top w:val="nil"/>
              <w:left w:val="nil"/>
              <w:bottom w:val="single" w:sz="4" w:space="0" w:color="auto"/>
              <w:right w:val="single" w:sz="4" w:space="0" w:color="auto"/>
            </w:tcBorders>
            <w:shd w:val="clear" w:color="auto" w:fill="auto"/>
            <w:noWrap/>
            <w:vAlign w:val="bottom"/>
            <w:hideMark/>
          </w:tcPr>
          <w:p w14:paraId="2D77EB09" w14:textId="20A9D94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6C8081EC" w14:textId="46409440" w:rsidR="00906B61" w:rsidRPr="00A406DF" w:rsidRDefault="00906B61"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Person.Valgoplysninger.valgoplysningstypeErIndeholdtI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190529C8" w14:textId="3684328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9BE0C88"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8C0A17" w14:textId="0893C96E"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valg.valgoplysningstype.eq</w:t>
            </w:r>
          </w:p>
        </w:tc>
        <w:tc>
          <w:tcPr>
            <w:tcW w:w="1607" w:type="dxa"/>
            <w:tcBorders>
              <w:top w:val="nil"/>
              <w:left w:val="nil"/>
              <w:bottom w:val="single" w:sz="4" w:space="0" w:color="auto"/>
              <w:right w:val="single" w:sz="4" w:space="0" w:color="auto"/>
            </w:tcBorders>
            <w:shd w:val="clear" w:color="auto" w:fill="auto"/>
            <w:noWrap/>
            <w:vAlign w:val="bottom"/>
            <w:hideMark/>
          </w:tcPr>
          <w:p w14:paraId="266BF7CA" w14:textId="28A326A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170DB549" w14:textId="48A34CEE" w:rsidR="00906B61" w:rsidRPr="00A406DF" w:rsidRDefault="00906B61"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Person.Valgoplysninger.valgoplysningstypeLigMed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03F06E24" w14:textId="3BCB1C7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4BD87DD"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F392C0" w14:textId="7A10623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valg.valgretdato.ne</w:t>
            </w:r>
          </w:p>
        </w:tc>
        <w:tc>
          <w:tcPr>
            <w:tcW w:w="1607" w:type="dxa"/>
            <w:tcBorders>
              <w:top w:val="nil"/>
              <w:left w:val="nil"/>
              <w:bottom w:val="single" w:sz="4" w:space="0" w:color="auto"/>
              <w:right w:val="single" w:sz="4" w:space="0" w:color="auto"/>
            </w:tcBorders>
            <w:shd w:val="clear" w:color="auto" w:fill="auto"/>
            <w:noWrap/>
            <w:vAlign w:val="bottom"/>
            <w:hideMark/>
          </w:tcPr>
          <w:p w14:paraId="7D51A551" w14:textId="6195A9E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3FFEE6" w14:textId="4143807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Person.Valgoplysninger.valgretdatoForskelligFra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72229BBD" w14:textId="55A4E7D7"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2626A1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11F9D5" w14:textId="325F184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valg.valgretdato.eq</w:t>
            </w:r>
          </w:p>
        </w:tc>
        <w:tc>
          <w:tcPr>
            <w:tcW w:w="1607" w:type="dxa"/>
            <w:tcBorders>
              <w:top w:val="nil"/>
              <w:left w:val="nil"/>
              <w:bottom w:val="single" w:sz="4" w:space="0" w:color="auto"/>
              <w:right w:val="single" w:sz="4" w:space="0" w:color="auto"/>
            </w:tcBorders>
            <w:shd w:val="clear" w:color="auto" w:fill="auto"/>
            <w:noWrap/>
            <w:vAlign w:val="bottom"/>
            <w:hideMark/>
          </w:tcPr>
          <w:p w14:paraId="5AAA4455" w14:textId="0533D26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0C568E" w14:textId="0EE9965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61617215" w14:textId="32393FF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94670C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8BF13B" w14:textId="59573DE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valg.valgretdato.lt</w:t>
            </w:r>
          </w:p>
        </w:tc>
        <w:tc>
          <w:tcPr>
            <w:tcW w:w="1607" w:type="dxa"/>
            <w:tcBorders>
              <w:top w:val="nil"/>
              <w:left w:val="nil"/>
              <w:bottom w:val="single" w:sz="4" w:space="0" w:color="auto"/>
              <w:right w:val="single" w:sz="4" w:space="0" w:color="auto"/>
            </w:tcBorders>
            <w:shd w:val="clear" w:color="auto" w:fill="auto"/>
            <w:noWrap/>
            <w:vAlign w:val="bottom"/>
            <w:hideMark/>
          </w:tcPr>
          <w:p w14:paraId="47B2435E" w14:textId="02EE544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CF4C4F" w14:textId="3BC9ACD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57AF4066" w14:textId="42F8275C"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060418A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6084F1" w14:textId="450AC39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valg.valgretdato.le</w:t>
            </w:r>
          </w:p>
        </w:tc>
        <w:tc>
          <w:tcPr>
            <w:tcW w:w="1607" w:type="dxa"/>
            <w:tcBorders>
              <w:top w:val="nil"/>
              <w:left w:val="nil"/>
              <w:bottom w:val="single" w:sz="4" w:space="0" w:color="auto"/>
              <w:right w:val="single" w:sz="4" w:space="0" w:color="auto"/>
            </w:tcBorders>
            <w:shd w:val="clear" w:color="auto" w:fill="auto"/>
            <w:noWrap/>
            <w:vAlign w:val="bottom"/>
            <w:hideMark/>
          </w:tcPr>
          <w:p w14:paraId="77D8C985" w14:textId="48FF8460"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B7E774" w14:textId="716C1E1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74373BF5" w14:textId="5BCC3200"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53CA0B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32487B" w14:textId="43A7006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valg.valgretdato.gt</w:t>
            </w:r>
          </w:p>
        </w:tc>
        <w:tc>
          <w:tcPr>
            <w:tcW w:w="1607" w:type="dxa"/>
            <w:tcBorders>
              <w:top w:val="nil"/>
              <w:left w:val="nil"/>
              <w:bottom w:val="single" w:sz="4" w:space="0" w:color="auto"/>
              <w:right w:val="single" w:sz="4" w:space="0" w:color="auto"/>
            </w:tcBorders>
            <w:shd w:val="clear" w:color="auto" w:fill="auto"/>
            <w:noWrap/>
            <w:vAlign w:val="bottom"/>
            <w:hideMark/>
          </w:tcPr>
          <w:p w14:paraId="32138F05" w14:textId="78C6E6B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6281B8" w14:textId="49EEDD8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65172D95" w14:textId="6BB61F1F"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77CF06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EF7D47" w14:textId="44D4D6B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valg.valgretdato.ge</w:t>
            </w:r>
          </w:p>
        </w:tc>
        <w:tc>
          <w:tcPr>
            <w:tcW w:w="1607" w:type="dxa"/>
            <w:tcBorders>
              <w:top w:val="nil"/>
              <w:left w:val="nil"/>
              <w:bottom w:val="single" w:sz="4" w:space="0" w:color="auto"/>
              <w:right w:val="single" w:sz="4" w:space="0" w:color="auto"/>
            </w:tcBorders>
            <w:shd w:val="clear" w:color="auto" w:fill="auto"/>
            <w:noWrap/>
            <w:vAlign w:val="bottom"/>
            <w:hideMark/>
          </w:tcPr>
          <w:p w14:paraId="1BA5E7FC" w14:textId="343DADB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C16432" w14:textId="00EE51A7"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042DAE1B" w14:textId="51BF36C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ED3A8A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1FEB99" w14:textId="2FA64D16"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69E254C" w14:textId="19E818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C09B0D9" w14:textId="78022DE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AD23F4F" w14:textId="06A8444D"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A06976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FA8256" w14:textId="0050ECC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D66EB65" w14:textId="3B99627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614679" w14:textId="066361F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ED9866C" w14:textId="2DB16CAA"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183ABF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EA3C47" w14:textId="0AA270E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A175A0B" w14:textId="14D1274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E62159" w14:textId="36DCA9D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39A4CDF" w14:textId="4A6C1E74"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1BAB2E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68782C" w14:textId="30D92C52"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9D7033B" w14:textId="16861A0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A3C0B4" w14:textId="31A09ED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D24A429" w14:textId="79FB397B"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35FDFBE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6D307C" w14:textId="35D922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1EA0195" w14:textId="660ECF8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4B6042" w14:textId="613CBEF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BB8A77B" w14:textId="72760D46"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E647F7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B61EDD" w14:textId="35E81B9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4CB02D7" w14:textId="2477055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38C401" w14:textId="0515794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BC4224C" w14:textId="23DA975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7EA06D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7B11D5" w14:textId="13ED0328"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C68004E" w14:textId="069ED67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CE087C6" w14:textId="16978C1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CC5B628" w14:textId="4EE74DC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5D564E5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15CFBB" w14:textId="1A9F1D2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7CF206A" w14:textId="652DA5BF"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1B3011" w14:textId="233C8F0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E0FC070" w14:textId="6547653E"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61FE022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096981" w14:textId="7F03DEB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B214F48" w14:textId="5284724A"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EB59B2" w14:textId="3E21704D"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ADCC1A7" w14:textId="23DE17A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74CB528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A56DE1" w14:textId="1A3D7DA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D75372B" w14:textId="4409C39C"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D22BB7" w14:textId="45A2190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DE3BCB6" w14:textId="76A6135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1A5E89B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2AF385" w14:textId="5C4060CB"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5CCF862" w14:textId="2CCE3F83"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616A85" w14:textId="3984EBD1"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B403C84" w14:textId="3B578DC3"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06B61" w:rsidRPr="00A406DF" w14:paraId="47622A0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D7062E" w14:textId="28E64DB4"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F14E97A" w14:textId="263FC065"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4DD432" w14:textId="76C49989" w:rsidR="00906B61" w:rsidRPr="00A406DF" w:rsidRDefault="00906B61"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4D26B10" w14:textId="6F431B79" w:rsidR="00906B61" w:rsidRPr="00A406DF" w:rsidRDefault="00906B61"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01034264" w14:textId="6C886583" w:rsidR="00A406DF" w:rsidRDefault="00A406DF" w:rsidP="007032B0"/>
    <w:p w14:paraId="47AB4E4C" w14:textId="30FC4B14" w:rsidR="00A406DF" w:rsidRDefault="00A406DF" w:rsidP="007032B0"/>
    <w:p w14:paraId="574C2C14" w14:textId="77777777" w:rsidR="00F96680" w:rsidRPr="00732629" w:rsidRDefault="00F96680" w:rsidP="00F96680">
      <w:pPr>
        <w:rPr>
          <w:b/>
        </w:rPr>
      </w:pPr>
      <w:r w:rsidRPr="00732629">
        <w:rPr>
          <w:b/>
        </w:rPr>
        <w:t>Output</w:t>
      </w:r>
      <w:r>
        <w:rPr>
          <w:b/>
        </w:rPr>
        <w:t>parametre:</w:t>
      </w:r>
    </w:p>
    <w:tbl>
      <w:tblPr>
        <w:tblStyle w:val="Tabel-Gitter"/>
        <w:tblW w:w="0" w:type="auto"/>
        <w:tblLook w:val="04A0" w:firstRow="1" w:lastRow="0" w:firstColumn="1" w:lastColumn="0" w:noHBand="0" w:noVBand="1"/>
      </w:tblPr>
      <w:tblGrid>
        <w:gridCol w:w="4205"/>
        <w:gridCol w:w="5423"/>
      </w:tblGrid>
      <w:tr w:rsidR="00F96680" w:rsidRPr="00800787" w14:paraId="631113E2" w14:textId="77777777" w:rsidTr="00A134B5">
        <w:tc>
          <w:tcPr>
            <w:tcW w:w="4388" w:type="dxa"/>
            <w:shd w:val="clear" w:color="auto" w:fill="D6E3BC" w:themeFill="accent3" w:themeFillTint="66"/>
          </w:tcPr>
          <w:p w14:paraId="2043D69B" w14:textId="7C81D0C9" w:rsidR="00F96680" w:rsidRPr="00732629" w:rsidRDefault="00D650CD"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658CBBE4" w14:textId="1B33BB83" w:rsidR="00F96680" w:rsidRPr="00732629" w:rsidRDefault="00BD306A"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F96680" w14:paraId="67FF4D21" w14:textId="77777777" w:rsidTr="00A134B5">
        <w:trPr>
          <w:trHeight w:val="70"/>
        </w:trPr>
        <w:tc>
          <w:tcPr>
            <w:tcW w:w="4388" w:type="dxa"/>
          </w:tcPr>
          <w:p w14:paraId="2134C12F" w14:textId="3520DA3E" w:rsidR="00F96680" w:rsidRPr="002C777E" w:rsidRDefault="00F96680" w:rsidP="00A134B5">
            <w:pPr>
              <w:keepNext/>
              <w:rPr>
                <w:rFonts w:eastAsia="Arial Unicode MS" w:cs="Arial Unicode MS"/>
                <w:color w:val="000000"/>
                <w:highlight w:val="yellow"/>
              </w:rPr>
            </w:pPr>
            <w:r>
              <w:t>PersonMediumCurrentListComplete</w:t>
            </w:r>
          </w:p>
        </w:tc>
        <w:tc>
          <w:tcPr>
            <w:tcW w:w="5466" w:type="dxa"/>
          </w:tcPr>
          <w:p w14:paraId="66FEF97B" w14:textId="2AAD5A3F" w:rsidR="004B2175" w:rsidRDefault="004B2175" w:rsidP="00A134B5">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PersonMedium.json</w:t>
            </w:r>
          </w:p>
          <w:p w14:paraId="7FE3FA1E" w14:textId="30B2C929" w:rsidR="00F96680" w:rsidRPr="00732629" w:rsidRDefault="007B71C7" w:rsidP="00A134B5">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01E13E2A" w14:textId="5EB5C670" w:rsidR="00A406DF" w:rsidRDefault="00A406DF" w:rsidP="007032B0"/>
    <w:p w14:paraId="56B039AD" w14:textId="576BEB91" w:rsidR="00BF1642" w:rsidRDefault="00A406DF" w:rsidP="0032519F">
      <w:pPr>
        <w:pStyle w:val="Overskrift2"/>
      </w:pPr>
      <w:bookmarkStart w:id="75" w:name="_Toc507585435"/>
      <w:r w:rsidRPr="00282CAA">
        <w:t>Metode</w:t>
      </w:r>
      <w:r w:rsidRPr="00B814D1">
        <w:rPr>
          <w:b/>
        </w:rPr>
        <w:t>:</w:t>
      </w:r>
      <w:r>
        <w:t xml:space="preserve"> </w:t>
      </w:r>
      <w:r w:rsidRPr="00A406DF">
        <w:t>PersonMediumListComplete</w:t>
      </w:r>
      <w:bookmarkEnd w:id="75"/>
    </w:p>
    <w:p w14:paraId="1A69C992" w14:textId="0465AB70" w:rsidR="00A406DF" w:rsidRPr="00AD696C" w:rsidRDefault="00A406DF" w:rsidP="00A406DF">
      <w:pPr>
        <w:rPr>
          <w:rStyle w:val="Hyperlink"/>
          <w:lang w:val="en-US"/>
        </w:rPr>
      </w:pPr>
      <w:r w:rsidRPr="00AD696C">
        <w:rPr>
          <w:b/>
          <w:lang w:val="en-US"/>
        </w:rPr>
        <w:t xml:space="preserve">URL: </w:t>
      </w:r>
      <w:hyperlink r:id="rId22" w:tgtFrame="_blanc" w:history="1">
        <w:r w:rsidR="004B2175" w:rsidRPr="00576CEF">
          <w:rPr>
            <w:lang w:val="en-US"/>
          </w:rPr>
          <w:t>&lt;endpoint&gt;/CPR/CprPerson</w:t>
        </w:r>
        <w:r w:rsidR="004B2175">
          <w:rPr>
            <w:lang w:val="en-US"/>
          </w:rPr>
          <w:t>MediumComplete</w:t>
        </w:r>
        <w:r w:rsidR="004B2175" w:rsidRPr="00576CEF">
          <w:rPr>
            <w:lang w:val="en-US"/>
          </w:rPr>
          <w:t>/1/REST</w:t>
        </w:r>
      </w:hyperlink>
      <w:r w:rsidR="004B2175" w:rsidRPr="00576CEF">
        <w:rPr>
          <w:lang w:val="en-US"/>
        </w:rPr>
        <w:t>/</w:t>
      </w:r>
      <w:r w:rsidR="004B2175" w:rsidRPr="00AD696C">
        <w:rPr>
          <w:lang w:val="en-US"/>
        </w:rPr>
        <w:t>PersonMediumListComplete</w:t>
      </w:r>
      <w:r w:rsidR="004B2175" w:rsidRPr="00576CEF">
        <w:rPr>
          <w:lang w:val="en-US"/>
        </w:rPr>
        <w:t>?</w:t>
      </w:r>
    </w:p>
    <w:p w14:paraId="3BB1FBC0" w14:textId="77777777" w:rsidR="00710157" w:rsidRDefault="00F96680" w:rsidP="00AD696C">
      <w:pPr>
        <w:keepNext/>
        <w:rPr>
          <w:b/>
        </w:rPr>
      </w:pPr>
      <w:r>
        <w:rPr>
          <w:b/>
        </w:rPr>
        <w:lastRenderedPageBreak/>
        <w:t>Input</w:t>
      </w:r>
      <w:r w:rsidR="00A406DF" w:rsidRPr="00515295">
        <w:rPr>
          <w:b/>
        </w:rPr>
        <w:t>parametre:</w:t>
      </w:r>
    </w:p>
    <w:p w14:paraId="30A5A4D4" w14:textId="57CE1980" w:rsidR="00A406DF" w:rsidRDefault="00D650CD" w:rsidP="00AD696C">
      <w:pPr>
        <w:keepNext/>
      </w:pPr>
      <w:r w:rsidRPr="00834358">
        <w:t>Datoformat følger ISO 8601</w:t>
      </w:r>
      <w:r w:rsidR="00710157" w:rsidRPr="00710157">
        <w:rPr>
          <w:lang w:val="en-US"/>
        </w:rPr>
        <w:t xml:space="preserve"> </w:t>
      </w:r>
      <w:hyperlink r:id="rId23" w:history="1">
        <w:r w:rsidR="00710157" w:rsidRPr="00F45B00">
          <w:rPr>
            <w:rStyle w:val="Hyperlink"/>
            <w:rFonts w:cstheme="minorHAnsi"/>
            <w:bCs/>
            <w:color w:val="660099"/>
            <w:lang w:val="en-US"/>
          </w:rPr>
          <w:t>Date and time format</w:t>
        </w:r>
      </w:hyperlink>
    </w:p>
    <w:tbl>
      <w:tblPr>
        <w:tblW w:w="9356" w:type="dxa"/>
        <w:tblInd w:w="7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7647C6" w:rsidRPr="00A406DF" w14:paraId="630A88F2" w14:textId="77777777" w:rsidTr="004B2175">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1F7160C7" w14:textId="5DCDB2C7"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5B9A62FF" w14:textId="3750730E"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4CD4AD06" w14:textId="245AB61B"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15FE9799" w14:textId="4708F15D"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7647C6" w:rsidRPr="00A406DF" w14:paraId="0712C6C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3486E1" w14:textId="3D20688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adropl.conavn.wi</w:t>
            </w:r>
          </w:p>
        </w:tc>
        <w:tc>
          <w:tcPr>
            <w:tcW w:w="1607" w:type="dxa"/>
            <w:tcBorders>
              <w:top w:val="nil"/>
              <w:left w:val="nil"/>
              <w:bottom w:val="single" w:sz="4" w:space="0" w:color="auto"/>
              <w:right w:val="single" w:sz="4" w:space="0" w:color="auto"/>
            </w:tcBorders>
            <w:shd w:val="clear" w:color="auto" w:fill="auto"/>
            <w:noWrap/>
            <w:vAlign w:val="bottom"/>
            <w:hideMark/>
          </w:tcPr>
          <w:p w14:paraId="48272CD8" w14:textId="1F570AE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1F042C5" w14:textId="69498C5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Person.Adresseoplysninger.conavnErIndeholdtI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193E536A" w14:textId="459ACD3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81A370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617046" w14:textId="5EBE788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adropl.conavn.cont</w:t>
            </w:r>
          </w:p>
        </w:tc>
        <w:tc>
          <w:tcPr>
            <w:tcW w:w="1607" w:type="dxa"/>
            <w:tcBorders>
              <w:top w:val="nil"/>
              <w:left w:val="nil"/>
              <w:bottom w:val="single" w:sz="4" w:space="0" w:color="auto"/>
              <w:right w:val="single" w:sz="4" w:space="0" w:color="auto"/>
            </w:tcBorders>
            <w:shd w:val="clear" w:color="auto" w:fill="auto"/>
            <w:noWrap/>
            <w:vAlign w:val="bottom"/>
            <w:hideMark/>
          </w:tcPr>
          <w:p w14:paraId="131D2A6A" w14:textId="4C221DC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F0D715" w14:textId="53DCE2C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Person.Adresseoplysninger.conavnIndeholder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127831C6" w14:textId="5BF5192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5A24DB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BE9118" w14:textId="64D2C8B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adropl.conavn.eq</w:t>
            </w:r>
          </w:p>
        </w:tc>
        <w:tc>
          <w:tcPr>
            <w:tcW w:w="1607" w:type="dxa"/>
            <w:tcBorders>
              <w:top w:val="nil"/>
              <w:left w:val="nil"/>
              <w:bottom w:val="single" w:sz="4" w:space="0" w:color="auto"/>
              <w:right w:val="single" w:sz="4" w:space="0" w:color="auto"/>
            </w:tcBorders>
            <w:shd w:val="clear" w:color="auto" w:fill="auto"/>
            <w:noWrap/>
            <w:vAlign w:val="bottom"/>
            <w:hideMark/>
          </w:tcPr>
          <w:p w14:paraId="79D0EF00" w14:textId="056B866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6DD66C" w14:textId="0910CA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Person.Adresseoplysninger.conavnLigMed - Conavn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13C7DE28" w14:textId="6445E34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37DD2C5"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8D481D" w14:textId="682DEED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3D147580" w14:textId="452FACB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center"/>
            <w:hideMark/>
          </w:tcPr>
          <w:p w14:paraId="54EC77CE" w14:textId="51015AF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Person.Adresseoplysninger.fraflytningsdatokommuneForskelligFra - Hændelsesdato for flytning fra en kommune</w:t>
            </w:r>
          </w:p>
        </w:tc>
        <w:tc>
          <w:tcPr>
            <w:tcW w:w="1607" w:type="dxa"/>
            <w:tcBorders>
              <w:top w:val="nil"/>
              <w:left w:val="nil"/>
              <w:bottom w:val="single" w:sz="4" w:space="0" w:color="auto"/>
              <w:right w:val="single" w:sz="4" w:space="0" w:color="auto"/>
            </w:tcBorders>
            <w:shd w:val="clear" w:color="000000" w:fill="FFFFFF"/>
            <w:noWrap/>
            <w:vAlign w:val="center"/>
            <w:hideMark/>
          </w:tcPr>
          <w:p w14:paraId="0EBCFE8B" w14:textId="3C0CA7CD"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4DE53A9C"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0B92DB" w14:textId="4C8E420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100D9362" w14:textId="08880F9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3DBD670" w14:textId="66CACFC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3BE7D99" w14:textId="0D92AAF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41B0E2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065F51" w14:textId="4EB48D4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05838ECE" w14:textId="7F9BEF2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0A295D" w14:textId="7762731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7E194EC" w14:textId="16E7610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F11A0F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FAE801" w14:textId="458116D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60A32F2D" w14:textId="045607C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55AFC1" w14:textId="72BFA5C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5447A38" w14:textId="3D48753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58BDFB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590FC8" w14:textId="1FC5FE2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7DBF1C6E" w14:textId="09B2D31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B2B1AE" w14:textId="2C59CF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D5734A9" w14:textId="0C8AD9D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F6D386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11F1F4" w14:textId="45D3FB0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457BF741" w14:textId="705200E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C95BBE" w14:textId="14FA659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AD16DC7" w14:textId="6517C4B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F7D7F6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195102" w14:textId="5BE38F0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52459D28" w14:textId="43F2EFD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3AAE2CB" w14:textId="59E8AF7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Person.Adresseoplysninger.fraflytningsdatokommuneusikkerhedsmarkeringLigMed - Usikkerhed ved fraflytningsdato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5DCB68BA" w14:textId="4EA0AC0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7BA847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8CCE4E" w14:textId="04F407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70D38244" w14:textId="20CA986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D395553" w14:textId="6365112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Person.Adresseoplysninger.fraflytningskommunekodeErIndeholdtI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1B8B3D47" w14:textId="374FE56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57C03A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78A17F" w14:textId="0F1F766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03D85DEE" w14:textId="450E482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E98304E" w14:textId="4FF2C7E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Person.Adresseoplysninger.fraflytningskommunekodeForskelligFra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F81E6B1" w14:textId="2FEAAFB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F16DE7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A4A7A2" w14:textId="596318E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64BFD1C2" w14:textId="49BF3C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DDEEC80" w14:textId="4883810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Person.Adresseoplysninger.fraflytningskommunekodeLigMed - Tidligere </w:t>
            </w:r>
            <w:r>
              <w:rPr>
                <w:rFonts w:ascii="Verdana" w:hAnsi="Verdana"/>
                <w:sz w:val="20"/>
                <w:szCs w:val="20"/>
              </w:rPr>
              <w:lastRenderedPageBreak/>
              <w:t>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5C23A8FD" w14:textId="77FA017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7647C6" w:rsidRPr="00A406DF" w14:paraId="1374EC5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61F618" w14:textId="4D184D1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482AAF4A" w14:textId="3851364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893890B" w14:textId="4339167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3EFD38B2" w14:textId="0020C86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289082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9C949D" w14:textId="04B3D4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1CFE02EF" w14:textId="01E1AE9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7C351A1" w14:textId="49F449F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B1F8046" w14:textId="3BC71BC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38C26B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096F7E" w14:textId="6080E20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2B0713A3" w14:textId="4B6D01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9891D0B" w14:textId="2FD545F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C2C1E1E" w14:textId="23E9250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D80F10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B4F3D9" w14:textId="423DC4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12FB915E" w14:textId="56ABF99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8048C34" w14:textId="3675C34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183848D" w14:textId="5ED1FFD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48BD26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AAC720" w14:textId="3950D50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60A5D198" w14:textId="6D08C23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668C2F" w14:textId="0410521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Person.Adresseoplysninger.fraflytningskommunenavnErIndeholdtI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D1CCA5A" w14:textId="0129EB3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628929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12E4D4" w14:textId="4030581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56E149B8" w14:textId="19AF76E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BD5F43C" w14:textId="7B70F1A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Person.Adresseoplysninger.fraflytningskommunenavnIndeholder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A0753D9" w14:textId="36F371E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547D08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8B52FC" w14:textId="34667E6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44FB81FC" w14:textId="5B0CA9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FB684B9" w14:textId="1D0A470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Person.Adresseoplysninger.fraflytningskommunenavnLigMed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180EA7CB" w14:textId="2E52E89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69FFBF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173384" w14:textId="3DB128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adropl.status.wi</w:t>
            </w:r>
          </w:p>
        </w:tc>
        <w:tc>
          <w:tcPr>
            <w:tcW w:w="1607" w:type="dxa"/>
            <w:tcBorders>
              <w:top w:val="nil"/>
              <w:left w:val="nil"/>
              <w:bottom w:val="single" w:sz="4" w:space="0" w:color="auto"/>
              <w:right w:val="single" w:sz="4" w:space="0" w:color="auto"/>
            </w:tcBorders>
            <w:shd w:val="clear" w:color="auto" w:fill="auto"/>
            <w:noWrap/>
            <w:vAlign w:val="bottom"/>
            <w:hideMark/>
          </w:tcPr>
          <w:p w14:paraId="28202772" w14:textId="5079A1D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9607BE" w14:textId="6542A31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AB4013B" w14:textId="4877E8C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220CEA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9304A8" w14:textId="3B2AB77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adropl.status.eq</w:t>
            </w:r>
          </w:p>
        </w:tc>
        <w:tc>
          <w:tcPr>
            <w:tcW w:w="1607" w:type="dxa"/>
            <w:tcBorders>
              <w:top w:val="nil"/>
              <w:left w:val="nil"/>
              <w:bottom w:val="single" w:sz="4" w:space="0" w:color="auto"/>
              <w:right w:val="single" w:sz="4" w:space="0" w:color="auto"/>
            </w:tcBorders>
            <w:shd w:val="clear" w:color="auto" w:fill="auto"/>
            <w:noWrap/>
            <w:vAlign w:val="bottom"/>
            <w:hideMark/>
          </w:tcPr>
          <w:p w14:paraId="3D268283" w14:textId="70CD5C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969C17F" w14:textId="1170AE8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3930D9D0" w14:textId="2AE450E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874C23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A42764" w14:textId="13FF876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378821E9" w14:textId="4CFB49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C89C7C6" w14:textId="5F4252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Person.Adresseoplysninger.SupplerendeAdresse.simpelAdresseIndeholder -</w:t>
            </w:r>
          </w:p>
        </w:tc>
        <w:tc>
          <w:tcPr>
            <w:tcW w:w="1607" w:type="dxa"/>
            <w:tcBorders>
              <w:top w:val="nil"/>
              <w:left w:val="nil"/>
              <w:bottom w:val="single" w:sz="4" w:space="0" w:color="auto"/>
              <w:right w:val="single" w:sz="4" w:space="0" w:color="auto"/>
            </w:tcBorders>
            <w:shd w:val="clear" w:color="auto" w:fill="auto"/>
            <w:vAlign w:val="bottom"/>
            <w:hideMark/>
          </w:tcPr>
          <w:p w14:paraId="4CC1F8DB" w14:textId="0E59ACB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7647C6" w:rsidRPr="00A406DF" w14:paraId="5FE393E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4AF3CC" w14:textId="214428C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5077A7B5" w14:textId="4EDC04A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969B95A" w14:textId="0A665C6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07F86912" w14:textId="13F2FB1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55BB19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AEFABC" w14:textId="6B96580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2BD5E001" w14:textId="01BBB56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6FF5ACF" w14:textId="192ACE0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D4B85E0" w14:textId="1A2E3FA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D303AF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B82E05" w14:textId="2834942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79CA3294" w14:textId="0424D46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D0363E1" w14:textId="59A3DCA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61BA25A" w14:textId="7E55D91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C41D3D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525777" w14:textId="3E77794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adropl.suppladr.startmyndighedsnavn.wi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47F24C3E" w14:textId="0873FB0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63C276" w14:textId="6472D0E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F27FDD6" w14:textId="23C5FE9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CB291E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686B19" w14:textId="7DC4052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04E153F6" w14:textId="6406620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5EA87B" w14:textId="6D24C36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17265A6" w14:textId="3669EB5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07044D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935940" w14:textId="1875374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24D3D766" w14:textId="63D56E4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FB344D" w14:textId="0DF3DC4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9125C6A" w14:textId="5F5664C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01BFBD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0CFEDC" w14:textId="106465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39A1E35" w14:textId="76A7342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859A64" w14:textId="07897E9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280BE94" w14:textId="40CA0B0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50070D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9983A2" w14:textId="22169A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85BA27C" w14:textId="584298E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755791" w14:textId="0DF13D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6AD64C9" w14:textId="7AE061D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A47475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F52798" w14:textId="0D1570C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3FCBD12" w14:textId="0A948B3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EE46FD" w14:textId="7FAC84C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D261D85" w14:textId="186FC0E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5D73A4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88AE25" w14:textId="124857A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58D9D9B" w14:textId="7C58680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E406D2" w14:textId="669CC39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AE67305" w14:textId="270958D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CAC6A5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E420EA" w14:textId="2CA2252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6CFB0C4" w14:textId="6377CBA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BCF723" w14:textId="04C836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461F2CD" w14:textId="0FF02E3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11D7B6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77F9C5" w14:textId="0C29C11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EB5F1EE" w14:textId="38E118F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0EF894" w14:textId="2E86DF5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A62F352" w14:textId="07330E3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A6F4A7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145745" w14:textId="4CB5D06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E64A9A9" w14:textId="76094A5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CDB00E" w14:textId="727908C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BE7E600" w14:textId="2852ABB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BE5282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88A77A" w14:textId="0693257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78DAAB2" w14:textId="561000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DA2B0E" w14:textId="3EFE33E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CB2A15D" w14:textId="391A8E1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85F446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414E70" w14:textId="4ACA12B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16AC700" w14:textId="453E160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611A33" w14:textId="79E0194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036FB9C" w14:textId="2536B9F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4B79F8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D0B847" w14:textId="3F893EA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73A6A3D" w14:textId="0F3470A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0A75F5" w14:textId="69D3233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75C2300" w14:textId="63FADFA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11829B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6FC06F" w14:textId="55030B2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1361340" w14:textId="70CFD35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8D6F8B" w14:textId="6FEAF02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6FCF38C" w14:textId="230C735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1AE3D6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04FB84" w14:textId="2FB2BD9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531CD0C" w14:textId="771FCE3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9413E3" w14:textId="1A3668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5CBACBB" w14:textId="3463087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B62A7E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7777F9" w14:textId="5648669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3642600D" w14:textId="329492E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B6BAF56" w14:textId="08D3D4C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Person.Adresseoplysninger.tilflytningsdatokommuneForskelligFra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5D323D33" w14:textId="41958BC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89613A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CFB1EA" w14:textId="211F92A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34E940FD" w14:textId="5349F03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36F01B9" w14:textId="5690C51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04A211EB" w14:textId="0AE516A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1F2C23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7CB8C0" w14:textId="11A22F8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1BC85161" w14:textId="160700E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E6AF7B" w14:textId="54479AA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22E6F932" w14:textId="5A05DE3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7D8D86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1183A9" w14:textId="2E2B28D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adropl.tilflytningsdatokommune.le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1FF4AF68" w14:textId="48C9BA4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F9E76D" w14:textId="7DFC4C9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762FEE60" w14:textId="5314624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1C8F11A"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F2C740" w14:textId="500A201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30D2C84E" w14:textId="2F7D1ED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5B1AF3" w14:textId="6E140E5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3F25A21C" w14:textId="127623D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16BC7F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D63F9F" w14:textId="59492CC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1A53940D" w14:textId="67484B1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636FAC" w14:textId="5B75F8B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68BFCEC2" w14:textId="57D451C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AD8CFD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E20566" w14:textId="07517D4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7FF5F145" w14:textId="5C400C0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935CE64" w14:textId="2164A38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Person.Adresseoplysninger.tilflytningsdatokommuneusikkerhedsmarkeringLigMed - Usikkerhed ved tilflytningsdato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403BA294" w14:textId="2CE1A1F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983948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AA87A1" w14:textId="670E941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B22167C" w14:textId="3553DB4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C57B92" w14:textId="6D10BB2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42278DD" w14:textId="35E8275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F514E1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E685AA" w14:textId="26396D8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1A2BD8D" w14:textId="042A92E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B4E8831" w14:textId="705191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ECB7B97" w14:textId="043DA04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7DE22B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2E648F" w14:textId="4B3AE32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7D49A5E" w14:textId="2D29A98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32C884" w14:textId="12A19B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143248D" w14:textId="5CE7E46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16A669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E5DF9A" w14:textId="4731652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0C00817" w14:textId="4D029C6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031879" w14:textId="7836F25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BCEA3B0" w14:textId="6EFB9BB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7BF1F1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EE658D" w14:textId="4590B60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9BAC2FD" w14:textId="5BA43DE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D75761" w14:textId="46E891F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C3FD445" w14:textId="633403D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73EFC1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18FF95" w14:textId="5D847D3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C1200EC" w14:textId="3EC56C1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BA3912" w14:textId="36D0B3E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82C517E" w14:textId="7F918C6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F169BE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5A6D87" w14:textId="0DC58C6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4628A617" w14:textId="6EA79AC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078963A" w14:textId="2EEA15A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D27E8B1" w14:textId="654D21E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8B8485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68B3D4" w14:textId="5B1A4EE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8C7B8F6" w14:textId="1B52697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0F9368" w14:textId="43A4906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D96AEAF" w14:textId="1B44DCF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676D2E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BD0674" w14:textId="3BDED5B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EAD74D8" w14:textId="6EBA88D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68611A" w14:textId="0521013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2620C17" w14:textId="5E37812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B08335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85CE33" w14:textId="1262928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33442BAE" w14:textId="6A9C2B5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4C920B" w14:textId="0436C04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98B960C" w14:textId="437C502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B1C213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A63013" w14:textId="131C67A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68F2DD5" w14:textId="43C21A7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DE11A1" w14:textId="087DE6B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B5731BE" w14:textId="610845F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A3274E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32F0A2" w14:textId="1570952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A462C6C" w14:textId="1B17E30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232692" w14:textId="7E6C2FF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C8B61C4" w14:textId="1778328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53F659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BC379C" w14:textId="79382AC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BAE2626" w14:textId="7ACD1EA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2FA6EC5" w14:textId="5818042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C787C26" w14:textId="2C63A47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72E592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293D00" w14:textId="05A8EC0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adropl.virkningtilum.eq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05161F77" w14:textId="3C72B17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CC1D273" w14:textId="170FDB0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2B364C9" w14:textId="56538F5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1E3347C"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81ED075" w14:textId="5EAEBB9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5130078C" w14:textId="7060936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A9E6731" w14:textId="425E535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Person.Beskyttelse.beskyttelsestypeErIndeholdtI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69E99AC4" w14:textId="37AEF18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F15D066"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461465F" w14:textId="4D750DE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62D595BB" w14:textId="1EA4324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6DE245D" w14:textId="1C29F7A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Person.Beskyttelse.beskyttelsestypeLigMed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0325E02D" w14:textId="110EB96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FFD605F" w14:textId="77777777" w:rsidTr="004B2175">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2E8BFC8" w14:textId="7CEB884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besk.status.wi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16124DA0" w14:textId="72D8AA5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738B12A" w14:textId="7D0AD60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4F18162" w14:textId="23C23E2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BA19C58" w14:textId="77777777" w:rsidTr="004B2175">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666F933" w14:textId="6DD68BF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5772E774" w14:textId="5AC49F5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E262361" w14:textId="44214BA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48284310" w14:textId="4C5F51D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774EE8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F7CC84" w14:textId="7FD312E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A6D90AF" w14:textId="5F88D61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547447" w14:textId="1F896C8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AFD6E15" w14:textId="761601E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B5106C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EE7A4B" w14:textId="45552E2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6D66843" w14:textId="6FD9540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6AA417" w14:textId="7F798F0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825C059" w14:textId="7570A40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A358B7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7EB29A" w14:textId="7D51B26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D968667" w14:textId="4236F29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AEE9B2" w14:textId="510643F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B48280F" w14:textId="786AD0F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18290B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34EB30" w14:textId="34DEA8C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02F73CA" w14:textId="5CFEDF6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7A070B" w14:textId="38CD097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F6CF1BC" w14:textId="2CF224E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F4D837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F77B87" w14:textId="607D9A1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94AADDA" w14:textId="4D8E243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FC6CCB" w14:textId="611088C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EE69777" w14:textId="525D287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09EFFE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B9B198" w14:textId="5AE6511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DDED8A2" w14:textId="50C0F25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296C1C" w14:textId="151D9C1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5253CED" w14:textId="2BF9155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2E51CD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CC1669" w14:textId="0DB36F7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26849DA7" w14:textId="37C6D93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A0D713" w14:textId="62877E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D67D1B6" w14:textId="0310A43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FC0A83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904942" w14:textId="3078129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C574B35" w14:textId="096E117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ED0F1C" w14:textId="5E9FB35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069A3E1" w14:textId="2FB0705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B65955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01DF4F" w14:textId="1ED2A1F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BE0AAB2" w14:textId="119CF50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015610" w14:textId="4D6FBA2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F4F9721" w14:textId="5245F42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400321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2022D3" w14:textId="60B4C25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2E4ACCE" w14:textId="1190E16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C61E7F" w14:textId="7E23AC5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08CC8CE" w14:textId="39977ED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D16089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8DAEF7" w14:textId="03E9D40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47DF138" w14:textId="3C78B75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9BA501" w14:textId="7E1D419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4160DA3" w14:textId="436938C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7D7D50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549C05" w14:textId="36B43A1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besk.virkningtil.ge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5F21566" w14:textId="3B2500E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32BE2FD" w14:textId="15A0B6D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5AFE458" w14:textId="5193724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20DBD9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14CF00" w14:textId="2093162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civ.civilstandstype.wi</w:t>
            </w:r>
          </w:p>
        </w:tc>
        <w:tc>
          <w:tcPr>
            <w:tcW w:w="1607" w:type="dxa"/>
            <w:tcBorders>
              <w:top w:val="nil"/>
              <w:left w:val="nil"/>
              <w:bottom w:val="single" w:sz="4" w:space="0" w:color="auto"/>
              <w:right w:val="single" w:sz="4" w:space="0" w:color="auto"/>
            </w:tcBorders>
            <w:shd w:val="clear" w:color="auto" w:fill="auto"/>
            <w:noWrap/>
            <w:vAlign w:val="bottom"/>
            <w:hideMark/>
          </w:tcPr>
          <w:p w14:paraId="5F562231" w14:textId="45C4ED1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6AA0EC" w14:textId="2EC97EC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Person.Civilstand.civilstandstypeErIndeholdtI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43AC3F86" w14:textId="03115AD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D29141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2F0F64" w14:textId="4BD65C3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civ.civilstandstype.eq</w:t>
            </w:r>
          </w:p>
        </w:tc>
        <w:tc>
          <w:tcPr>
            <w:tcW w:w="1607" w:type="dxa"/>
            <w:tcBorders>
              <w:top w:val="nil"/>
              <w:left w:val="nil"/>
              <w:bottom w:val="single" w:sz="4" w:space="0" w:color="auto"/>
              <w:right w:val="single" w:sz="4" w:space="0" w:color="auto"/>
            </w:tcBorders>
            <w:shd w:val="clear" w:color="auto" w:fill="auto"/>
            <w:noWrap/>
            <w:vAlign w:val="bottom"/>
            <w:hideMark/>
          </w:tcPr>
          <w:p w14:paraId="3C6E3862" w14:textId="799D9F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B75E542" w14:textId="2EFFAE3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Person.Civilstand.civilstandstypeLigMed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24E91721" w14:textId="21CAFEF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93340A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F4C505" w14:textId="03A54B0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civ.status.wi</w:t>
            </w:r>
          </w:p>
        </w:tc>
        <w:tc>
          <w:tcPr>
            <w:tcW w:w="1607" w:type="dxa"/>
            <w:tcBorders>
              <w:top w:val="nil"/>
              <w:left w:val="nil"/>
              <w:bottom w:val="single" w:sz="4" w:space="0" w:color="auto"/>
              <w:right w:val="single" w:sz="4" w:space="0" w:color="auto"/>
            </w:tcBorders>
            <w:shd w:val="clear" w:color="auto" w:fill="auto"/>
            <w:noWrap/>
            <w:vAlign w:val="bottom"/>
            <w:hideMark/>
          </w:tcPr>
          <w:p w14:paraId="083724AA" w14:textId="773B8BC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6864B0D" w14:textId="19E94CF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Person.Civilstand.statusErIndeholdtI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28F9FB87" w14:textId="263A46D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41A9F4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446C55" w14:textId="24BC9F4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civ.status.eq</w:t>
            </w:r>
          </w:p>
        </w:tc>
        <w:tc>
          <w:tcPr>
            <w:tcW w:w="1607" w:type="dxa"/>
            <w:tcBorders>
              <w:top w:val="nil"/>
              <w:left w:val="nil"/>
              <w:bottom w:val="single" w:sz="4" w:space="0" w:color="auto"/>
              <w:right w:val="single" w:sz="4" w:space="0" w:color="auto"/>
            </w:tcBorders>
            <w:shd w:val="clear" w:color="auto" w:fill="auto"/>
            <w:noWrap/>
            <w:vAlign w:val="bottom"/>
            <w:hideMark/>
          </w:tcPr>
          <w:p w14:paraId="01FCEA06" w14:textId="7336C28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EAAA64B" w14:textId="16D1922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Person.Civilstand.statusLigMed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53BA7B57" w14:textId="00E1C02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54C088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5C7AF8" w14:textId="6F95A9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2E66DB0" w14:textId="5B8FC8D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0ABA80" w14:textId="3618434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FA197DD" w14:textId="5BD9177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D2FCE4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F0C817" w14:textId="3265031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038DD1E" w14:textId="6833AC2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879BAC" w14:textId="215FE2C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D6BD74F" w14:textId="768BD63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D24DA2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092A0C" w14:textId="6DA6DC3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09EE74D" w14:textId="355B262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1C3FC1" w14:textId="04D2E5C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5C68D3A" w14:textId="29C6E88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8460EE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D24CE8" w14:textId="4ED4457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3DD3D58" w14:textId="40798A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87235F" w14:textId="11BD40F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064DB83" w14:textId="2471116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298134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B767E0" w14:textId="20B56A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118C4AF" w14:textId="6AC627D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3E2BE9" w14:textId="4EF299C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2278EA5" w14:textId="4C013B5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9031B3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295621" w14:textId="664E0AE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FD9EBB5" w14:textId="5B048C9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344FAE" w14:textId="58926CC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FE18048" w14:textId="0464B63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34BD7E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386E71" w14:textId="26AE0E6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AF1ADE1" w14:textId="7E6A68E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4A87FDB" w14:textId="5346E1D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F3DDCC8" w14:textId="6154095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31D2DD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A653F7" w14:textId="6FF74C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AF01A86" w14:textId="7D4F50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3660D1" w14:textId="66C0E93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92D1F78" w14:textId="11BF888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85ED37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754703" w14:textId="7BE5303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5B31FBC2" w14:textId="2278201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941EC4" w14:textId="75734E3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86CFE25" w14:textId="638D9C7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27653E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E27596" w14:textId="4AB7F8C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civ.virkningtil.lt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2C5C5AB" w14:textId="0ECF3CE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3D2A94" w14:textId="3F5FA77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D975A77" w14:textId="53A808E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0C3AB8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7CD7F9" w14:textId="706B224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0764167" w14:textId="590E976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B7CD02" w14:textId="1FD3C28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D408F3B" w14:textId="19D9B88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B71CBB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98B68F" w14:textId="508857C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6A0553B" w14:textId="199C2D2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F284A2" w14:textId="177C41E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5D730A4" w14:textId="14F8F88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66D778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A1C211" w14:textId="2E6278E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39EC6D6" w14:textId="12C5226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3EF694" w14:textId="2FC616F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38668C0" w14:textId="5D6B24F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56F6AE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9021FC" w14:textId="72761CE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civ.virkningtilum.eq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04747826" w14:textId="383EB4F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331F4BE" w14:textId="58B1174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E86D393" w14:textId="1CD818A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C1D514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63CDE5" w14:textId="2936882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cadr.bygningsnummer.wi</w:t>
            </w:r>
          </w:p>
        </w:tc>
        <w:tc>
          <w:tcPr>
            <w:tcW w:w="1607" w:type="dxa"/>
            <w:tcBorders>
              <w:top w:val="nil"/>
              <w:left w:val="nil"/>
              <w:bottom w:val="single" w:sz="4" w:space="0" w:color="auto"/>
              <w:right w:val="single" w:sz="4" w:space="0" w:color="auto"/>
            </w:tcBorders>
            <w:shd w:val="clear" w:color="auto" w:fill="auto"/>
            <w:noWrap/>
            <w:vAlign w:val="bottom"/>
            <w:hideMark/>
          </w:tcPr>
          <w:p w14:paraId="75DE9EB5" w14:textId="2C12E11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87B81C2" w14:textId="6B5218C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Person.CprAdresse.bygningsnummerErIndeholdtI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352DE0FE" w14:textId="478D79F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9F5F4D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C4FFCB" w14:textId="198BB88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cadr.bygningsnummer.cont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5F95DC25" w14:textId="2033637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32B69A3" w14:textId="6E7CBF0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Person.CprAdresse.bygningsnummerIndeholder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03803ECD" w14:textId="42BA2D3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179985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BFE3E8" w14:textId="7B665CF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cadr.bygningsnummer.eq</w:t>
            </w:r>
          </w:p>
        </w:tc>
        <w:tc>
          <w:tcPr>
            <w:tcW w:w="1607" w:type="dxa"/>
            <w:tcBorders>
              <w:top w:val="nil"/>
              <w:left w:val="nil"/>
              <w:bottom w:val="single" w:sz="4" w:space="0" w:color="auto"/>
              <w:right w:val="single" w:sz="4" w:space="0" w:color="auto"/>
            </w:tcBorders>
            <w:shd w:val="clear" w:color="auto" w:fill="auto"/>
            <w:noWrap/>
            <w:vAlign w:val="bottom"/>
            <w:hideMark/>
          </w:tcPr>
          <w:p w14:paraId="2B970D67" w14:textId="210A625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CEA0541" w14:textId="266AF34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Person.CprAdresse.bygningsnummerLigMed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18D86A7A" w14:textId="7003BE8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B8E29A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D55EFF" w14:textId="5AB276F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cadr.bynavn.wi</w:t>
            </w:r>
          </w:p>
        </w:tc>
        <w:tc>
          <w:tcPr>
            <w:tcW w:w="1607" w:type="dxa"/>
            <w:tcBorders>
              <w:top w:val="nil"/>
              <w:left w:val="nil"/>
              <w:bottom w:val="single" w:sz="4" w:space="0" w:color="auto"/>
              <w:right w:val="single" w:sz="4" w:space="0" w:color="auto"/>
            </w:tcBorders>
            <w:shd w:val="clear" w:color="auto" w:fill="auto"/>
            <w:noWrap/>
            <w:vAlign w:val="bottom"/>
            <w:hideMark/>
          </w:tcPr>
          <w:p w14:paraId="44AA5B57" w14:textId="0B8C090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67EF870" w14:textId="1642223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Person.CprAdresse.bynavnErIndeholdtI - Bynavn</w:t>
            </w:r>
          </w:p>
        </w:tc>
        <w:tc>
          <w:tcPr>
            <w:tcW w:w="1607" w:type="dxa"/>
            <w:tcBorders>
              <w:top w:val="nil"/>
              <w:left w:val="nil"/>
              <w:bottom w:val="single" w:sz="4" w:space="0" w:color="auto"/>
              <w:right w:val="single" w:sz="4" w:space="0" w:color="auto"/>
            </w:tcBorders>
            <w:shd w:val="clear" w:color="auto" w:fill="auto"/>
            <w:noWrap/>
            <w:vAlign w:val="bottom"/>
            <w:hideMark/>
          </w:tcPr>
          <w:p w14:paraId="600DC6BD" w14:textId="022749F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F11489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E0180C" w14:textId="384D1BC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cadr.bynavn.cont</w:t>
            </w:r>
          </w:p>
        </w:tc>
        <w:tc>
          <w:tcPr>
            <w:tcW w:w="1607" w:type="dxa"/>
            <w:tcBorders>
              <w:top w:val="nil"/>
              <w:left w:val="nil"/>
              <w:bottom w:val="single" w:sz="4" w:space="0" w:color="auto"/>
              <w:right w:val="single" w:sz="4" w:space="0" w:color="auto"/>
            </w:tcBorders>
            <w:shd w:val="clear" w:color="auto" w:fill="auto"/>
            <w:noWrap/>
            <w:vAlign w:val="bottom"/>
            <w:hideMark/>
          </w:tcPr>
          <w:p w14:paraId="1B07694A" w14:textId="012EE6E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5F0910" w14:textId="7F5DEFD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Person.CprAdresse.bynavnIndeholder - Bynavn</w:t>
            </w:r>
          </w:p>
        </w:tc>
        <w:tc>
          <w:tcPr>
            <w:tcW w:w="1607" w:type="dxa"/>
            <w:tcBorders>
              <w:top w:val="nil"/>
              <w:left w:val="nil"/>
              <w:bottom w:val="single" w:sz="4" w:space="0" w:color="auto"/>
              <w:right w:val="single" w:sz="4" w:space="0" w:color="auto"/>
            </w:tcBorders>
            <w:shd w:val="clear" w:color="auto" w:fill="auto"/>
            <w:noWrap/>
            <w:vAlign w:val="bottom"/>
            <w:hideMark/>
          </w:tcPr>
          <w:p w14:paraId="06EB61BD" w14:textId="51C6A12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797E49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1B3DF3" w14:textId="4C208A2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cadr.bynavn.eq</w:t>
            </w:r>
          </w:p>
        </w:tc>
        <w:tc>
          <w:tcPr>
            <w:tcW w:w="1607" w:type="dxa"/>
            <w:tcBorders>
              <w:top w:val="nil"/>
              <w:left w:val="nil"/>
              <w:bottom w:val="single" w:sz="4" w:space="0" w:color="auto"/>
              <w:right w:val="single" w:sz="4" w:space="0" w:color="auto"/>
            </w:tcBorders>
            <w:shd w:val="clear" w:color="auto" w:fill="auto"/>
            <w:noWrap/>
            <w:vAlign w:val="bottom"/>
            <w:hideMark/>
          </w:tcPr>
          <w:p w14:paraId="21244C60" w14:textId="17614DE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892C217" w14:textId="3E61788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Person.CprAdresse.bynavnLigMed - Bynavn</w:t>
            </w:r>
          </w:p>
        </w:tc>
        <w:tc>
          <w:tcPr>
            <w:tcW w:w="1607" w:type="dxa"/>
            <w:tcBorders>
              <w:top w:val="nil"/>
              <w:left w:val="nil"/>
              <w:bottom w:val="single" w:sz="4" w:space="0" w:color="auto"/>
              <w:right w:val="single" w:sz="4" w:space="0" w:color="auto"/>
            </w:tcBorders>
            <w:shd w:val="clear" w:color="auto" w:fill="auto"/>
            <w:noWrap/>
            <w:vAlign w:val="bottom"/>
            <w:hideMark/>
          </w:tcPr>
          <w:p w14:paraId="012C9D36" w14:textId="3C5AA98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721F5B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28D1F2" w14:textId="7D26F7A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7E0AD729" w14:textId="5AF8EBA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0ED48D5" w14:textId="1A7497D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Person.CprAdresse.cprkommunekodeErIndeholdtI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A0FB1BA" w14:textId="05F1115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2F2035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DBC429" w14:textId="0C32ACA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060118E3" w14:textId="0F15E35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3247495" w14:textId="55BFAA0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Person.CprAdresse.cprkommunekodeForskelligFra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8997A34" w14:textId="34EA4FB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9C49C6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761FE0" w14:textId="1C02024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73B1D254" w14:textId="141DC72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7DEC752" w14:textId="556E75A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891505C" w14:textId="09A3F73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4CF679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B12A75" w14:textId="724EA16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25B69AD4" w14:textId="4D93231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95E8610" w14:textId="067F2EF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A4A05DA" w14:textId="5839A9E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5145F7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C50AAF" w14:textId="3737B32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0937895C" w14:textId="6EE177E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29D4139" w14:textId="5AC289E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5DC0764" w14:textId="74303B0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0EBCB2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9E6345" w14:textId="79546D0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3C53133A" w14:textId="36E7937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A1564A5" w14:textId="6D1101B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1C30036" w14:textId="407AA56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0070B6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DE0943" w14:textId="3C27A8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41163B9D" w14:textId="5887428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CF9BB92" w14:textId="581090C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39D9918" w14:textId="0E90258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BFC4C9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4C6407" w14:textId="4AFC54B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22A62794" w14:textId="4D4B559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4913BC" w14:textId="5E202D0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Person.CprAdresse.cprkommunenavnErIndeholdtI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1D86EB44" w14:textId="136CE40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F1B46B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143D16" w14:textId="5373A82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18786038" w14:textId="17066C9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D0FF51F" w14:textId="38CCC96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Person.CprAdresse.cprkommunenavnIndeholder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483B899E" w14:textId="2356CC2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684FE6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73DB67" w14:textId="53E3EC2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2BB4D5DC" w14:textId="69E7A68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7D31C9" w14:textId="76EB72E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Person.CprAdresse.cprkommunenavnLigMed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04EBD632" w14:textId="41A3480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293BC6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207EC7" w14:textId="300E2A9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cadr.cprvejkode.wi</w:t>
            </w:r>
          </w:p>
        </w:tc>
        <w:tc>
          <w:tcPr>
            <w:tcW w:w="1607" w:type="dxa"/>
            <w:tcBorders>
              <w:top w:val="nil"/>
              <w:left w:val="nil"/>
              <w:bottom w:val="single" w:sz="4" w:space="0" w:color="auto"/>
              <w:right w:val="single" w:sz="4" w:space="0" w:color="auto"/>
            </w:tcBorders>
            <w:shd w:val="clear" w:color="auto" w:fill="auto"/>
            <w:noWrap/>
            <w:vAlign w:val="bottom"/>
            <w:hideMark/>
          </w:tcPr>
          <w:p w14:paraId="54AC4519" w14:textId="2A85206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FE3C1BF" w14:textId="5039BE3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Person.CprAdresse.cprvejkodeErIndeholdtI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F8CAB49" w14:textId="5242AB1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885BF6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AF8DB1" w14:textId="62AAF8F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cadr.cprvejkode.ne</w:t>
            </w:r>
          </w:p>
        </w:tc>
        <w:tc>
          <w:tcPr>
            <w:tcW w:w="1607" w:type="dxa"/>
            <w:tcBorders>
              <w:top w:val="nil"/>
              <w:left w:val="nil"/>
              <w:bottom w:val="single" w:sz="4" w:space="0" w:color="auto"/>
              <w:right w:val="single" w:sz="4" w:space="0" w:color="auto"/>
            </w:tcBorders>
            <w:shd w:val="clear" w:color="auto" w:fill="auto"/>
            <w:noWrap/>
            <w:vAlign w:val="bottom"/>
            <w:hideMark/>
          </w:tcPr>
          <w:p w14:paraId="21DB83B6" w14:textId="541DBA2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D58B0BC" w14:textId="7977233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Person.CprAdresse.cprvejkodeForskelligFra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E811169" w14:textId="6A8EA6A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C7DFCC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0C156D" w14:textId="7D9C655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cadr.cprvejkode.eq</w:t>
            </w:r>
          </w:p>
        </w:tc>
        <w:tc>
          <w:tcPr>
            <w:tcW w:w="1607" w:type="dxa"/>
            <w:tcBorders>
              <w:top w:val="nil"/>
              <w:left w:val="nil"/>
              <w:bottom w:val="single" w:sz="4" w:space="0" w:color="auto"/>
              <w:right w:val="single" w:sz="4" w:space="0" w:color="auto"/>
            </w:tcBorders>
            <w:shd w:val="clear" w:color="auto" w:fill="auto"/>
            <w:noWrap/>
            <w:vAlign w:val="bottom"/>
            <w:hideMark/>
          </w:tcPr>
          <w:p w14:paraId="409ED5FB" w14:textId="73E9243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883E0CA" w14:textId="29F0C86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65380B8" w14:textId="15441A9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394C7E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57CB70" w14:textId="70BCD52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cadr.cprvejkode.lt</w:t>
            </w:r>
          </w:p>
        </w:tc>
        <w:tc>
          <w:tcPr>
            <w:tcW w:w="1607" w:type="dxa"/>
            <w:tcBorders>
              <w:top w:val="nil"/>
              <w:left w:val="nil"/>
              <w:bottom w:val="single" w:sz="4" w:space="0" w:color="auto"/>
              <w:right w:val="single" w:sz="4" w:space="0" w:color="auto"/>
            </w:tcBorders>
            <w:shd w:val="clear" w:color="auto" w:fill="auto"/>
            <w:noWrap/>
            <w:vAlign w:val="bottom"/>
            <w:hideMark/>
          </w:tcPr>
          <w:p w14:paraId="5B2483C4" w14:textId="174AA2F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2DFEE9D" w14:textId="2559ECF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3D1D2E8" w14:textId="05E48B6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0FB3BF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C5B68C" w14:textId="2BC5002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cadr.cprvejkode.le</w:t>
            </w:r>
          </w:p>
        </w:tc>
        <w:tc>
          <w:tcPr>
            <w:tcW w:w="1607" w:type="dxa"/>
            <w:tcBorders>
              <w:top w:val="nil"/>
              <w:left w:val="nil"/>
              <w:bottom w:val="single" w:sz="4" w:space="0" w:color="auto"/>
              <w:right w:val="single" w:sz="4" w:space="0" w:color="auto"/>
            </w:tcBorders>
            <w:shd w:val="clear" w:color="auto" w:fill="auto"/>
            <w:noWrap/>
            <w:vAlign w:val="bottom"/>
            <w:hideMark/>
          </w:tcPr>
          <w:p w14:paraId="44F8D33B" w14:textId="3FA3BD2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8CC4505" w14:textId="079D152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F808856" w14:textId="30406C2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0346BE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3720DC" w14:textId="3281F3D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cadr.cprvejkode.gt</w:t>
            </w:r>
          </w:p>
        </w:tc>
        <w:tc>
          <w:tcPr>
            <w:tcW w:w="1607" w:type="dxa"/>
            <w:tcBorders>
              <w:top w:val="nil"/>
              <w:left w:val="nil"/>
              <w:bottom w:val="single" w:sz="4" w:space="0" w:color="auto"/>
              <w:right w:val="single" w:sz="4" w:space="0" w:color="auto"/>
            </w:tcBorders>
            <w:shd w:val="clear" w:color="auto" w:fill="auto"/>
            <w:noWrap/>
            <w:vAlign w:val="bottom"/>
            <w:hideMark/>
          </w:tcPr>
          <w:p w14:paraId="2AF45404" w14:textId="3E74CA5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A47EADA" w14:textId="218229E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4099F63" w14:textId="198EE17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A161AB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1CA668" w14:textId="196C0B1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cadr.cprvejkode.ge</w:t>
            </w:r>
          </w:p>
        </w:tc>
        <w:tc>
          <w:tcPr>
            <w:tcW w:w="1607" w:type="dxa"/>
            <w:tcBorders>
              <w:top w:val="nil"/>
              <w:left w:val="nil"/>
              <w:bottom w:val="single" w:sz="4" w:space="0" w:color="auto"/>
              <w:right w:val="single" w:sz="4" w:space="0" w:color="auto"/>
            </w:tcBorders>
            <w:shd w:val="clear" w:color="auto" w:fill="auto"/>
            <w:noWrap/>
            <w:vAlign w:val="bottom"/>
            <w:hideMark/>
          </w:tcPr>
          <w:p w14:paraId="3428B8D3" w14:textId="60F3278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94756B7" w14:textId="48D201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0D658B6" w14:textId="3B93281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1B5BA5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0C3EE4" w14:textId="1774C87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cadr.daradresse.wi</w:t>
            </w:r>
          </w:p>
        </w:tc>
        <w:tc>
          <w:tcPr>
            <w:tcW w:w="1607" w:type="dxa"/>
            <w:tcBorders>
              <w:top w:val="nil"/>
              <w:left w:val="nil"/>
              <w:bottom w:val="single" w:sz="4" w:space="0" w:color="auto"/>
              <w:right w:val="single" w:sz="4" w:space="0" w:color="auto"/>
            </w:tcBorders>
            <w:shd w:val="clear" w:color="auto" w:fill="auto"/>
            <w:noWrap/>
            <w:vAlign w:val="bottom"/>
            <w:hideMark/>
          </w:tcPr>
          <w:p w14:paraId="39D58B31" w14:textId="763BC1E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49B2E3" w14:textId="6D8B26C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Person.CprAdresse.daradresseErIndeholdtI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3660915F" w14:textId="0E5C0C1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F548AA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BB34E3" w14:textId="7C48C02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cadr.daradresse.cont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5FE8BDA8" w14:textId="0E012E7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EC0C406" w14:textId="5E5FE34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Person.CprAdresse.daradresseIndeholder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442D0CE5" w14:textId="1F9F953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463630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57095F" w14:textId="482BC76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cadr.daradresse.eq</w:t>
            </w:r>
          </w:p>
        </w:tc>
        <w:tc>
          <w:tcPr>
            <w:tcW w:w="1607" w:type="dxa"/>
            <w:tcBorders>
              <w:top w:val="nil"/>
              <w:left w:val="nil"/>
              <w:bottom w:val="single" w:sz="4" w:space="0" w:color="auto"/>
              <w:right w:val="single" w:sz="4" w:space="0" w:color="auto"/>
            </w:tcBorders>
            <w:shd w:val="clear" w:color="auto" w:fill="auto"/>
            <w:noWrap/>
            <w:vAlign w:val="bottom"/>
            <w:hideMark/>
          </w:tcPr>
          <w:p w14:paraId="5B0F54E8" w14:textId="528CA5C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639287C" w14:textId="78BFF54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Person.CprAdresse.daradresseLigMed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09D325F2" w14:textId="773214B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78B821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D99F4F" w14:textId="57517BA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cadr.etage.wi</w:t>
            </w:r>
          </w:p>
        </w:tc>
        <w:tc>
          <w:tcPr>
            <w:tcW w:w="1607" w:type="dxa"/>
            <w:tcBorders>
              <w:top w:val="nil"/>
              <w:left w:val="nil"/>
              <w:bottom w:val="single" w:sz="4" w:space="0" w:color="auto"/>
              <w:right w:val="single" w:sz="4" w:space="0" w:color="auto"/>
            </w:tcBorders>
            <w:shd w:val="clear" w:color="auto" w:fill="auto"/>
            <w:noWrap/>
            <w:vAlign w:val="bottom"/>
            <w:hideMark/>
          </w:tcPr>
          <w:p w14:paraId="7EC18F42" w14:textId="6C00D6E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2A1D707" w14:textId="77407E8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Person.CprAdresse.etageErIndeholdtI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75C311B7" w14:textId="0044018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C936C7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0A28FC" w14:textId="4BFA655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cadr.etage.cont</w:t>
            </w:r>
          </w:p>
        </w:tc>
        <w:tc>
          <w:tcPr>
            <w:tcW w:w="1607" w:type="dxa"/>
            <w:tcBorders>
              <w:top w:val="nil"/>
              <w:left w:val="nil"/>
              <w:bottom w:val="single" w:sz="4" w:space="0" w:color="auto"/>
              <w:right w:val="single" w:sz="4" w:space="0" w:color="auto"/>
            </w:tcBorders>
            <w:shd w:val="clear" w:color="auto" w:fill="auto"/>
            <w:noWrap/>
            <w:vAlign w:val="bottom"/>
            <w:hideMark/>
          </w:tcPr>
          <w:p w14:paraId="06D31EB9" w14:textId="600E8C4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4E4425" w14:textId="292867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Person.CprAdresse.etageIndeholder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11992E57" w14:textId="0E1A157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2C6559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B5C9AE" w14:textId="19B676B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cadr.etage.eq</w:t>
            </w:r>
          </w:p>
        </w:tc>
        <w:tc>
          <w:tcPr>
            <w:tcW w:w="1607" w:type="dxa"/>
            <w:tcBorders>
              <w:top w:val="nil"/>
              <w:left w:val="nil"/>
              <w:bottom w:val="single" w:sz="4" w:space="0" w:color="auto"/>
              <w:right w:val="single" w:sz="4" w:space="0" w:color="auto"/>
            </w:tcBorders>
            <w:shd w:val="clear" w:color="auto" w:fill="auto"/>
            <w:noWrap/>
            <w:vAlign w:val="bottom"/>
            <w:hideMark/>
          </w:tcPr>
          <w:p w14:paraId="1F0702FC" w14:textId="07F5D17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B0A513D" w14:textId="7C72249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Person.CprAdresse.etageLigMed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05DB8D3F" w14:textId="41F2849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43B81D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CD97E9" w14:textId="0FD505C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cadr.husnummer.wi</w:t>
            </w:r>
          </w:p>
        </w:tc>
        <w:tc>
          <w:tcPr>
            <w:tcW w:w="1607" w:type="dxa"/>
            <w:tcBorders>
              <w:top w:val="nil"/>
              <w:left w:val="nil"/>
              <w:bottom w:val="single" w:sz="4" w:space="0" w:color="auto"/>
              <w:right w:val="single" w:sz="4" w:space="0" w:color="auto"/>
            </w:tcBorders>
            <w:shd w:val="clear" w:color="auto" w:fill="auto"/>
            <w:noWrap/>
            <w:vAlign w:val="bottom"/>
            <w:hideMark/>
          </w:tcPr>
          <w:p w14:paraId="73497F43" w14:textId="7A4C296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5A42154" w14:textId="56DCC9B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Person.CprAdresse.husnummerErIndeholdtI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649F743F" w14:textId="6F32D94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7FD943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F0A645" w14:textId="0CC65F4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cadr.husnummer.cont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70274908" w14:textId="3142ACA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E2998F1" w14:textId="65E6EF9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Person.CprAdresse.husnummerIndeholder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0CDD11B9" w14:textId="67825B0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EC8ABD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2BC9AF" w14:textId="0EEB205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cadr.husnummer.eq</w:t>
            </w:r>
          </w:p>
        </w:tc>
        <w:tc>
          <w:tcPr>
            <w:tcW w:w="1607" w:type="dxa"/>
            <w:tcBorders>
              <w:top w:val="nil"/>
              <w:left w:val="nil"/>
              <w:bottom w:val="single" w:sz="4" w:space="0" w:color="auto"/>
              <w:right w:val="single" w:sz="4" w:space="0" w:color="auto"/>
            </w:tcBorders>
            <w:shd w:val="clear" w:color="auto" w:fill="auto"/>
            <w:noWrap/>
            <w:vAlign w:val="bottom"/>
            <w:hideMark/>
          </w:tcPr>
          <w:p w14:paraId="08E53843" w14:textId="6D43982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CAC1537" w14:textId="6A0E1AD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Person.CprAdresse.husnummerLigMed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50B6C5A2" w14:textId="3A28DFE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7CC0F2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756F0F" w14:textId="4D21ADE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cadr.postdistrikt.wi</w:t>
            </w:r>
          </w:p>
        </w:tc>
        <w:tc>
          <w:tcPr>
            <w:tcW w:w="1607" w:type="dxa"/>
            <w:tcBorders>
              <w:top w:val="nil"/>
              <w:left w:val="nil"/>
              <w:bottom w:val="single" w:sz="4" w:space="0" w:color="auto"/>
              <w:right w:val="single" w:sz="4" w:space="0" w:color="auto"/>
            </w:tcBorders>
            <w:shd w:val="clear" w:color="auto" w:fill="auto"/>
            <w:noWrap/>
            <w:vAlign w:val="bottom"/>
            <w:hideMark/>
          </w:tcPr>
          <w:p w14:paraId="0B327A61" w14:textId="201957B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A8D8C3E" w14:textId="0747482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Person.CprAdresse.postdistriktErIndeholdtI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1349F86C" w14:textId="54A6A70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41210F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6EA67D" w14:textId="1862824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cadr.postdistrikt.cont</w:t>
            </w:r>
          </w:p>
        </w:tc>
        <w:tc>
          <w:tcPr>
            <w:tcW w:w="1607" w:type="dxa"/>
            <w:tcBorders>
              <w:top w:val="nil"/>
              <w:left w:val="nil"/>
              <w:bottom w:val="single" w:sz="4" w:space="0" w:color="auto"/>
              <w:right w:val="single" w:sz="4" w:space="0" w:color="auto"/>
            </w:tcBorders>
            <w:shd w:val="clear" w:color="auto" w:fill="auto"/>
            <w:noWrap/>
            <w:vAlign w:val="bottom"/>
            <w:hideMark/>
          </w:tcPr>
          <w:p w14:paraId="51F5AFEC" w14:textId="162B886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6AD882" w14:textId="1F1C7EE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Person.CprAdresse.postdistriktIndeholder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7300E304" w14:textId="233D598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8BAA38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214E43" w14:textId="03A17D2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cadr.postdistrikt.eq</w:t>
            </w:r>
          </w:p>
        </w:tc>
        <w:tc>
          <w:tcPr>
            <w:tcW w:w="1607" w:type="dxa"/>
            <w:tcBorders>
              <w:top w:val="nil"/>
              <w:left w:val="nil"/>
              <w:bottom w:val="single" w:sz="4" w:space="0" w:color="auto"/>
              <w:right w:val="single" w:sz="4" w:space="0" w:color="auto"/>
            </w:tcBorders>
            <w:shd w:val="clear" w:color="auto" w:fill="auto"/>
            <w:noWrap/>
            <w:vAlign w:val="bottom"/>
            <w:hideMark/>
          </w:tcPr>
          <w:p w14:paraId="4CC43037" w14:textId="654BB9A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D7A7996" w14:textId="6D84E5F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Person.CprAdresse.postdistriktLigMed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7E972D88" w14:textId="1E778FE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D72738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206C3F" w14:textId="6BD8299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cadr.postnummer.wi</w:t>
            </w:r>
          </w:p>
        </w:tc>
        <w:tc>
          <w:tcPr>
            <w:tcW w:w="1607" w:type="dxa"/>
            <w:tcBorders>
              <w:top w:val="nil"/>
              <w:left w:val="nil"/>
              <w:bottom w:val="single" w:sz="4" w:space="0" w:color="auto"/>
              <w:right w:val="single" w:sz="4" w:space="0" w:color="auto"/>
            </w:tcBorders>
            <w:shd w:val="clear" w:color="auto" w:fill="auto"/>
            <w:noWrap/>
            <w:vAlign w:val="bottom"/>
            <w:hideMark/>
          </w:tcPr>
          <w:p w14:paraId="25E5B6E8" w14:textId="5EBF96A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8A6AC3B" w14:textId="7703BC5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Person.CprAdresse.postnummerErIndeholdtI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2D2A5E5A" w14:textId="655C50F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1FC7F1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C774F6" w14:textId="219B9A3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cadr.postnummer.ne</w:t>
            </w:r>
          </w:p>
        </w:tc>
        <w:tc>
          <w:tcPr>
            <w:tcW w:w="1607" w:type="dxa"/>
            <w:tcBorders>
              <w:top w:val="nil"/>
              <w:left w:val="nil"/>
              <w:bottom w:val="single" w:sz="4" w:space="0" w:color="auto"/>
              <w:right w:val="single" w:sz="4" w:space="0" w:color="auto"/>
            </w:tcBorders>
            <w:shd w:val="clear" w:color="auto" w:fill="auto"/>
            <w:noWrap/>
            <w:vAlign w:val="bottom"/>
            <w:hideMark/>
          </w:tcPr>
          <w:p w14:paraId="10DED690" w14:textId="6977A1B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FDA19F1" w14:textId="2D84E2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Person.CprAdresse.postnummerForskelligFra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7D222543" w14:textId="5DF5C2A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6E333D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A36F3D" w14:textId="3838530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cadr.postnummer.eq</w:t>
            </w:r>
          </w:p>
        </w:tc>
        <w:tc>
          <w:tcPr>
            <w:tcW w:w="1607" w:type="dxa"/>
            <w:tcBorders>
              <w:top w:val="nil"/>
              <w:left w:val="nil"/>
              <w:bottom w:val="single" w:sz="4" w:space="0" w:color="auto"/>
              <w:right w:val="single" w:sz="4" w:space="0" w:color="auto"/>
            </w:tcBorders>
            <w:shd w:val="clear" w:color="auto" w:fill="auto"/>
            <w:noWrap/>
            <w:vAlign w:val="bottom"/>
            <w:hideMark/>
          </w:tcPr>
          <w:p w14:paraId="0EEF5C9E" w14:textId="63D7459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FC0CAC8" w14:textId="230A073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723002AA" w14:textId="52C38B7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4E4094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47765F" w14:textId="32C94C5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cadr.postnummer.lt</w:t>
            </w:r>
          </w:p>
        </w:tc>
        <w:tc>
          <w:tcPr>
            <w:tcW w:w="1607" w:type="dxa"/>
            <w:tcBorders>
              <w:top w:val="nil"/>
              <w:left w:val="nil"/>
              <w:bottom w:val="single" w:sz="4" w:space="0" w:color="auto"/>
              <w:right w:val="single" w:sz="4" w:space="0" w:color="auto"/>
            </w:tcBorders>
            <w:shd w:val="clear" w:color="auto" w:fill="auto"/>
            <w:noWrap/>
            <w:vAlign w:val="bottom"/>
            <w:hideMark/>
          </w:tcPr>
          <w:p w14:paraId="6195031C" w14:textId="6F815F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CA538E4" w14:textId="5147BA7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598455FF" w14:textId="47C83F0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1F1A11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45BDDD" w14:textId="68265E9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cadr.postnummer.le</w:t>
            </w:r>
          </w:p>
        </w:tc>
        <w:tc>
          <w:tcPr>
            <w:tcW w:w="1607" w:type="dxa"/>
            <w:tcBorders>
              <w:top w:val="nil"/>
              <w:left w:val="nil"/>
              <w:bottom w:val="single" w:sz="4" w:space="0" w:color="auto"/>
              <w:right w:val="single" w:sz="4" w:space="0" w:color="auto"/>
            </w:tcBorders>
            <w:shd w:val="clear" w:color="auto" w:fill="auto"/>
            <w:noWrap/>
            <w:vAlign w:val="bottom"/>
            <w:hideMark/>
          </w:tcPr>
          <w:p w14:paraId="3D91C0E5" w14:textId="23085E9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BA1E38A" w14:textId="132096A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Person.CprAdresse.postnummerMindreEndEllerLigMed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2CA2F083" w14:textId="643F499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E115D2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BDBE7B" w14:textId="6AF650E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cadr.postnummer.gt</w:t>
            </w:r>
          </w:p>
        </w:tc>
        <w:tc>
          <w:tcPr>
            <w:tcW w:w="1607" w:type="dxa"/>
            <w:tcBorders>
              <w:top w:val="nil"/>
              <w:left w:val="nil"/>
              <w:bottom w:val="single" w:sz="4" w:space="0" w:color="auto"/>
              <w:right w:val="single" w:sz="4" w:space="0" w:color="auto"/>
            </w:tcBorders>
            <w:shd w:val="clear" w:color="auto" w:fill="auto"/>
            <w:noWrap/>
            <w:vAlign w:val="bottom"/>
            <w:hideMark/>
          </w:tcPr>
          <w:p w14:paraId="63414754" w14:textId="0689EF0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A5A5FC5" w14:textId="74A4B6C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5818E4E0" w14:textId="6E0540E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BEA697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30BEED" w14:textId="5A975F0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cadr.postnummer.ge</w:t>
            </w:r>
          </w:p>
        </w:tc>
        <w:tc>
          <w:tcPr>
            <w:tcW w:w="1607" w:type="dxa"/>
            <w:tcBorders>
              <w:top w:val="nil"/>
              <w:left w:val="nil"/>
              <w:bottom w:val="single" w:sz="4" w:space="0" w:color="auto"/>
              <w:right w:val="single" w:sz="4" w:space="0" w:color="auto"/>
            </w:tcBorders>
            <w:shd w:val="clear" w:color="auto" w:fill="auto"/>
            <w:noWrap/>
            <w:vAlign w:val="bottom"/>
            <w:hideMark/>
          </w:tcPr>
          <w:p w14:paraId="68193E52" w14:textId="7C25F85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B78C0C8" w14:textId="57B52F8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Person.CprAdresse.postnummerStoerreEndEllerLigMed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52888F33" w14:textId="5CECDC5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A9A7FD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DE2266" w14:textId="05CE5D2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cadr.sidedoer.wi</w:t>
            </w:r>
          </w:p>
        </w:tc>
        <w:tc>
          <w:tcPr>
            <w:tcW w:w="1607" w:type="dxa"/>
            <w:tcBorders>
              <w:top w:val="nil"/>
              <w:left w:val="nil"/>
              <w:bottom w:val="single" w:sz="4" w:space="0" w:color="auto"/>
              <w:right w:val="single" w:sz="4" w:space="0" w:color="auto"/>
            </w:tcBorders>
            <w:shd w:val="clear" w:color="auto" w:fill="auto"/>
            <w:noWrap/>
            <w:vAlign w:val="bottom"/>
            <w:hideMark/>
          </w:tcPr>
          <w:p w14:paraId="46DA8729" w14:textId="58D7C58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7FFD25" w14:textId="68C1C6A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Person.CprAdresse.sidedoerErIndeholdtI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711F58B1" w14:textId="6CEDC84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DC95A1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27AA48" w14:textId="7928678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cadr.sidedoer.cont</w:t>
            </w:r>
          </w:p>
        </w:tc>
        <w:tc>
          <w:tcPr>
            <w:tcW w:w="1607" w:type="dxa"/>
            <w:tcBorders>
              <w:top w:val="nil"/>
              <w:left w:val="nil"/>
              <w:bottom w:val="single" w:sz="4" w:space="0" w:color="auto"/>
              <w:right w:val="single" w:sz="4" w:space="0" w:color="auto"/>
            </w:tcBorders>
            <w:shd w:val="clear" w:color="auto" w:fill="auto"/>
            <w:noWrap/>
            <w:vAlign w:val="bottom"/>
            <w:hideMark/>
          </w:tcPr>
          <w:p w14:paraId="30BC6F10" w14:textId="1E18F1C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FD89A9" w14:textId="3E000E4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Person.CprAdresse.sidedoerIndeholder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6496F1DB" w14:textId="2330690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6DEEB8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92F889" w14:textId="1338E91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cadr.sidedoer.eq</w:t>
            </w:r>
          </w:p>
        </w:tc>
        <w:tc>
          <w:tcPr>
            <w:tcW w:w="1607" w:type="dxa"/>
            <w:tcBorders>
              <w:top w:val="nil"/>
              <w:left w:val="nil"/>
              <w:bottom w:val="single" w:sz="4" w:space="0" w:color="auto"/>
              <w:right w:val="single" w:sz="4" w:space="0" w:color="auto"/>
            </w:tcBorders>
            <w:shd w:val="clear" w:color="auto" w:fill="auto"/>
            <w:noWrap/>
            <w:vAlign w:val="bottom"/>
            <w:hideMark/>
          </w:tcPr>
          <w:p w14:paraId="215545C3" w14:textId="0953B54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6200D6" w14:textId="2024530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Person.CprAdresse.sidedoerLigMed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4DC70385" w14:textId="2C90E45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4ADEC7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FE1DDE" w14:textId="4D95BAE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7FCC8B3C" w14:textId="0430C2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50688D6" w14:textId="31ACCF0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Person.CprAdresse.vejadresseringsnavnErIndeholdtI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46BC6650" w14:textId="4D8E4F9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2CFC84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559687" w14:textId="6790928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717C9833" w14:textId="3052E94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E7D097" w14:textId="77CB987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Person.CprAdresse.vejadresseringsnavnIndeholder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7F3A18A1" w14:textId="58A4E10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808A09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434C4C" w14:textId="485899D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38D2C6DE" w14:textId="0A12829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9240287" w14:textId="0329425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Person.CprAdresse.vejadresseringsnavnLigMed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45819A48" w14:textId="60E1ADE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E1AEFE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047713" w14:textId="4CD99BF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chaen.afledtmarkering.eq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2C58E7AC" w14:textId="5342094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9BC8E2B" w14:textId="276BF1B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Person.Cprhaendelse.afledtmarkeringLigMed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1A6FBEA" w14:textId="7324E76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A22228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71B3ED" w14:textId="69CE1FC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chaen.afleveringsdato.ne</w:t>
            </w:r>
          </w:p>
        </w:tc>
        <w:tc>
          <w:tcPr>
            <w:tcW w:w="1607" w:type="dxa"/>
            <w:tcBorders>
              <w:top w:val="nil"/>
              <w:left w:val="nil"/>
              <w:bottom w:val="single" w:sz="4" w:space="0" w:color="auto"/>
              <w:right w:val="single" w:sz="4" w:space="0" w:color="auto"/>
            </w:tcBorders>
            <w:shd w:val="clear" w:color="auto" w:fill="auto"/>
            <w:noWrap/>
            <w:vAlign w:val="bottom"/>
            <w:hideMark/>
          </w:tcPr>
          <w:p w14:paraId="27107606" w14:textId="23A6DD1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8C7F60" w14:textId="537D224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1FF4C62" w14:textId="02991D5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EB1694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9316C5" w14:textId="47067B4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chaen.afleveringsdato.eq</w:t>
            </w:r>
          </w:p>
        </w:tc>
        <w:tc>
          <w:tcPr>
            <w:tcW w:w="1607" w:type="dxa"/>
            <w:tcBorders>
              <w:top w:val="nil"/>
              <w:left w:val="nil"/>
              <w:bottom w:val="single" w:sz="4" w:space="0" w:color="auto"/>
              <w:right w:val="single" w:sz="4" w:space="0" w:color="auto"/>
            </w:tcBorders>
            <w:shd w:val="clear" w:color="auto" w:fill="auto"/>
            <w:noWrap/>
            <w:vAlign w:val="bottom"/>
            <w:hideMark/>
          </w:tcPr>
          <w:p w14:paraId="17DD3DDD" w14:textId="5EB3236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9B06E7" w14:textId="1961755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5F64878F" w14:textId="4ADF656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77459F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203A41" w14:textId="7742996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chaen.afleveringsdato.lt</w:t>
            </w:r>
          </w:p>
        </w:tc>
        <w:tc>
          <w:tcPr>
            <w:tcW w:w="1607" w:type="dxa"/>
            <w:tcBorders>
              <w:top w:val="nil"/>
              <w:left w:val="nil"/>
              <w:bottom w:val="single" w:sz="4" w:space="0" w:color="auto"/>
              <w:right w:val="single" w:sz="4" w:space="0" w:color="auto"/>
            </w:tcBorders>
            <w:shd w:val="clear" w:color="auto" w:fill="auto"/>
            <w:noWrap/>
            <w:vAlign w:val="bottom"/>
            <w:hideMark/>
          </w:tcPr>
          <w:p w14:paraId="5A67C6AC" w14:textId="5103F4F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3DA660" w14:textId="1FD9549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A248E50" w14:textId="6F8FDD4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3104B8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AB6C50" w14:textId="7D29E41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chaen.afleveringsdato.le</w:t>
            </w:r>
          </w:p>
        </w:tc>
        <w:tc>
          <w:tcPr>
            <w:tcW w:w="1607" w:type="dxa"/>
            <w:tcBorders>
              <w:top w:val="nil"/>
              <w:left w:val="nil"/>
              <w:bottom w:val="single" w:sz="4" w:space="0" w:color="auto"/>
              <w:right w:val="single" w:sz="4" w:space="0" w:color="auto"/>
            </w:tcBorders>
            <w:shd w:val="clear" w:color="auto" w:fill="auto"/>
            <w:noWrap/>
            <w:vAlign w:val="bottom"/>
            <w:hideMark/>
          </w:tcPr>
          <w:p w14:paraId="1C66F2E9" w14:textId="4B20D9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8190D0" w14:textId="4652EF7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99D4FEE" w14:textId="76B89B1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B2C440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2E73BA" w14:textId="2321ACE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chaen.afleveringsdato.gt</w:t>
            </w:r>
          </w:p>
        </w:tc>
        <w:tc>
          <w:tcPr>
            <w:tcW w:w="1607" w:type="dxa"/>
            <w:tcBorders>
              <w:top w:val="nil"/>
              <w:left w:val="nil"/>
              <w:bottom w:val="single" w:sz="4" w:space="0" w:color="auto"/>
              <w:right w:val="single" w:sz="4" w:space="0" w:color="auto"/>
            </w:tcBorders>
            <w:shd w:val="clear" w:color="auto" w:fill="auto"/>
            <w:noWrap/>
            <w:vAlign w:val="bottom"/>
            <w:hideMark/>
          </w:tcPr>
          <w:p w14:paraId="181A7FD0" w14:textId="5DF3BA2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BA60EDA" w14:textId="6A39D4B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C949531" w14:textId="47A178A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BA7F01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3AA878" w14:textId="189F275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chaen.afleveringsdato.ge</w:t>
            </w:r>
          </w:p>
        </w:tc>
        <w:tc>
          <w:tcPr>
            <w:tcW w:w="1607" w:type="dxa"/>
            <w:tcBorders>
              <w:top w:val="nil"/>
              <w:left w:val="nil"/>
              <w:bottom w:val="single" w:sz="4" w:space="0" w:color="auto"/>
              <w:right w:val="single" w:sz="4" w:space="0" w:color="auto"/>
            </w:tcBorders>
            <w:shd w:val="clear" w:color="auto" w:fill="auto"/>
            <w:noWrap/>
            <w:vAlign w:val="bottom"/>
            <w:hideMark/>
          </w:tcPr>
          <w:p w14:paraId="515DDAF6" w14:textId="2CB4172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A5E144" w14:textId="13EA27D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EBFB5A3" w14:textId="19080F3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5860FE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B1FC24" w14:textId="653BB6B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7B22D8DA" w14:textId="3EDCBA1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2E612FE" w14:textId="34DB954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4F734E0C" w14:textId="66FB13A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136E6E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1D1730" w14:textId="492E748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1E0F7976" w14:textId="1638CD4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2B3625B" w14:textId="1C28417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Person.Cprhaendelse.forretningshaendelseLigMed - </w:t>
            </w:r>
          </w:p>
        </w:tc>
        <w:tc>
          <w:tcPr>
            <w:tcW w:w="1607" w:type="dxa"/>
            <w:tcBorders>
              <w:top w:val="nil"/>
              <w:left w:val="nil"/>
              <w:bottom w:val="single" w:sz="4" w:space="0" w:color="auto"/>
              <w:right w:val="single" w:sz="4" w:space="0" w:color="auto"/>
            </w:tcBorders>
            <w:shd w:val="clear" w:color="auto" w:fill="auto"/>
            <w:noWrap/>
            <w:vAlign w:val="bottom"/>
            <w:hideMark/>
          </w:tcPr>
          <w:p w14:paraId="46D129A1" w14:textId="4F65155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89DAB3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44BE21" w14:textId="73F004D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chaen.forretningsomraade.wi</w:t>
            </w:r>
          </w:p>
        </w:tc>
        <w:tc>
          <w:tcPr>
            <w:tcW w:w="1607" w:type="dxa"/>
            <w:tcBorders>
              <w:top w:val="nil"/>
              <w:left w:val="nil"/>
              <w:bottom w:val="single" w:sz="4" w:space="0" w:color="auto"/>
              <w:right w:val="single" w:sz="4" w:space="0" w:color="auto"/>
            </w:tcBorders>
            <w:shd w:val="clear" w:color="auto" w:fill="auto"/>
            <w:noWrap/>
            <w:vAlign w:val="bottom"/>
            <w:hideMark/>
          </w:tcPr>
          <w:p w14:paraId="723EB0C8" w14:textId="59F6975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A10DCB8" w14:textId="641848A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23F0669F" w14:textId="12A8386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A58898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BD50F1" w14:textId="5A88024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chaen.forretningsomraade.cont</w:t>
            </w:r>
          </w:p>
        </w:tc>
        <w:tc>
          <w:tcPr>
            <w:tcW w:w="1607" w:type="dxa"/>
            <w:tcBorders>
              <w:top w:val="nil"/>
              <w:left w:val="nil"/>
              <w:bottom w:val="single" w:sz="4" w:space="0" w:color="auto"/>
              <w:right w:val="single" w:sz="4" w:space="0" w:color="auto"/>
            </w:tcBorders>
            <w:shd w:val="clear" w:color="auto" w:fill="auto"/>
            <w:noWrap/>
            <w:vAlign w:val="bottom"/>
            <w:hideMark/>
          </w:tcPr>
          <w:p w14:paraId="00D6F4BD" w14:textId="2ECB851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1779934" w14:textId="03A9239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Person.Cprhaendelse.forretningsomraadeIndeholder - </w:t>
            </w:r>
          </w:p>
        </w:tc>
        <w:tc>
          <w:tcPr>
            <w:tcW w:w="1607" w:type="dxa"/>
            <w:tcBorders>
              <w:top w:val="nil"/>
              <w:left w:val="nil"/>
              <w:bottom w:val="single" w:sz="4" w:space="0" w:color="auto"/>
              <w:right w:val="single" w:sz="4" w:space="0" w:color="auto"/>
            </w:tcBorders>
            <w:shd w:val="clear" w:color="auto" w:fill="auto"/>
            <w:noWrap/>
            <w:vAlign w:val="bottom"/>
            <w:hideMark/>
          </w:tcPr>
          <w:p w14:paraId="743D2F9D" w14:textId="0AC84E9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40C233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A0E4AC" w14:textId="417B1FA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chaen.forretningsomraade.eq</w:t>
            </w:r>
          </w:p>
        </w:tc>
        <w:tc>
          <w:tcPr>
            <w:tcW w:w="1607" w:type="dxa"/>
            <w:tcBorders>
              <w:top w:val="nil"/>
              <w:left w:val="nil"/>
              <w:bottom w:val="single" w:sz="4" w:space="0" w:color="auto"/>
              <w:right w:val="single" w:sz="4" w:space="0" w:color="auto"/>
            </w:tcBorders>
            <w:shd w:val="clear" w:color="auto" w:fill="auto"/>
            <w:noWrap/>
            <w:vAlign w:val="bottom"/>
            <w:hideMark/>
          </w:tcPr>
          <w:p w14:paraId="74717226" w14:textId="2B799F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F350993" w14:textId="73F966F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Person.Cprhaendelse.forretningsomraadeLigMed - </w:t>
            </w:r>
          </w:p>
        </w:tc>
        <w:tc>
          <w:tcPr>
            <w:tcW w:w="1607" w:type="dxa"/>
            <w:tcBorders>
              <w:top w:val="nil"/>
              <w:left w:val="nil"/>
              <w:bottom w:val="single" w:sz="4" w:space="0" w:color="auto"/>
              <w:right w:val="single" w:sz="4" w:space="0" w:color="auto"/>
            </w:tcBorders>
            <w:shd w:val="clear" w:color="auto" w:fill="auto"/>
            <w:noWrap/>
            <w:vAlign w:val="bottom"/>
            <w:hideMark/>
          </w:tcPr>
          <w:p w14:paraId="70BD2A49" w14:textId="41F10FF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BB2389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AFAFA7" w14:textId="57FD592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chaen.rettetden.ne</w:t>
            </w:r>
          </w:p>
        </w:tc>
        <w:tc>
          <w:tcPr>
            <w:tcW w:w="1607" w:type="dxa"/>
            <w:tcBorders>
              <w:top w:val="nil"/>
              <w:left w:val="nil"/>
              <w:bottom w:val="single" w:sz="4" w:space="0" w:color="auto"/>
              <w:right w:val="single" w:sz="4" w:space="0" w:color="auto"/>
            </w:tcBorders>
            <w:shd w:val="clear" w:color="auto" w:fill="auto"/>
            <w:noWrap/>
            <w:vAlign w:val="bottom"/>
            <w:hideMark/>
          </w:tcPr>
          <w:p w14:paraId="6EF255C2" w14:textId="2D522DB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D0E73D" w14:textId="44B1C68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6440CF7" w14:textId="731A60E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9AD136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320965" w14:textId="5604E77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chaen.rettetden.eq</w:t>
            </w:r>
          </w:p>
        </w:tc>
        <w:tc>
          <w:tcPr>
            <w:tcW w:w="1607" w:type="dxa"/>
            <w:tcBorders>
              <w:top w:val="nil"/>
              <w:left w:val="nil"/>
              <w:bottom w:val="single" w:sz="4" w:space="0" w:color="auto"/>
              <w:right w:val="single" w:sz="4" w:space="0" w:color="auto"/>
            </w:tcBorders>
            <w:shd w:val="clear" w:color="auto" w:fill="auto"/>
            <w:noWrap/>
            <w:vAlign w:val="bottom"/>
            <w:hideMark/>
          </w:tcPr>
          <w:p w14:paraId="5D9F29ED" w14:textId="1530C72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1858D1" w14:textId="0B55E85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Person.Cprhaendelse.rettetdenLigMed - </w:t>
            </w:r>
          </w:p>
        </w:tc>
        <w:tc>
          <w:tcPr>
            <w:tcW w:w="1607" w:type="dxa"/>
            <w:tcBorders>
              <w:top w:val="nil"/>
              <w:left w:val="nil"/>
              <w:bottom w:val="single" w:sz="4" w:space="0" w:color="auto"/>
              <w:right w:val="single" w:sz="4" w:space="0" w:color="auto"/>
            </w:tcBorders>
            <w:shd w:val="clear" w:color="auto" w:fill="auto"/>
            <w:noWrap/>
            <w:vAlign w:val="bottom"/>
            <w:hideMark/>
          </w:tcPr>
          <w:p w14:paraId="47141D19" w14:textId="79BFD12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47CB86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CD857F" w14:textId="4EC8E80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chaen.rettetden.lt</w:t>
            </w:r>
          </w:p>
        </w:tc>
        <w:tc>
          <w:tcPr>
            <w:tcW w:w="1607" w:type="dxa"/>
            <w:tcBorders>
              <w:top w:val="nil"/>
              <w:left w:val="nil"/>
              <w:bottom w:val="single" w:sz="4" w:space="0" w:color="auto"/>
              <w:right w:val="single" w:sz="4" w:space="0" w:color="auto"/>
            </w:tcBorders>
            <w:shd w:val="clear" w:color="auto" w:fill="auto"/>
            <w:noWrap/>
            <w:vAlign w:val="bottom"/>
            <w:hideMark/>
          </w:tcPr>
          <w:p w14:paraId="7A872C61" w14:textId="0C79C9A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BE7DE0" w14:textId="373AE51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CEFBEEF" w14:textId="697364C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6CBFFD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BA4E1B" w14:textId="0AEDA30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chaen.rettetden.le</w:t>
            </w:r>
          </w:p>
        </w:tc>
        <w:tc>
          <w:tcPr>
            <w:tcW w:w="1607" w:type="dxa"/>
            <w:tcBorders>
              <w:top w:val="nil"/>
              <w:left w:val="nil"/>
              <w:bottom w:val="single" w:sz="4" w:space="0" w:color="auto"/>
              <w:right w:val="single" w:sz="4" w:space="0" w:color="auto"/>
            </w:tcBorders>
            <w:shd w:val="clear" w:color="auto" w:fill="auto"/>
            <w:noWrap/>
            <w:vAlign w:val="bottom"/>
            <w:hideMark/>
          </w:tcPr>
          <w:p w14:paraId="59535F2A" w14:textId="5992EAC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76A3C0" w14:textId="74459B7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874E041" w14:textId="2D6A603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37E80F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22E054" w14:textId="64FA60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chaen.rettetden.gt</w:t>
            </w:r>
          </w:p>
        </w:tc>
        <w:tc>
          <w:tcPr>
            <w:tcW w:w="1607" w:type="dxa"/>
            <w:tcBorders>
              <w:top w:val="nil"/>
              <w:left w:val="nil"/>
              <w:bottom w:val="single" w:sz="4" w:space="0" w:color="auto"/>
              <w:right w:val="single" w:sz="4" w:space="0" w:color="auto"/>
            </w:tcBorders>
            <w:shd w:val="clear" w:color="auto" w:fill="auto"/>
            <w:noWrap/>
            <w:vAlign w:val="bottom"/>
            <w:hideMark/>
          </w:tcPr>
          <w:p w14:paraId="7404CEB4" w14:textId="74630FA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7AC793" w14:textId="175C157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C4739BB" w14:textId="42B05F0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83282E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2763BE" w14:textId="033B7A5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chaen.rettetden.ge</w:t>
            </w:r>
          </w:p>
        </w:tc>
        <w:tc>
          <w:tcPr>
            <w:tcW w:w="1607" w:type="dxa"/>
            <w:tcBorders>
              <w:top w:val="nil"/>
              <w:left w:val="nil"/>
              <w:bottom w:val="single" w:sz="4" w:space="0" w:color="auto"/>
              <w:right w:val="single" w:sz="4" w:space="0" w:color="auto"/>
            </w:tcBorders>
            <w:shd w:val="clear" w:color="auto" w:fill="auto"/>
            <w:noWrap/>
            <w:vAlign w:val="bottom"/>
            <w:hideMark/>
          </w:tcPr>
          <w:p w14:paraId="3D2A5733" w14:textId="1BD16F2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601E04" w14:textId="4CA1848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E6C34CE" w14:textId="6B65443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072255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D49703" w14:textId="26F60B4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flyt.bemaerkninger.wi</w:t>
            </w:r>
          </w:p>
        </w:tc>
        <w:tc>
          <w:tcPr>
            <w:tcW w:w="1607" w:type="dxa"/>
            <w:tcBorders>
              <w:top w:val="nil"/>
              <w:left w:val="nil"/>
              <w:bottom w:val="single" w:sz="4" w:space="0" w:color="auto"/>
              <w:right w:val="single" w:sz="4" w:space="0" w:color="auto"/>
            </w:tcBorders>
            <w:shd w:val="clear" w:color="auto" w:fill="auto"/>
            <w:noWrap/>
            <w:vAlign w:val="bottom"/>
            <w:hideMark/>
          </w:tcPr>
          <w:p w14:paraId="3AB1FF52" w14:textId="481A956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9CAD3A" w14:textId="3EE273A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Person.Flyttepaabud.bemaerkningerErIndeholdtI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6AAE6C00" w14:textId="107A877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8D62AD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0FB001" w14:textId="47AC690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flyt.bemaerkninger.cont</w:t>
            </w:r>
          </w:p>
        </w:tc>
        <w:tc>
          <w:tcPr>
            <w:tcW w:w="1607" w:type="dxa"/>
            <w:tcBorders>
              <w:top w:val="nil"/>
              <w:left w:val="nil"/>
              <w:bottom w:val="single" w:sz="4" w:space="0" w:color="auto"/>
              <w:right w:val="single" w:sz="4" w:space="0" w:color="auto"/>
            </w:tcBorders>
            <w:shd w:val="clear" w:color="auto" w:fill="auto"/>
            <w:noWrap/>
            <w:vAlign w:val="bottom"/>
            <w:hideMark/>
          </w:tcPr>
          <w:p w14:paraId="52E00D0D" w14:textId="3C4608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8617AC5" w14:textId="65B6C5B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Person.Flyttepaabud.bemaerkningerIndeholder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4EAFC99B" w14:textId="2FCB776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222D31C"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35F9F4" w14:textId="2BB0DC0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flyt.bemaerkninger.eq</w:t>
            </w:r>
          </w:p>
        </w:tc>
        <w:tc>
          <w:tcPr>
            <w:tcW w:w="1607" w:type="dxa"/>
            <w:tcBorders>
              <w:top w:val="nil"/>
              <w:left w:val="nil"/>
              <w:bottom w:val="single" w:sz="4" w:space="0" w:color="auto"/>
              <w:right w:val="single" w:sz="4" w:space="0" w:color="auto"/>
            </w:tcBorders>
            <w:shd w:val="clear" w:color="auto" w:fill="auto"/>
            <w:noWrap/>
            <w:vAlign w:val="bottom"/>
            <w:hideMark/>
          </w:tcPr>
          <w:p w14:paraId="40C2F7E8" w14:textId="3AF4B23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AD5933" w14:textId="486C3E5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Person.Flyttepaabud.bemaerkningerLigMed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1F43ABCE" w14:textId="7B9FFBA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2DFD61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098169" w14:textId="4386E98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0B66161" w14:textId="29BA87A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C2949B" w14:textId="73F241A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6CBC8B6" w14:textId="2FCD311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E65642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261B3C" w14:textId="6DE0B9E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0EF9A93" w14:textId="6148095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09C1B5" w14:textId="239B1A5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8592175" w14:textId="104F076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29A937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BF7C5E" w14:textId="42DBB4F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712D9F9" w14:textId="01B92FB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40E54C" w14:textId="3868086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9A96528" w14:textId="0A16FC2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ECE2E5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18E1BA" w14:textId="2ED3955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89862B5" w14:textId="0615278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0F6DD5" w14:textId="74999E8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FF54112" w14:textId="4464C93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3E6BFA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D3F761" w14:textId="698800C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CC5F3D1" w14:textId="2193665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277FE1" w14:textId="03F2AFD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361A43E" w14:textId="1051B02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44E490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526CEA" w14:textId="28DF1C6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flyt.virkningfra.ge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329164A" w14:textId="1251BEF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48E116" w14:textId="6518B76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8EFD86A" w14:textId="00405C1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A92C0F3"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546862" w14:textId="401A5D6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folk.status.wi</w:t>
            </w:r>
          </w:p>
        </w:tc>
        <w:tc>
          <w:tcPr>
            <w:tcW w:w="1607" w:type="dxa"/>
            <w:tcBorders>
              <w:top w:val="nil"/>
              <w:left w:val="nil"/>
              <w:bottom w:val="single" w:sz="4" w:space="0" w:color="auto"/>
              <w:right w:val="single" w:sz="4" w:space="0" w:color="auto"/>
            </w:tcBorders>
            <w:shd w:val="clear" w:color="auto" w:fill="auto"/>
            <w:noWrap/>
            <w:vAlign w:val="bottom"/>
            <w:hideMark/>
          </w:tcPr>
          <w:p w14:paraId="43356572" w14:textId="4E7E6AA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7281AB31" w14:textId="62CF356E" w:rsidR="007647C6" w:rsidRPr="00A406DF" w:rsidRDefault="007647C6"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Person.Folkekirke.statusErIndeholdtI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73915C67" w14:textId="42419AD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E17D7E2"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00E28C" w14:textId="69DE412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folk.status.eq</w:t>
            </w:r>
          </w:p>
        </w:tc>
        <w:tc>
          <w:tcPr>
            <w:tcW w:w="1607" w:type="dxa"/>
            <w:tcBorders>
              <w:top w:val="nil"/>
              <w:left w:val="nil"/>
              <w:bottom w:val="single" w:sz="4" w:space="0" w:color="auto"/>
              <w:right w:val="single" w:sz="4" w:space="0" w:color="auto"/>
            </w:tcBorders>
            <w:shd w:val="clear" w:color="auto" w:fill="auto"/>
            <w:noWrap/>
            <w:vAlign w:val="bottom"/>
            <w:hideMark/>
          </w:tcPr>
          <w:p w14:paraId="4BFFFE82" w14:textId="0E76A2E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36D39F6A" w14:textId="7855408D" w:rsidR="007647C6" w:rsidRPr="00A406DF" w:rsidRDefault="007647C6"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Person.Folkekirke.statusLigMed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6F976558" w14:textId="799A54F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FD429B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C1B6C5" w14:textId="30BB39D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folk.tilhoersforhold.wi</w:t>
            </w:r>
          </w:p>
        </w:tc>
        <w:tc>
          <w:tcPr>
            <w:tcW w:w="1607" w:type="dxa"/>
            <w:tcBorders>
              <w:top w:val="nil"/>
              <w:left w:val="nil"/>
              <w:bottom w:val="single" w:sz="4" w:space="0" w:color="auto"/>
              <w:right w:val="single" w:sz="4" w:space="0" w:color="auto"/>
            </w:tcBorders>
            <w:shd w:val="clear" w:color="auto" w:fill="auto"/>
            <w:noWrap/>
            <w:vAlign w:val="bottom"/>
            <w:hideMark/>
          </w:tcPr>
          <w:p w14:paraId="098D69DA" w14:textId="19A5BA8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11229236" w14:textId="05F292D6" w:rsidR="007647C6" w:rsidRPr="00A406DF" w:rsidRDefault="007647C6"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Person.Folkekirke.tilhoersforholdErIndeholdtI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764FD610" w14:textId="45F7C68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63B00E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50F55F" w14:textId="4D87F80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folk.tilhoersforhold.eq</w:t>
            </w:r>
          </w:p>
        </w:tc>
        <w:tc>
          <w:tcPr>
            <w:tcW w:w="1607" w:type="dxa"/>
            <w:tcBorders>
              <w:top w:val="nil"/>
              <w:left w:val="nil"/>
              <w:bottom w:val="single" w:sz="4" w:space="0" w:color="auto"/>
              <w:right w:val="single" w:sz="4" w:space="0" w:color="auto"/>
            </w:tcBorders>
            <w:shd w:val="clear" w:color="auto" w:fill="auto"/>
            <w:noWrap/>
            <w:vAlign w:val="bottom"/>
            <w:hideMark/>
          </w:tcPr>
          <w:p w14:paraId="71E217A6" w14:textId="74429C8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09B228DA" w14:textId="3A7BB02C" w:rsidR="007647C6" w:rsidRPr="00A406DF" w:rsidRDefault="007647C6"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Person.Folkekirke.tilhoersforholdLigMed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12D5FC41" w14:textId="36226C9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CD67B8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9EC66F" w14:textId="61AD9AB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62F575B" w14:textId="5C14B2C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371F64" w14:textId="211C19E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ABC174B" w14:textId="4E1B361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EF4A9A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4DB75F" w14:textId="04F71BE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F807C5F" w14:textId="16F51C1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301F93" w14:textId="544395A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4384D27" w14:textId="3FD0950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99F098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1D7FBA" w14:textId="3FF1652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5B9D96A" w14:textId="2AC2C44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D67EFD" w14:textId="0CF02D8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0D294B0" w14:textId="750FA98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2E6F26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3DD8A9" w14:textId="74E761D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0ADA9F4" w14:textId="6BA0EE6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5DD852" w14:textId="17E812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840A42C" w14:textId="3D104FA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B2F02E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EEC2D1" w14:textId="35CC9AE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2B4C4DE" w14:textId="0560471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F12349" w14:textId="59944B1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CE3688F" w14:textId="2912B13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81CF71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8F204C" w14:textId="4D25535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ED6EF49" w14:textId="2BFBDC1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A677AC" w14:textId="78375F3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B49C525" w14:textId="7F4D447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E5DB5A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409868" w14:textId="5248173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B23A034" w14:textId="32B07E2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0C5BD3C" w14:textId="37E4E68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CF9988A" w14:textId="636C97A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03F796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0DD6F9" w14:textId="58025D2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9FD0778" w14:textId="6DBD3EB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14477C" w14:textId="101BFB9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4071F0F" w14:textId="1C90060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77D481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228240" w14:textId="5C43440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CEB8C71" w14:textId="1B94CCE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377B7EB" w14:textId="368695E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2D7AFBA" w14:textId="6430ED9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1B1657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427151" w14:textId="4418C38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C0212A7" w14:textId="0511F8E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9295E3" w14:textId="1D87384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08D242A" w14:textId="6786944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2C20D5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8DF945" w14:textId="30F3EA4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AA095B9" w14:textId="1870326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9CA2E3" w14:textId="234AC6F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D21BFA6" w14:textId="06BF4C3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054F6F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866167" w14:textId="73DACD9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435378FF" w14:textId="2C0CFE6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559A89" w14:textId="0987ACD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3167A0D" w14:textId="34FDEF7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19101B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949045" w14:textId="0CD8C01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C6F75AA" w14:textId="724ED32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01E95A" w14:textId="5506747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361FF6E" w14:textId="73AF3DE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7DBBBB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FBB2E9" w14:textId="24E732C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folk.virkningtilum.eq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0D0B3791" w14:textId="5494681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25F5B85" w14:textId="5C6A2C1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F46BD60" w14:textId="702A8A9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4146F6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BD02AB" w14:textId="2B13454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fopl.foraelderrolle.wi</w:t>
            </w:r>
          </w:p>
        </w:tc>
        <w:tc>
          <w:tcPr>
            <w:tcW w:w="1607" w:type="dxa"/>
            <w:tcBorders>
              <w:top w:val="nil"/>
              <w:left w:val="nil"/>
              <w:bottom w:val="single" w:sz="4" w:space="0" w:color="auto"/>
              <w:right w:val="single" w:sz="4" w:space="0" w:color="auto"/>
            </w:tcBorders>
            <w:shd w:val="clear" w:color="auto" w:fill="auto"/>
            <w:noWrap/>
            <w:vAlign w:val="bottom"/>
            <w:hideMark/>
          </w:tcPr>
          <w:p w14:paraId="451C33F6" w14:textId="1D54A14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6023609" w14:textId="52BB483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DDFF705" w14:textId="75CEBE7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7B1D5E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02B488" w14:textId="176D126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fopl.foraelderrolle.eq</w:t>
            </w:r>
          </w:p>
        </w:tc>
        <w:tc>
          <w:tcPr>
            <w:tcW w:w="1607" w:type="dxa"/>
            <w:tcBorders>
              <w:top w:val="nil"/>
              <w:left w:val="nil"/>
              <w:bottom w:val="single" w:sz="4" w:space="0" w:color="auto"/>
              <w:right w:val="single" w:sz="4" w:space="0" w:color="auto"/>
            </w:tcBorders>
            <w:shd w:val="clear" w:color="auto" w:fill="auto"/>
            <w:noWrap/>
            <w:vAlign w:val="bottom"/>
            <w:hideMark/>
          </w:tcPr>
          <w:p w14:paraId="55D4B7BF" w14:textId="4E67BDF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C99FB6B" w14:textId="7CF001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1A4F1A54" w14:textId="1E71ACC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1CFF4C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686433" w14:textId="09FCF26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BD8CB79" w14:textId="47EB48A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02BDB9" w14:textId="284F31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F3510BE" w14:textId="012D6E0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4A2C89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EE797F" w14:textId="46E2E10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4B7B2A3" w14:textId="08DFA54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4CFC38" w14:textId="06D3A08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274C47C" w14:textId="7FC1524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B916D9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F58F3C" w14:textId="367F1AD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E84D6DA" w14:textId="4536171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332BF5" w14:textId="47212E9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B2A29C5" w14:textId="5F05312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A193F3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271466" w14:textId="653B2D8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7466A44" w14:textId="2A4FADF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678B0C" w14:textId="4DD2204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64E04C1" w14:textId="112DBA3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114175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9A4E43" w14:textId="224E53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BB925CD" w14:textId="31DBEA8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EBEB8F" w14:textId="5CC2278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DB8AEBA" w14:textId="1F73F72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FE9025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D07BE2" w14:textId="3EDD967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B2D830B" w14:textId="55E14FE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C08ECB9" w14:textId="3FC25AF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D6E6A19" w14:textId="1E292CC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3EA18A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0BCBD4" w14:textId="2CA7566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4497402F" w14:textId="2AA9DF1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9861F71" w14:textId="51E162D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971201F" w14:textId="4E9A470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589C802"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C0C53C" w14:textId="0FA468E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fmyn.indehaverrolle.wi</w:t>
            </w:r>
          </w:p>
        </w:tc>
        <w:tc>
          <w:tcPr>
            <w:tcW w:w="1607" w:type="dxa"/>
            <w:tcBorders>
              <w:top w:val="nil"/>
              <w:left w:val="nil"/>
              <w:bottom w:val="single" w:sz="4" w:space="0" w:color="auto"/>
              <w:right w:val="single" w:sz="4" w:space="0" w:color="auto"/>
            </w:tcBorders>
            <w:shd w:val="clear" w:color="auto" w:fill="auto"/>
            <w:noWrap/>
            <w:vAlign w:val="bottom"/>
            <w:hideMark/>
          </w:tcPr>
          <w:p w14:paraId="5C5B97B1" w14:textId="3158718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40D735BF" w14:textId="29092B0E" w:rsidR="007647C6" w:rsidRPr="00A406DF" w:rsidRDefault="007647C6"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B35AF10" w14:textId="5FC5831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06F80F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CAF4B4" w14:textId="3742DC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fmyn.indehaverrolle.eq</w:t>
            </w:r>
          </w:p>
        </w:tc>
        <w:tc>
          <w:tcPr>
            <w:tcW w:w="1607" w:type="dxa"/>
            <w:tcBorders>
              <w:top w:val="nil"/>
              <w:left w:val="nil"/>
              <w:bottom w:val="single" w:sz="4" w:space="0" w:color="auto"/>
              <w:right w:val="single" w:sz="4" w:space="0" w:color="auto"/>
            </w:tcBorders>
            <w:shd w:val="clear" w:color="auto" w:fill="auto"/>
            <w:noWrap/>
            <w:vAlign w:val="bottom"/>
            <w:hideMark/>
          </w:tcPr>
          <w:p w14:paraId="221A8086" w14:textId="1B0D329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6DC15411" w14:textId="645B3514" w:rsidR="007647C6" w:rsidRPr="00A406DF" w:rsidRDefault="007647C6"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2CC303A4" w14:textId="1A10392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3321A5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B3947E" w14:textId="7B6C59F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4547CEA" w14:textId="06C339D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49005E" w14:textId="0A8D8A2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39FC414" w14:textId="72F9A65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6602D7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2A5F98" w14:textId="6E70912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8A1FCB9" w14:textId="6F7D95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690905" w14:textId="3FCE04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D8BC70E" w14:textId="5D80247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C6A3FE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BC1B38" w14:textId="180322C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56D2503" w14:textId="4B5ACFD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31ACB2" w14:textId="75E43BE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7BB02E2" w14:textId="4FD9F93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2FE500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21D29E" w14:textId="783B4C2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399A122" w14:textId="15E69BA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C775DC" w14:textId="4AEE948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A0167F7" w14:textId="3DC4319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D3E7EC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524DC7" w14:textId="2AAE688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D7EAE92" w14:textId="7FEE0A7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FC0ABA" w14:textId="6A1473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3346CCA" w14:textId="2D95B65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DDCB98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93CDF4" w14:textId="637FFC0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E50BBC4" w14:textId="3FF4274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403BE6" w14:textId="1494ACD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D46BD65" w14:textId="26B83F6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68A8AA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C6A1B3" w14:textId="05641C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5A361D34" w14:textId="6CA026F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90B312D" w14:textId="4D53B90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D6A6AA7" w14:textId="1FEEF87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EE98C9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F6A1A8" w14:textId="2DBFF2A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2FA47436" w14:textId="37CC0A2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0B0EB6" w14:textId="29AEDAE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A4046D0" w14:textId="340FB99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9753FE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C2DCA3" w14:textId="5A5087A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E972F01" w14:textId="5E705C9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F338BE" w14:textId="179E028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5D4A2C5" w14:textId="23D3A27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C7B372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223134" w14:textId="090BF27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4C66405" w14:textId="2A618D2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F7DC47" w14:textId="7B710DC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4CA35B6" w14:textId="3B2A416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1AF37E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FF70D6" w14:textId="5F1B78D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B98BF3F" w14:textId="3BF8807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EDB751" w14:textId="4765285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39E79B0" w14:textId="0EC8E2D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5E249D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010A30" w14:textId="4BB391D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4F0A8C8" w14:textId="42EF04B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87D63A" w14:textId="6694432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932332E" w14:textId="60E23B1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FD11A6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36DC87" w14:textId="6201B3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fmyn.virkningtil.ge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4B6D56D" w14:textId="7640CCC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267AC9" w14:textId="2EFDC4F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0412FBD" w14:textId="58791DC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DC35A8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EF0330" w14:textId="3977448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335A36E2" w14:textId="2F8D2A4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6F84C0D" w14:textId="559C2FA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E8A614C" w14:textId="63DCDA2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C3F6F5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74D68C" w14:textId="2AAAFF9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3F5762BF" w14:textId="7D1CE8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6740178" w14:textId="591FA89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7B692864" w14:textId="2E940F4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971440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9EABAD" w14:textId="011A45B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A2CF498" w14:textId="67F18F8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B06906" w14:textId="391B957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FB9E41E" w14:textId="7241EBB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EF0229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4C1844" w14:textId="65FCC47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74B9A02" w14:textId="2D0AD6B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600622" w14:textId="13DCD6A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0D82429" w14:textId="1A23447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BD6C53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6CEC8D" w14:textId="56058E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6BBBF4E" w14:textId="2E32CA5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A6E442" w14:textId="6D8A506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C8F986A" w14:textId="6E3BCB4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A9BDD5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58BD59" w14:textId="06F305E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C64EE99" w14:textId="3435C93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2259BF" w14:textId="0E75A84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BD9B905" w14:textId="52C4E54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E79B79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873B6E" w14:textId="669CFE4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6FFC939" w14:textId="2FD3E50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D75684" w14:textId="6F06F5D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91ED262" w14:textId="79123C4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53917D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8417D6" w14:textId="4BA0584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C931E6B" w14:textId="61674A7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302D91F" w14:textId="52A0E40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F504377" w14:textId="0158420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C83BC7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53F390" w14:textId="31EAA2F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1B3A319" w14:textId="117AF16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384AA03" w14:textId="348C55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37AE3D9" w14:textId="06B4084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B9BE51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E3249D" w14:textId="43AD3C3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690051CE" w14:textId="67EB7AE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4F4392" w14:textId="4FD6061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7E01BEC" w14:textId="60B59AD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E89FFB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B020E1" w14:textId="32012FA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5DEA582A" w14:textId="728EBAF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4529FD" w14:textId="68A77BA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2688383" w14:textId="7C3ED0E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FCD0CB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234EF8" w14:textId="10E088E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forsvind.virkningtil.lt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8994AF2" w14:textId="10F0EA4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DD115D" w14:textId="0557550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AEFE265" w14:textId="02665EE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6E4540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6DA206" w14:textId="2C5306C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0ED75FA" w14:textId="0837D1B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D3E1B1" w14:textId="6076418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B863677" w14:textId="33BC101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8B2D4F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78D130" w14:textId="50C2F3F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5FDD1D6" w14:textId="621707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567EFD0" w14:textId="2882DF3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F67B5B5" w14:textId="3FBB208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A672A2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A0FD72" w14:textId="08DC583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E27BF9A" w14:textId="083179D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EE51D5" w14:textId="6D1C25F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2C63EE1" w14:textId="6BE94E0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1C649D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C93A5E" w14:textId="7063E99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forsvind.virkningtilum.eq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CD0E8F6" w14:textId="440622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58603C8" w14:textId="3A6082F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14BBE0B" w14:textId="238D981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A879B1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0ABC01" w14:textId="0A0FCFE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komfor.bemaerkninger.wi</w:t>
            </w:r>
          </w:p>
        </w:tc>
        <w:tc>
          <w:tcPr>
            <w:tcW w:w="1607" w:type="dxa"/>
            <w:tcBorders>
              <w:top w:val="nil"/>
              <w:left w:val="nil"/>
              <w:bottom w:val="single" w:sz="4" w:space="0" w:color="auto"/>
              <w:right w:val="single" w:sz="4" w:space="0" w:color="auto"/>
            </w:tcBorders>
            <w:shd w:val="clear" w:color="000000" w:fill="FFFFFF"/>
            <w:noWrap/>
            <w:vAlign w:val="bottom"/>
            <w:hideMark/>
          </w:tcPr>
          <w:p w14:paraId="19DB58F1" w14:textId="1BA83AF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EEFE295" w14:textId="1FEC0D3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Person.KommunaleForhold.bemaerkningerErIndeholdtI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23D4171E" w14:textId="3DC318B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1090AA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5575E1" w14:textId="009837B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komfor.bemaerkninger.cont</w:t>
            </w:r>
          </w:p>
        </w:tc>
        <w:tc>
          <w:tcPr>
            <w:tcW w:w="1607" w:type="dxa"/>
            <w:tcBorders>
              <w:top w:val="nil"/>
              <w:left w:val="nil"/>
              <w:bottom w:val="single" w:sz="4" w:space="0" w:color="auto"/>
              <w:right w:val="single" w:sz="4" w:space="0" w:color="auto"/>
            </w:tcBorders>
            <w:shd w:val="clear" w:color="000000" w:fill="FFFFFF"/>
            <w:noWrap/>
            <w:vAlign w:val="bottom"/>
            <w:hideMark/>
          </w:tcPr>
          <w:p w14:paraId="6C981F3D" w14:textId="6A9E3E6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2F35395" w14:textId="6BC349F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Person.KommunaleForhold.bemaerkningerIndeholder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6BDA4EAC" w14:textId="3DFA268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879763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E99CED" w14:textId="40A41AA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komfor.bemaerkninger.eq</w:t>
            </w:r>
          </w:p>
        </w:tc>
        <w:tc>
          <w:tcPr>
            <w:tcW w:w="1607" w:type="dxa"/>
            <w:tcBorders>
              <w:top w:val="nil"/>
              <w:left w:val="nil"/>
              <w:bottom w:val="single" w:sz="4" w:space="0" w:color="auto"/>
              <w:right w:val="single" w:sz="4" w:space="0" w:color="auto"/>
            </w:tcBorders>
            <w:shd w:val="clear" w:color="000000" w:fill="FFFFFF"/>
            <w:noWrap/>
            <w:vAlign w:val="bottom"/>
            <w:hideMark/>
          </w:tcPr>
          <w:p w14:paraId="17361328" w14:textId="72A0235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0899DF5" w14:textId="16671C4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Person.KommunaleForhold.bemaerkningerLigMed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0A7D6ADE" w14:textId="0CB56D2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87BED7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B97606" w14:textId="27280C1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komfor.kommunaleforholdskode.wi</w:t>
            </w:r>
          </w:p>
        </w:tc>
        <w:tc>
          <w:tcPr>
            <w:tcW w:w="1607" w:type="dxa"/>
            <w:tcBorders>
              <w:top w:val="nil"/>
              <w:left w:val="nil"/>
              <w:bottom w:val="single" w:sz="4" w:space="0" w:color="auto"/>
              <w:right w:val="single" w:sz="4" w:space="0" w:color="auto"/>
            </w:tcBorders>
            <w:shd w:val="clear" w:color="000000" w:fill="FFFFFF"/>
            <w:noWrap/>
            <w:vAlign w:val="bottom"/>
            <w:hideMark/>
          </w:tcPr>
          <w:p w14:paraId="03F18DB0" w14:textId="466583C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4D553AE" w14:textId="3F7E7CC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Person.KommunaleForhold.kommunaleforholdskodeErIndeholdtI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66F823A2" w14:textId="7285E3A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1F78D8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52ED57" w14:textId="157BD6E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komfor.kommunaleforholdskode.cont</w:t>
            </w:r>
          </w:p>
        </w:tc>
        <w:tc>
          <w:tcPr>
            <w:tcW w:w="1607" w:type="dxa"/>
            <w:tcBorders>
              <w:top w:val="nil"/>
              <w:left w:val="nil"/>
              <w:bottom w:val="single" w:sz="4" w:space="0" w:color="auto"/>
              <w:right w:val="single" w:sz="4" w:space="0" w:color="auto"/>
            </w:tcBorders>
            <w:shd w:val="clear" w:color="000000" w:fill="FFFFFF"/>
            <w:noWrap/>
            <w:vAlign w:val="bottom"/>
            <w:hideMark/>
          </w:tcPr>
          <w:p w14:paraId="7967F207" w14:textId="4AEF8C1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BCE510" w14:textId="2B2483B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Person.KommunaleForhold.kommunaleforholdskodeIndeholder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20AC6DA8" w14:textId="32DE8D5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7B6B26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FCBF5E" w14:textId="1EE094A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komfor.kommunaleforholdskode.eq</w:t>
            </w:r>
          </w:p>
        </w:tc>
        <w:tc>
          <w:tcPr>
            <w:tcW w:w="1607" w:type="dxa"/>
            <w:tcBorders>
              <w:top w:val="nil"/>
              <w:left w:val="nil"/>
              <w:bottom w:val="single" w:sz="4" w:space="0" w:color="auto"/>
              <w:right w:val="single" w:sz="4" w:space="0" w:color="auto"/>
            </w:tcBorders>
            <w:shd w:val="clear" w:color="000000" w:fill="FFFFFF"/>
            <w:noWrap/>
            <w:vAlign w:val="bottom"/>
            <w:hideMark/>
          </w:tcPr>
          <w:p w14:paraId="5B465EC0" w14:textId="28B47D6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ADD147" w14:textId="2F3C8A8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Person.KommunaleForhold.kommunaleforholdskodeLigMed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68426F5A" w14:textId="409A2A6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9385BE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E5EF2F" w14:textId="7559FD2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0E159D8B" w14:textId="1851701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E498B33" w14:textId="074557A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Person.KommunaleForhold.kommunaleforholdstypeErIndeholdtI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166E1C17" w14:textId="0A4077D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BE528BC"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2958B9" w14:textId="664222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273D7B76" w14:textId="12283B4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CB637ED" w14:textId="0D2138C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Person.KommunaleForhold.kommunaleforholdstypeLigMed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758C8C09" w14:textId="4E8AF5F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7C9BB4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588AB1" w14:textId="4409F05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CCD6C57" w14:textId="4C5753D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C1F662" w14:textId="4D38251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F15F0F6" w14:textId="7DF3AFD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84C0FA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2339B5" w14:textId="08AE4FD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F69D28E" w14:textId="223A62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BF90E4" w14:textId="34E5397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52645AE" w14:textId="58DB22D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9FD1E0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018C00" w14:textId="69D44EF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B64D263" w14:textId="10E586A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E7F981" w14:textId="506AE43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F5BA607" w14:textId="2FC128D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4D5495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76CBD0" w14:textId="2049397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E75C466" w14:textId="342E774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FC7517" w14:textId="75A1B7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E24CCE6" w14:textId="57FA4D0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ACAB18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6BEB91" w14:textId="386973F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8390CC4" w14:textId="40917DB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AB950B" w14:textId="2891239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48198AC" w14:textId="630FE5B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E81CC4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08BCD1" w14:textId="73EDB49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komfor.virkningfra.ge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34069AD" w14:textId="0134F2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230430" w14:textId="67571B5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F648653" w14:textId="13C01AB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61B887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87C857" w14:textId="4BCDC26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komfor.virkningfraum.eq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81DA30D" w14:textId="2FA9020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404DD80" w14:textId="01BEA68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9B23EAF" w14:textId="0A06309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F57C34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4FA668" w14:textId="2A825A7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3FAFC7D0" w14:textId="65D5304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913CD8" w14:textId="3EAA196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Person.KontaktAdresse.simpelAdresseIndeholder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3FD812D8" w14:textId="1E9E55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7647C6" w:rsidRPr="00A406DF" w14:paraId="623041EC"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EB80B1" w14:textId="3B52103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19B4D07C" w14:textId="5645595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AED1C7" w14:textId="1B77431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5B2A9FD" w14:textId="495675E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DC42A7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5DF40A" w14:textId="14F59B2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5F6826C1" w14:textId="2D4EBDA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9A3B585" w14:textId="40CF75C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8778F60" w14:textId="71E55A2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877F9B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9E1A34" w14:textId="06BFAF3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71602A35" w14:textId="02B14A9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14033FC" w14:textId="6688320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717006B" w14:textId="11F39A2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2790BF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B3AA16" w14:textId="496D745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6090E847" w14:textId="071584A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22BE747" w14:textId="0181BEA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9544F74" w14:textId="697CF3A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302AC2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CD52CE" w14:textId="799C0A5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07EE92A3" w14:textId="724655A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67C3CF9" w14:textId="0F5170D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73BFA6B" w14:textId="4262BB5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E03880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93CA87" w14:textId="60BA3DF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58CDA63C" w14:textId="63E8178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46F3C1D" w14:textId="2EF2FAC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1A620917" w14:textId="3A8C3A4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68A35B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874C9E" w14:textId="30A48B4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9930078" w14:textId="3380530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85E8D7" w14:textId="5CFDEF6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742537F" w14:textId="14D66E0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423E39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3B4349" w14:textId="0146F48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F911BE3" w14:textId="1A20BD6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E7C188" w14:textId="750F261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1F87817" w14:textId="6135D1A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D8D788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DF24DF" w14:textId="68B8F53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E965328" w14:textId="1AA4415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00FEB1" w14:textId="2A6C1BF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937D259" w14:textId="107ADA9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C2C9FC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557E80" w14:textId="5421456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5E2DBD4" w14:textId="1B7032C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1819FF" w14:textId="3A588BC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6AA3E80" w14:textId="71F8285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65884C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FB3325" w14:textId="582F740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DE5EAB6" w14:textId="2F83313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69FA8B" w14:textId="5703204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4BD89B4" w14:textId="2DFA512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86A43F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E982BB" w14:textId="7709488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54916A1" w14:textId="3A30FFD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F5D808" w14:textId="04D3EB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56D97ED" w14:textId="50F85BB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929D91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BDADFF" w14:textId="62E2958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AC8FEFB" w14:textId="298E478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EABA06" w14:textId="525B2C2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6EF6607" w14:textId="0EB9EF1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3E009C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7AD459" w14:textId="0E17440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431379E" w14:textId="2D99196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2F87B5" w14:textId="657171D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D760664" w14:textId="4C293FF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E9498C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E44D97" w14:textId="6588A28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5819782" w14:textId="45D0ECA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9E4799" w14:textId="7B140FB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E2D6550" w14:textId="4BACF1F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51B0B9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B53D7D" w14:textId="44CC94C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504DDA5" w14:textId="7774B1F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B7D8E2" w14:textId="52DD485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6083D0E" w14:textId="0E2D478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0F7E1D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9880F7" w14:textId="7A1E3E5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A9846CA" w14:textId="754B6FB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E0A307" w14:textId="6A08C78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ADB0FBF" w14:textId="6DDB1AA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E41EAB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9EB0B8" w14:textId="099A2A4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konadr.virkningtil.ge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2EE599C" w14:textId="7A547C7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F09C8D" w14:textId="1638EF6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5B28FC2" w14:textId="2144FF3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A8F050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D5E472" w14:textId="6EFE93D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05A98FDB" w14:textId="3779F91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007F01" w14:textId="5D56CA4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Person.Navn.adresseringsnavnErIndeholdtI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0F152DE9" w14:textId="659B634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195DD0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C1D9E2" w14:textId="153C984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76D066E0" w14:textId="50AB7EF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4078CEC" w14:textId="5E329E0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Person.Navn.adresseringsnavnIndeholder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20B602CB" w14:textId="56E5334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114F22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4DCAC8" w14:textId="31ED28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5C69480D" w14:textId="723B4E7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DFE0798" w14:textId="683D559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Person.Navn.adresseringsnavnLigMed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25762923" w14:textId="1409442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FCB3FA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9B15EA" w14:textId="4288F5F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navn.efternavn.wi</w:t>
            </w:r>
          </w:p>
        </w:tc>
        <w:tc>
          <w:tcPr>
            <w:tcW w:w="1607" w:type="dxa"/>
            <w:tcBorders>
              <w:top w:val="nil"/>
              <w:left w:val="nil"/>
              <w:bottom w:val="single" w:sz="4" w:space="0" w:color="auto"/>
              <w:right w:val="single" w:sz="4" w:space="0" w:color="auto"/>
            </w:tcBorders>
            <w:shd w:val="clear" w:color="auto" w:fill="auto"/>
            <w:noWrap/>
            <w:vAlign w:val="bottom"/>
            <w:hideMark/>
          </w:tcPr>
          <w:p w14:paraId="67A497FC" w14:textId="1B5013F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067808E" w14:textId="6A1AB66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Person.Navn.efternavnErIndeholdtI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0DBB918B" w14:textId="1DD49F2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60C8B6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5713A2" w14:textId="00EA802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navn.efternavn.cont</w:t>
            </w:r>
          </w:p>
        </w:tc>
        <w:tc>
          <w:tcPr>
            <w:tcW w:w="1607" w:type="dxa"/>
            <w:tcBorders>
              <w:top w:val="nil"/>
              <w:left w:val="nil"/>
              <w:bottom w:val="single" w:sz="4" w:space="0" w:color="auto"/>
              <w:right w:val="single" w:sz="4" w:space="0" w:color="auto"/>
            </w:tcBorders>
            <w:shd w:val="clear" w:color="auto" w:fill="auto"/>
            <w:noWrap/>
            <w:vAlign w:val="bottom"/>
            <w:hideMark/>
          </w:tcPr>
          <w:p w14:paraId="1E991FD2" w14:textId="3F43EC2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3667954" w14:textId="2BC6872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Person.Navn.efternavnIndeholder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3D4974A4" w14:textId="7A3BCE5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38E408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4D91E3" w14:textId="6366C98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navn.efternavn.eq</w:t>
            </w:r>
          </w:p>
        </w:tc>
        <w:tc>
          <w:tcPr>
            <w:tcW w:w="1607" w:type="dxa"/>
            <w:tcBorders>
              <w:top w:val="nil"/>
              <w:left w:val="nil"/>
              <w:bottom w:val="single" w:sz="4" w:space="0" w:color="auto"/>
              <w:right w:val="single" w:sz="4" w:space="0" w:color="auto"/>
            </w:tcBorders>
            <w:shd w:val="clear" w:color="auto" w:fill="auto"/>
            <w:noWrap/>
            <w:vAlign w:val="bottom"/>
            <w:hideMark/>
          </w:tcPr>
          <w:p w14:paraId="3CE2A1A2" w14:textId="794DFA4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D5F9A78" w14:textId="3F86BB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Person.Navn.efternavnLigMed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37B5C689" w14:textId="2ECE2B7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A4FB06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4F1F57" w14:textId="3666177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5D721655" w14:textId="059E587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CCFB0E3" w14:textId="26B598B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Person.Navn.efternavnsmarkeringErIndeholdtI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46C1F7E4" w14:textId="1FB06E2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7F5134A"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2E6F2C" w14:textId="4E7DFD6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566BE770" w14:textId="526EECD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49AA8A8" w14:textId="0DC8B5F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Person.Navn.efternavnsmarkeringLigMed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3C44D6E6" w14:textId="67F8AB2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2F4F8B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F1E0A3" w14:textId="49C9DCE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navn.fornavne.wi</w:t>
            </w:r>
          </w:p>
        </w:tc>
        <w:tc>
          <w:tcPr>
            <w:tcW w:w="1607" w:type="dxa"/>
            <w:tcBorders>
              <w:top w:val="nil"/>
              <w:left w:val="nil"/>
              <w:bottom w:val="single" w:sz="4" w:space="0" w:color="auto"/>
              <w:right w:val="single" w:sz="4" w:space="0" w:color="auto"/>
            </w:tcBorders>
            <w:shd w:val="clear" w:color="auto" w:fill="auto"/>
            <w:noWrap/>
            <w:vAlign w:val="bottom"/>
            <w:hideMark/>
          </w:tcPr>
          <w:p w14:paraId="0D43B67E" w14:textId="602BF0B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BCBB1D" w14:textId="10BF81A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Person.Navn.fornavneErIndeholdtI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58634257" w14:textId="1DDE2C0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A2871F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F68103" w14:textId="6F4BD72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navn.fornavne.cont</w:t>
            </w:r>
          </w:p>
        </w:tc>
        <w:tc>
          <w:tcPr>
            <w:tcW w:w="1607" w:type="dxa"/>
            <w:tcBorders>
              <w:top w:val="nil"/>
              <w:left w:val="nil"/>
              <w:bottom w:val="single" w:sz="4" w:space="0" w:color="auto"/>
              <w:right w:val="single" w:sz="4" w:space="0" w:color="auto"/>
            </w:tcBorders>
            <w:shd w:val="clear" w:color="auto" w:fill="auto"/>
            <w:noWrap/>
            <w:vAlign w:val="bottom"/>
            <w:hideMark/>
          </w:tcPr>
          <w:p w14:paraId="1DC025BC" w14:textId="4B896EA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F74685F" w14:textId="72679A3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Person.Navn.fornavneIndeholder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5FD504DD" w14:textId="0B94391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117F15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A90F35" w14:textId="505F5D8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navn.fornavne.eq</w:t>
            </w:r>
          </w:p>
        </w:tc>
        <w:tc>
          <w:tcPr>
            <w:tcW w:w="1607" w:type="dxa"/>
            <w:tcBorders>
              <w:top w:val="nil"/>
              <w:left w:val="nil"/>
              <w:bottom w:val="single" w:sz="4" w:space="0" w:color="auto"/>
              <w:right w:val="single" w:sz="4" w:space="0" w:color="auto"/>
            </w:tcBorders>
            <w:shd w:val="clear" w:color="auto" w:fill="auto"/>
            <w:noWrap/>
            <w:vAlign w:val="bottom"/>
            <w:hideMark/>
          </w:tcPr>
          <w:p w14:paraId="0CB95579" w14:textId="75930D8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D10C80B" w14:textId="257A006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Person.Navn.fornavneLigMed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47D7139B" w14:textId="546F4B7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A7F2270"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92236B" w14:textId="4CAEBCF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37659C09" w14:textId="66952EE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1FC8C7" w14:textId="202ABD2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Person.Navn.fornavnsmarkeringErIndeholdtI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6E666D61" w14:textId="22A6DEB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2C8AAFC"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591ACD" w14:textId="76BA63F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3765E478" w14:textId="679942D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AFA99B2" w14:textId="7DA5D26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Person.Navn.fornavnsmarkeringLigMed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5AE73427" w14:textId="5D8577E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D061B1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547831" w14:textId="6455EC0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navn.mellemnavn.wi</w:t>
            </w:r>
          </w:p>
        </w:tc>
        <w:tc>
          <w:tcPr>
            <w:tcW w:w="1607" w:type="dxa"/>
            <w:tcBorders>
              <w:top w:val="nil"/>
              <w:left w:val="nil"/>
              <w:bottom w:val="single" w:sz="4" w:space="0" w:color="auto"/>
              <w:right w:val="single" w:sz="4" w:space="0" w:color="auto"/>
            </w:tcBorders>
            <w:shd w:val="clear" w:color="auto" w:fill="auto"/>
            <w:noWrap/>
            <w:vAlign w:val="bottom"/>
            <w:hideMark/>
          </w:tcPr>
          <w:p w14:paraId="1E939FFB" w14:textId="4F4BAB5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06D3228" w14:textId="0526A44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Person.Navn.mellemnavnErIndeholdtI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1829F76F" w14:textId="367A0AF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75FDCF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49286E" w14:textId="0304972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navn.mellemnavn.cont</w:t>
            </w:r>
          </w:p>
        </w:tc>
        <w:tc>
          <w:tcPr>
            <w:tcW w:w="1607" w:type="dxa"/>
            <w:tcBorders>
              <w:top w:val="nil"/>
              <w:left w:val="nil"/>
              <w:bottom w:val="single" w:sz="4" w:space="0" w:color="auto"/>
              <w:right w:val="single" w:sz="4" w:space="0" w:color="auto"/>
            </w:tcBorders>
            <w:shd w:val="clear" w:color="auto" w:fill="auto"/>
            <w:noWrap/>
            <w:vAlign w:val="bottom"/>
            <w:hideMark/>
          </w:tcPr>
          <w:p w14:paraId="27A0C1DB" w14:textId="6226933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D39A362" w14:textId="7CE9C6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Person.Navn.mellemnavnIndeholder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073DC29E" w14:textId="2F73C4F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545734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AD116D" w14:textId="0758811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navn.mellemnavn.eq</w:t>
            </w:r>
          </w:p>
        </w:tc>
        <w:tc>
          <w:tcPr>
            <w:tcW w:w="1607" w:type="dxa"/>
            <w:tcBorders>
              <w:top w:val="nil"/>
              <w:left w:val="nil"/>
              <w:bottom w:val="single" w:sz="4" w:space="0" w:color="auto"/>
              <w:right w:val="single" w:sz="4" w:space="0" w:color="auto"/>
            </w:tcBorders>
            <w:shd w:val="clear" w:color="auto" w:fill="auto"/>
            <w:noWrap/>
            <w:vAlign w:val="bottom"/>
            <w:hideMark/>
          </w:tcPr>
          <w:p w14:paraId="01825BB1" w14:textId="695C1F4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10447A8" w14:textId="0E289FD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Person.Navn.mellemnavnLigMed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1C3DADE9" w14:textId="4787D12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BE679A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639197" w14:textId="407039F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0AD5318D" w14:textId="2C6C55F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FDAA85E" w14:textId="532A455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Person.Navn.mellemnavnsmarkeringErIndeholdtI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7279F630" w14:textId="17B2C9F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8FA7AF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D71E4A" w14:textId="40FAB46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4EB1F66A" w14:textId="6CE81C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C47322D" w14:textId="42CABB9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Person.Navn.mellemnavnsmarkeringLigMed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725CB0E0" w14:textId="768CAA7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B0D466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4CE7E4" w14:textId="0D7459B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navn.status.wi</w:t>
            </w:r>
          </w:p>
        </w:tc>
        <w:tc>
          <w:tcPr>
            <w:tcW w:w="1607" w:type="dxa"/>
            <w:tcBorders>
              <w:top w:val="nil"/>
              <w:left w:val="nil"/>
              <w:bottom w:val="single" w:sz="4" w:space="0" w:color="auto"/>
              <w:right w:val="single" w:sz="4" w:space="0" w:color="auto"/>
            </w:tcBorders>
            <w:shd w:val="clear" w:color="auto" w:fill="auto"/>
            <w:noWrap/>
            <w:vAlign w:val="bottom"/>
            <w:hideMark/>
          </w:tcPr>
          <w:p w14:paraId="5D690791" w14:textId="43A1B9A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1543BB1" w14:textId="2E5B6FF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782AC00" w14:textId="04E42B9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09C3A1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52C56B" w14:textId="4068B17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navn.status.eq</w:t>
            </w:r>
          </w:p>
        </w:tc>
        <w:tc>
          <w:tcPr>
            <w:tcW w:w="1607" w:type="dxa"/>
            <w:tcBorders>
              <w:top w:val="nil"/>
              <w:left w:val="nil"/>
              <w:bottom w:val="single" w:sz="4" w:space="0" w:color="auto"/>
              <w:right w:val="single" w:sz="4" w:space="0" w:color="auto"/>
            </w:tcBorders>
            <w:shd w:val="clear" w:color="auto" w:fill="auto"/>
            <w:noWrap/>
            <w:vAlign w:val="bottom"/>
            <w:hideMark/>
          </w:tcPr>
          <w:p w14:paraId="7D6C7834" w14:textId="0B6D273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54C5708" w14:textId="7586C5B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1CB3965D" w14:textId="4E5C020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11955E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6C4E34" w14:textId="3AC6ACD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A010B49" w14:textId="72E0CBC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1AED07" w14:textId="34F77DA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503E29C" w14:textId="159CEF4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F833D7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0294CF" w14:textId="409333D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2137AA6" w14:textId="6A38341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552E02" w14:textId="09333BA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ED2FEBC" w14:textId="0D848C0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89855A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D945BB" w14:textId="30FD976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25518C9" w14:textId="0BA62B9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A4A89E" w14:textId="00E37CF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8E587D2" w14:textId="323E47F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C4A45E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1A1997" w14:textId="1A5C34C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F54ABB8" w14:textId="5E60F43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4C80F9" w14:textId="4886D71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7FC7CBE" w14:textId="77F6400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6110BC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68E105" w14:textId="3D025E7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A8D73CE" w14:textId="1EEF286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A06A65" w14:textId="57ED556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81E8640" w14:textId="46F2186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F9D336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FCE865" w14:textId="509FD66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F6C3924" w14:textId="1EF202B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5D8FABD" w14:textId="455F0EA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017E446" w14:textId="6AC122C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F142CB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CB19A5" w14:textId="0E5F58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06A38D23" w14:textId="7ACE23E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B6A220D" w14:textId="6893643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1A91840" w14:textId="7977CD7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9016EE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0322D3" w14:textId="04135A3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75BA5AF" w14:textId="75793BD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F00AC8" w14:textId="46FA4A2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0DA7D30" w14:textId="0AFA9A5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E308DE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07A2C7" w14:textId="4B00115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AFC7BA5" w14:textId="5CA500C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202A22" w14:textId="411ACC0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3FD0EE0" w14:textId="3C11C8D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50C241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BFB6CD" w14:textId="11529E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30D48395" w14:textId="299B19C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3C8ABF1" w14:textId="3E393BC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4791AF6" w14:textId="34B7935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3BD416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D230B8" w14:textId="019B699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3A3E7ED" w14:textId="422E6D3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0523DA" w14:textId="0A1FD88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A3D10E0" w14:textId="02C19AC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A91DC4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8413EB" w14:textId="585C0DA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BFCFAFC" w14:textId="5E838F9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3355C80" w14:textId="782863E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12A9B3A" w14:textId="408C884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4902AB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BD8D2F" w14:textId="6A54E80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ADDE650" w14:textId="5656456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D98BA3" w14:textId="46B0AF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DCEE0BA" w14:textId="034C4E4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952A55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C3A518" w14:textId="2162E1C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navn.virkningtilum.eq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51A151CD" w14:textId="697BE0F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4CBF546" w14:textId="5073310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F8D4311" w14:textId="6E2C178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0414B4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9DBCFE" w14:textId="2C8F954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notat.notatlinie.wi</w:t>
            </w:r>
          </w:p>
        </w:tc>
        <w:tc>
          <w:tcPr>
            <w:tcW w:w="1607" w:type="dxa"/>
            <w:tcBorders>
              <w:top w:val="nil"/>
              <w:left w:val="nil"/>
              <w:bottom w:val="single" w:sz="4" w:space="0" w:color="auto"/>
              <w:right w:val="single" w:sz="4" w:space="0" w:color="auto"/>
            </w:tcBorders>
            <w:shd w:val="clear" w:color="auto" w:fill="auto"/>
            <w:noWrap/>
            <w:vAlign w:val="bottom"/>
            <w:hideMark/>
          </w:tcPr>
          <w:p w14:paraId="68683390" w14:textId="1B5E626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08F0C9C" w14:textId="5DF623F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Person.Notat.notatlinieErIndeholdtI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0AE3625D" w14:textId="46CF01B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7130AC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F19854" w14:textId="0E829A4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notat.notatlinie.cont</w:t>
            </w:r>
          </w:p>
        </w:tc>
        <w:tc>
          <w:tcPr>
            <w:tcW w:w="1607" w:type="dxa"/>
            <w:tcBorders>
              <w:top w:val="nil"/>
              <w:left w:val="nil"/>
              <w:bottom w:val="single" w:sz="4" w:space="0" w:color="auto"/>
              <w:right w:val="single" w:sz="4" w:space="0" w:color="auto"/>
            </w:tcBorders>
            <w:shd w:val="clear" w:color="auto" w:fill="auto"/>
            <w:noWrap/>
            <w:vAlign w:val="bottom"/>
            <w:hideMark/>
          </w:tcPr>
          <w:p w14:paraId="166DB339" w14:textId="4365A83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98149FB" w14:textId="2DF2A9E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Person.Notat.notatlinieIndeholder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3FFFE578" w14:textId="516C188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84F965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915A80" w14:textId="3AF582D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notat.notatlinie.eq</w:t>
            </w:r>
          </w:p>
        </w:tc>
        <w:tc>
          <w:tcPr>
            <w:tcW w:w="1607" w:type="dxa"/>
            <w:tcBorders>
              <w:top w:val="nil"/>
              <w:left w:val="nil"/>
              <w:bottom w:val="single" w:sz="4" w:space="0" w:color="auto"/>
              <w:right w:val="single" w:sz="4" w:space="0" w:color="auto"/>
            </w:tcBorders>
            <w:shd w:val="clear" w:color="auto" w:fill="auto"/>
            <w:noWrap/>
            <w:vAlign w:val="bottom"/>
            <w:hideMark/>
          </w:tcPr>
          <w:p w14:paraId="33498AB0" w14:textId="77A9CB8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75A3F88" w14:textId="47F2985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Person.Notat.notatlinieLigMed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4C4403B8" w14:textId="40CB43C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F1675B9"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047620B" w14:textId="50F3308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notat.notatnummer.wi</w:t>
            </w:r>
          </w:p>
        </w:tc>
        <w:tc>
          <w:tcPr>
            <w:tcW w:w="1607" w:type="dxa"/>
            <w:tcBorders>
              <w:top w:val="nil"/>
              <w:left w:val="nil"/>
              <w:bottom w:val="single" w:sz="4" w:space="0" w:color="auto"/>
              <w:right w:val="single" w:sz="4" w:space="0" w:color="auto"/>
            </w:tcBorders>
            <w:shd w:val="clear" w:color="auto" w:fill="auto"/>
            <w:noWrap/>
            <w:vAlign w:val="bottom"/>
            <w:hideMark/>
          </w:tcPr>
          <w:p w14:paraId="5D89230D" w14:textId="1C98CC9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1128881" w14:textId="2CEC61E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Person.Notat.notatnummerErIndeholdtI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6F0BB472" w14:textId="0375314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FB9D484"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BAEFAE0" w14:textId="41F0B13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notat.notatnummer.ne</w:t>
            </w:r>
          </w:p>
        </w:tc>
        <w:tc>
          <w:tcPr>
            <w:tcW w:w="1607" w:type="dxa"/>
            <w:tcBorders>
              <w:top w:val="nil"/>
              <w:left w:val="nil"/>
              <w:bottom w:val="single" w:sz="4" w:space="0" w:color="auto"/>
              <w:right w:val="single" w:sz="4" w:space="0" w:color="auto"/>
            </w:tcBorders>
            <w:shd w:val="clear" w:color="auto" w:fill="auto"/>
            <w:noWrap/>
            <w:vAlign w:val="bottom"/>
            <w:hideMark/>
          </w:tcPr>
          <w:p w14:paraId="52DB0D7C" w14:textId="49CB297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8A12B09" w14:textId="1203046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Person.Notat.notatnummerForskelligFra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19FCBBB5" w14:textId="18CC265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789DECC"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71A838C" w14:textId="6697CF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notat.notatnummer.eq</w:t>
            </w:r>
          </w:p>
        </w:tc>
        <w:tc>
          <w:tcPr>
            <w:tcW w:w="1607" w:type="dxa"/>
            <w:tcBorders>
              <w:top w:val="nil"/>
              <w:left w:val="nil"/>
              <w:bottom w:val="single" w:sz="4" w:space="0" w:color="auto"/>
              <w:right w:val="single" w:sz="4" w:space="0" w:color="auto"/>
            </w:tcBorders>
            <w:shd w:val="clear" w:color="auto" w:fill="auto"/>
            <w:noWrap/>
            <w:vAlign w:val="bottom"/>
            <w:hideMark/>
          </w:tcPr>
          <w:p w14:paraId="7F358984" w14:textId="690F859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3E9903A" w14:textId="1384E64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724EE3E6" w14:textId="6C83AF6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D6C7A47"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F3515D8" w14:textId="12EDBCD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notat.notatnummer.lt</w:t>
            </w:r>
          </w:p>
        </w:tc>
        <w:tc>
          <w:tcPr>
            <w:tcW w:w="1607" w:type="dxa"/>
            <w:tcBorders>
              <w:top w:val="nil"/>
              <w:left w:val="nil"/>
              <w:bottom w:val="single" w:sz="4" w:space="0" w:color="auto"/>
              <w:right w:val="single" w:sz="4" w:space="0" w:color="auto"/>
            </w:tcBorders>
            <w:shd w:val="clear" w:color="auto" w:fill="auto"/>
            <w:noWrap/>
            <w:vAlign w:val="bottom"/>
            <w:hideMark/>
          </w:tcPr>
          <w:p w14:paraId="1293E23A" w14:textId="45717E0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E5A8DFB" w14:textId="7FAE089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0305B7E5" w14:textId="528C037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18B174D"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59B9E1C" w14:textId="606D9CB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notat.notatnummer.le</w:t>
            </w:r>
          </w:p>
        </w:tc>
        <w:tc>
          <w:tcPr>
            <w:tcW w:w="1607" w:type="dxa"/>
            <w:tcBorders>
              <w:top w:val="nil"/>
              <w:left w:val="nil"/>
              <w:bottom w:val="single" w:sz="4" w:space="0" w:color="auto"/>
              <w:right w:val="single" w:sz="4" w:space="0" w:color="auto"/>
            </w:tcBorders>
            <w:shd w:val="clear" w:color="auto" w:fill="auto"/>
            <w:noWrap/>
            <w:vAlign w:val="bottom"/>
            <w:hideMark/>
          </w:tcPr>
          <w:p w14:paraId="0E0D5804" w14:textId="6821B9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0F63BA4" w14:textId="77593A0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Person.Notat.notatnummerMindreEndEllerLigMed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715AC02B" w14:textId="3513DDB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D725BD6"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009AB2F" w14:textId="562D476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notat.notatnummer.gt</w:t>
            </w:r>
          </w:p>
        </w:tc>
        <w:tc>
          <w:tcPr>
            <w:tcW w:w="1607" w:type="dxa"/>
            <w:tcBorders>
              <w:top w:val="nil"/>
              <w:left w:val="nil"/>
              <w:bottom w:val="single" w:sz="4" w:space="0" w:color="auto"/>
              <w:right w:val="single" w:sz="4" w:space="0" w:color="auto"/>
            </w:tcBorders>
            <w:shd w:val="clear" w:color="auto" w:fill="auto"/>
            <w:noWrap/>
            <w:vAlign w:val="bottom"/>
            <w:hideMark/>
          </w:tcPr>
          <w:p w14:paraId="5DF8E51E" w14:textId="22188A9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07A8ED5" w14:textId="228A873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68C66089" w14:textId="3772558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828BBAE"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739E214" w14:textId="3848AC6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notat.notatnummer.ge</w:t>
            </w:r>
          </w:p>
        </w:tc>
        <w:tc>
          <w:tcPr>
            <w:tcW w:w="1607" w:type="dxa"/>
            <w:tcBorders>
              <w:top w:val="nil"/>
              <w:left w:val="nil"/>
              <w:bottom w:val="single" w:sz="4" w:space="0" w:color="auto"/>
              <w:right w:val="single" w:sz="4" w:space="0" w:color="auto"/>
            </w:tcBorders>
            <w:shd w:val="clear" w:color="auto" w:fill="auto"/>
            <w:noWrap/>
            <w:vAlign w:val="bottom"/>
            <w:hideMark/>
          </w:tcPr>
          <w:p w14:paraId="12A30218" w14:textId="570AF5B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940A9E" w14:textId="5A8212F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Person.Notat.notatnummerStoerreEndEllerLigMed-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54681634" w14:textId="4B1EC6F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59DD7D7" w14:textId="77777777" w:rsidTr="004B2175">
        <w:trPr>
          <w:trHeight w:val="27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B4E68B" w14:textId="76C3591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FFD1E49" w14:textId="3F3D375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7FD4C6" w14:textId="2A8023B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F128C51" w14:textId="10E74F5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FFF21C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6E39D5" w14:textId="14DC96D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6AD7B6A" w14:textId="6D93EA8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6485F1" w14:textId="5E994C3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373793E" w14:textId="3A0E51C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A1A019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BEC7F9" w14:textId="5263C05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70A73A5" w14:textId="57D6B84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037921" w14:textId="63683A2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B4AA7F3" w14:textId="308B08F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294E89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BD23C7" w14:textId="60E4953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D125C3D" w14:textId="3C3C7D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696CED" w14:textId="77A1A58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B846EA0" w14:textId="0F58495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C2033E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AC8583" w14:textId="49018C7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68AA817" w14:textId="5B762AC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5F5F5B" w14:textId="5F54496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5DA2092" w14:textId="3F90828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6DC0C7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747EA9" w14:textId="25EB6E6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522BED8A" w14:textId="53F709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A44A04B" w14:textId="472A15E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5C6634B" w14:textId="3496B68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197676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D5F683" w14:textId="14E525B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55EC08E" w14:textId="35E3F08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0DCD93" w14:textId="048F8D9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F94268B" w14:textId="1236A65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37721A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67C4FE" w14:textId="5597B64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FFD42E7" w14:textId="383808B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FC70DB" w14:textId="58B2852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C8272B2" w14:textId="53AA357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CFE765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5301C5" w14:textId="43D2782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777D74F" w14:textId="7C57C95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8BA52C" w14:textId="4ED47E7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74C8104" w14:textId="4903EC4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748830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0F5D38" w14:textId="368B315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D78175D" w14:textId="14F175A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254BD0" w14:textId="0E3B82B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8DA3C4F" w14:textId="1C11F09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17955C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D8A08E" w14:textId="7748538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489433B6" w14:textId="2CB87CF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90BBEF" w14:textId="3C9EE85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386B276" w14:textId="374559C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2C522C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DC5EE6" w14:textId="7A921C4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notat.virkningtil.ge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F3192D2" w14:textId="5252D83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DA4008" w14:textId="4F3D46F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ED74029" w14:textId="7CD93AA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AD19D19"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D45436" w14:textId="34AC750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person.cprfoedselsregstedskode.wi</w:t>
            </w:r>
          </w:p>
        </w:tc>
        <w:tc>
          <w:tcPr>
            <w:tcW w:w="1607" w:type="dxa"/>
            <w:tcBorders>
              <w:top w:val="nil"/>
              <w:left w:val="nil"/>
              <w:bottom w:val="single" w:sz="4" w:space="0" w:color="auto"/>
              <w:right w:val="single" w:sz="4" w:space="0" w:color="auto"/>
            </w:tcBorders>
            <w:shd w:val="clear" w:color="auto" w:fill="auto"/>
            <w:noWrap/>
            <w:vAlign w:val="bottom"/>
            <w:hideMark/>
          </w:tcPr>
          <w:p w14:paraId="2FAF5144" w14:textId="571295B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73CD79A3" w14:textId="7F055C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Person.Person.cprfoedselsregistreringsstedskodeErIndeholdtI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2CC05D8C" w14:textId="0BB4B341"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174AF0F4"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84AEBD" w14:textId="2E4D6D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person.cprfoedselsregstedskode.ne</w:t>
            </w:r>
          </w:p>
        </w:tc>
        <w:tc>
          <w:tcPr>
            <w:tcW w:w="1607" w:type="dxa"/>
            <w:tcBorders>
              <w:top w:val="nil"/>
              <w:left w:val="nil"/>
              <w:bottom w:val="single" w:sz="4" w:space="0" w:color="auto"/>
              <w:right w:val="single" w:sz="4" w:space="0" w:color="auto"/>
            </w:tcBorders>
            <w:shd w:val="clear" w:color="auto" w:fill="auto"/>
            <w:noWrap/>
            <w:vAlign w:val="bottom"/>
            <w:hideMark/>
          </w:tcPr>
          <w:p w14:paraId="2B303671" w14:textId="6B7DED9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73A56636" w14:textId="591190C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Person.Person.cprfoedselsregistreringsstedskodeForskelligFra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2B4F2BAA" w14:textId="11ECF08D"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7C20E872"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0A6C1A" w14:textId="49D5102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person.cprfoedselsregstedskode.eq</w:t>
            </w:r>
          </w:p>
        </w:tc>
        <w:tc>
          <w:tcPr>
            <w:tcW w:w="1607" w:type="dxa"/>
            <w:tcBorders>
              <w:top w:val="nil"/>
              <w:left w:val="nil"/>
              <w:bottom w:val="single" w:sz="4" w:space="0" w:color="auto"/>
              <w:right w:val="single" w:sz="4" w:space="0" w:color="auto"/>
            </w:tcBorders>
            <w:shd w:val="clear" w:color="auto" w:fill="auto"/>
            <w:noWrap/>
            <w:vAlign w:val="bottom"/>
            <w:hideMark/>
          </w:tcPr>
          <w:p w14:paraId="77E1E268" w14:textId="0DD9E4E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2FB79C21" w14:textId="6F271A1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31ED6AA4" w14:textId="4A21E15E"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138C30F8"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825993" w14:textId="10CF9F5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person.cprfoedselsregstedskode.lt</w:t>
            </w:r>
          </w:p>
        </w:tc>
        <w:tc>
          <w:tcPr>
            <w:tcW w:w="1607" w:type="dxa"/>
            <w:tcBorders>
              <w:top w:val="nil"/>
              <w:left w:val="nil"/>
              <w:bottom w:val="single" w:sz="4" w:space="0" w:color="auto"/>
              <w:right w:val="single" w:sz="4" w:space="0" w:color="auto"/>
            </w:tcBorders>
            <w:shd w:val="clear" w:color="auto" w:fill="auto"/>
            <w:noWrap/>
            <w:vAlign w:val="bottom"/>
            <w:hideMark/>
          </w:tcPr>
          <w:p w14:paraId="44B30F21" w14:textId="08210F1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24583DB5" w14:textId="774DE06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6843FEA0" w14:textId="01A73FA4"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08A59EF4"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3F62B4" w14:textId="0841373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person.cprfoedselsregstedskode.le</w:t>
            </w:r>
          </w:p>
        </w:tc>
        <w:tc>
          <w:tcPr>
            <w:tcW w:w="1607" w:type="dxa"/>
            <w:tcBorders>
              <w:top w:val="nil"/>
              <w:left w:val="nil"/>
              <w:bottom w:val="single" w:sz="4" w:space="0" w:color="auto"/>
              <w:right w:val="single" w:sz="4" w:space="0" w:color="auto"/>
            </w:tcBorders>
            <w:shd w:val="clear" w:color="auto" w:fill="auto"/>
            <w:noWrap/>
            <w:vAlign w:val="bottom"/>
            <w:hideMark/>
          </w:tcPr>
          <w:p w14:paraId="0EBA473F" w14:textId="48F115F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1B4BE3AD" w14:textId="63E5C01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496A28A2" w14:textId="00085DC0"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5BFB2307"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CFB0C9" w14:textId="5C01453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person.cprfoedselsregstedskode.gt</w:t>
            </w:r>
          </w:p>
        </w:tc>
        <w:tc>
          <w:tcPr>
            <w:tcW w:w="1607" w:type="dxa"/>
            <w:tcBorders>
              <w:top w:val="nil"/>
              <w:left w:val="nil"/>
              <w:bottom w:val="single" w:sz="4" w:space="0" w:color="auto"/>
              <w:right w:val="single" w:sz="4" w:space="0" w:color="auto"/>
            </w:tcBorders>
            <w:shd w:val="clear" w:color="auto" w:fill="auto"/>
            <w:noWrap/>
            <w:vAlign w:val="bottom"/>
            <w:hideMark/>
          </w:tcPr>
          <w:p w14:paraId="3EBDE710" w14:textId="37C977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165614B3" w14:textId="46FCF7A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7F64E03B" w14:textId="71B6874E"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6FBA4BA2"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7BBD73" w14:textId="0271A4E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person.cprfoedselsregstedskode.ge</w:t>
            </w:r>
          </w:p>
        </w:tc>
        <w:tc>
          <w:tcPr>
            <w:tcW w:w="1607" w:type="dxa"/>
            <w:tcBorders>
              <w:top w:val="nil"/>
              <w:left w:val="nil"/>
              <w:bottom w:val="single" w:sz="4" w:space="0" w:color="auto"/>
              <w:right w:val="single" w:sz="4" w:space="0" w:color="auto"/>
            </w:tcBorders>
            <w:shd w:val="clear" w:color="auto" w:fill="auto"/>
            <w:noWrap/>
            <w:vAlign w:val="bottom"/>
            <w:hideMark/>
          </w:tcPr>
          <w:p w14:paraId="421FD2EC" w14:textId="5CD055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59EB8206" w14:textId="51E798F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3AE7F54D" w14:textId="3CE3A76D"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04B4D96A"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F47CB0" w14:textId="049AD1D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person.cprfoedselsregstedsnavn.wi</w:t>
            </w:r>
          </w:p>
        </w:tc>
        <w:tc>
          <w:tcPr>
            <w:tcW w:w="1607" w:type="dxa"/>
            <w:tcBorders>
              <w:top w:val="nil"/>
              <w:left w:val="nil"/>
              <w:bottom w:val="single" w:sz="4" w:space="0" w:color="auto"/>
              <w:right w:val="single" w:sz="4" w:space="0" w:color="auto"/>
            </w:tcBorders>
            <w:shd w:val="clear" w:color="auto" w:fill="auto"/>
            <w:noWrap/>
            <w:vAlign w:val="bottom"/>
            <w:hideMark/>
          </w:tcPr>
          <w:p w14:paraId="36604913" w14:textId="42703B3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26E02F47" w14:textId="36E2F87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Person.Person.cprfoedselsregistreringsstedsnavnErIndeholdtI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01827450" w14:textId="3C62F4B4"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23FE9BE0"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055B67" w14:textId="3B52607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4D903D9D" w14:textId="624B0B6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31989D9E" w14:textId="7401FA6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Person.Person.cprfoedselsregistreringsstedsnavnIndeholder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46E39602" w14:textId="0AF16A1D"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7C72E3FC"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AEAF59" w14:textId="6A80A2B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person.cprfoedselsregstedsnavn.eq</w:t>
            </w:r>
          </w:p>
        </w:tc>
        <w:tc>
          <w:tcPr>
            <w:tcW w:w="1607" w:type="dxa"/>
            <w:tcBorders>
              <w:top w:val="nil"/>
              <w:left w:val="nil"/>
              <w:bottom w:val="single" w:sz="4" w:space="0" w:color="auto"/>
              <w:right w:val="single" w:sz="4" w:space="0" w:color="auto"/>
            </w:tcBorders>
            <w:shd w:val="clear" w:color="auto" w:fill="auto"/>
            <w:noWrap/>
            <w:vAlign w:val="bottom"/>
            <w:hideMark/>
          </w:tcPr>
          <w:p w14:paraId="3D89D468" w14:textId="63EE371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6BA662FC" w14:textId="44C36E0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Person.Person.cprfoedselsregistreringsstedsnavnLigMed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69304924" w14:textId="1861D1A0"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41C66600"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A128B1" w14:textId="7BB3A5F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67A2E8BD" w14:textId="35F3C3F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C77DB6" w14:textId="63B1815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Person.Person.foedselsdatoForskelligFra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532EB444" w14:textId="2BBAEF2C"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1974FE3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43EAE9" w14:textId="3D76304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0F97CF7A" w14:textId="7A2787C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FF4546" w14:textId="057C943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551172FC" w14:textId="174FC0BA"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07AE9D26"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4A826A" w14:textId="69A16D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1D79F9F2" w14:textId="7100D6B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767FCB" w14:textId="0ED1638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3C118881" w14:textId="11E2FD78"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255C239A"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CF7DF1" w14:textId="4C22A18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431F56CD" w14:textId="679AEBE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51BE8E" w14:textId="3D595B3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6F081D62" w14:textId="280DBD81"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0E6BDD32"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CE8D1B" w14:textId="322BB3E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41082D8F" w14:textId="51A0E3E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C89E3D" w14:textId="2453157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386B7B74" w14:textId="226B5132"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5FEEBCAA"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1188A6" w14:textId="23C1E95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4AB43F11" w14:textId="61228EF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E44531" w14:textId="05D489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733F56B8" w14:textId="45BC3944" w:rsidR="007647C6" w:rsidRPr="00A406DF" w:rsidRDefault="007647C6"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7647C6" w:rsidRPr="00A406DF" w14:paraId="4B1A24E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C8AE48" w14:textId="60EDBC5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person.foedselsdatoum.eq</w:t>
            </w:r>
          </w:p>
        </w:tc>
        <w:tc>
          <w:tcPr>
            <w:tcW w:w="1607" w:type="dxa"/>
            <w:tcBorders>
              <w:top w:val="nil"/>
              <w:left w:val="nil"/>
              <w:bottom w:val="single" w:sz="4" w:space="0" w:color="auto"/>
              <w:right w:val="single" w:sz="4" w:space="0" w:color="auto"/>
            </w:tcBorders>
            <w:shd w:val="clear" w:color="auto" w:fill="auto"/>
            <w:noWrap/>
            <w:vAlign w:val="bottom"/>
            <w:hideMark/>
          </w:tcPr>
          <w:p w14:paraId="01D2E8E9" w14:textId="1B5E6EB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33DE393" w14:textId="10CAC6B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Person.Person.foedselsdatousikkerhedsmarkeringLigMed - Angiver usikkerhed omkring fødslesdato</w:t>
            </w:r>
          </w:p>
        </w:tc>
        <w:tc>
          <w:tcPr>
            <w:tcW w:w="1607" w:type="dxa"/>
            <w:tcBorders>
              <w:top w:val="nil"/>
              <w:left w:val="nil"/>
              <w:bottom w:val="single" w:sz="4" w:space="0" w:color="auto"/>
              <w:right w:val="single" w:sz="4" w:space="0" w:color="auto"/>
            </w:tcBorders>
            <w:shd w:val="clear" w:color="auto" w:fill="auto"/>
            <w:noWrap/>
            <w:vAlign w:val="bottom"/>
            <w:hideMark/>
          </w:tcPr>
          <w:p w14:paraId="48504955" w14:textId="4E36189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914E3D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07C39C" w14:textId="0C5A6F5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55E808E5" w14:textId="046D1FB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AA0F22" w14:textId="6966662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413724E" w14:textId="186ABD1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599D4C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759036" w14:textId="51E5E98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762A510A" w14:textId="7C3D0B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73DC46" w14:textId="4CDFD89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7D65C26" w14:textId="4284BAF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429DD4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85A2C0" w14:textId="7904C88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56C17744" w14:textId="478EC5F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7094B89" w14:textId="4B4DF24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1AA3ACD3" w14:textId="0855055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794907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1A3F8A" w14:textId="40BB534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7B044FB2" w14:textId="6D7738E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F725333" w14:textId="11CF4C9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FEECF54" w14:textId="58B9FFC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667719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774C51" w14:textId="7295E3E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70B7C1E0" w14:textId="7B55361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95915B" w14:textId="0F08DF1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8F627F4" w14:textId="6263E50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A4A7BB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7D7F4E" w14:textId="2D57003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4E8997D2" w14:textId="7DAEEA7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F922DE1" w14:textId="3A656D1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5F6DB5D" w14:textId="6017A68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B98A8B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780759" w14:textId="065BB32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35BEB733" w14:textId="06F5990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086FF82" w14:textId="16FD10B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6051238" w14:textId="05770E8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24271B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8D3B0F" w14:textId="437526E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person.koen.wi</w:t>
            </w:r>
          </w:p>
        </w:tc>
        <w:tc>
          <w:tcPr>
            <w:tcW w:w="1607" w:type="dxa"/>
            <w:tcBorders>
              <w:top w:val="nil"/>
              <w:left w:val="nil"/>
              <w:bottom w:val="single" w:sz="4" w:space="0" w:color="auto"/>
              <w:right w:val="single" w:sz="4" w:space="0" w:color="auto"/>
            </w:tcBorders>
            <w:shd w:val="clear" w:color="auto" w:fill="auto"/>
            <w:noWrap/>
            <w:vAlign w:val="bottom"/>
            <w:hideMark/>
          </w:tcPr>
          <w:p w14:paraId="171FB2B3" w14:textId="006298A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3617476F" w14:textId="6186261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Person.Person.koenErIndeholdtI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361C2EF6" w14:textId="7271074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8ED93A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10D42A" w14:textId="7530B70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person.koen.eq</w:t>
            </w:r>
          </w:p>
        </w:tc>
        <w:tc>
          <w:tcPr>
            <w:tcW w:w="1607" w:type="dxa"/>
            <w:tcBorders>
              <w:top w:val="nil"/>
              <w:left w:val="nil"/>
              <w:bottom w:val="single" w:sz="4" w:space="0" w:color="auto"/>
              <w:right w:val="single" w:sz="4" w:space="0" w:color="auto"/>
            </w:tcBorders>
            <w:shd w:val="clear" w:color="auto" w:fill="auto"/>
            <w:noWrap/>
            <w:vAlign w:val="bottom"/>
            <w:hideMark/>
          </w:tcPr>
          <w:p w14:paraId="72A83E13" w14:textId="68EAAD8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3B62519E" w14:textId="0E0F3AF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Person.Person.koenLigMed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45E1F7D5" w14:textId="79557D9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8EA909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453486" w14:textId="5FC06A6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person.registreringfra.ne</w:t>
            </w:r>
          </w:p>
        </w:tc>
        <w:tc>
          <w:tcPr>
            <w:tcW w:w="1607" w:type="dxa"/>
            <w:tcBorders>
              <w:top w:val="nil"/>
              <w:left w:val="nil"/>
              <w:bottom w:val="single" w:sz="4" w:space="0" w:color="auto"/>
              <w:right w:val="single" w:sz="4" w:space="0" w:color="auto"/>
            </w:tcBorders>
            <w:shd w:val="clear" w:color="auto" w:fill="auto"/>
            <w:noWrap/>
            <w:vAlign w:val="bottom"/>
            <w:hideMark/>
          </w:tcPr>
          <w:p w14:paraId="02FCB287" w14:textId="73BF4CE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59A136" w14:textId="0CF554E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08A68FE" w14:textId="3AC7748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B9752A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BAEE04" w14:textId="10CEC2A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person.registreringfra.eq</w:t>
            </w:r>
          </w:p>
        </w:tc>
        <w:tc>
          <w:tcPr>
            <w:tcW w:w="1607" w:type="dxa"/>
            <w:tcBorders>
              <w:top w:val="nil"/>
              <w:left w:val="nil"/>
              <w:bottom w:val="single" w:sz="4" w:space="0" w:color="auto"/>
              <w:right w:val="single" w:sz="4" w:space="0" w:color="auto"/>
            </w:tcBorders>
            <w:shd w:val="clear" w:color="auto" w:fill="auto"/>
            <w:noWrap/>
            <w:vAlign w:val="bottom"/>
            <w:hideMark/>
          </w:tcPr>
          <w:p w14:paraId="2349E985" w14:textId="670F39F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905387" w14:textId="4E2EBD4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CE1556E" w14:textId="721F0CE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C284D5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4B781D" w14:textId="2C3ECCC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person.registreringfra.lt</w:t>
            </w:r>
          </w:p>
        </w:tc>
        <w:tc>
          <w:tcPr>
            <w:tcW w:w="1607" w:type="dxa"/>
            <w:tcBorders>
              <w:top w:val="nil"/>
              <w:left w:val="nil"/>
              <w:bottom w:val="single" w:sz="4" w:space="0" w:color="auto"/>
              <w:right w:val="single" w:sz="4" w:space="0" w:color="auto"/>
            </w:tcBorders>
            <w:shd w:val="clear" w:color="auto" w:fill="auto"/>
            <w:noWrap/>
            <w:vAlign w:val="bottom"/>
            <w:hideMark/>
          </w:tcPr>
          <w:p w14:paraId="454BAC07" w14:textId="0043375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136AEE" w14:textId="2DAE521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AF9CC88" w14:textId="13909F5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C0D152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2C85A2" w14:textId="2E3CAF8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person.registreringfra.le</w:t>
            </w:r>
          </w:p>
        </w:tc>
        <w:tc>
          <w:tcPr>
            <w:tcW w:w="1607" w:type="dxa"/>
            <w:tcBorders>
              <w:top w:val="nil"/>
              <w:left w:val="nil"/>
              <w:bottom w:val="single" w:sz="4" w:space="0" w:color="auto"/>
              <w:right w:val="single" w:sz="4" w:space="0" w:color="auto"/>
            </w:tcBorders>
            <w:shd w:val="clear" w:color="auto" w:fill="auto"/>
            <w:noWrap/>
            <w:vAlign w:val="bottom"/>
            <w:hideMark/>
          </w:tcPr>
          <w:p w14:paraId="140F6F25" w14:textId="6927BF3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27A95F" w14:textId="34DF78A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F996D91" w14:textId="7C243FB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CE117C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F1BCA7" w14:textId="15AD06E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person.registreringfra.gt</w:t>
            </w:r>
          </w:p>
        </w:tc>
        <w:tc>
          <w:tcPr>
            <w:tcW w:w="1607" w:type="dxa"/>
            <w:tcBorders>
              <w:top w:val="nil"/>
              <w:left w:val="nil"/>
              <w:bottom w:val="single" w:sz="4" w:space="0" w:color="auto"/>
              <w:right w:val="single" w:sz="4" w:space="0" w:color="auto"/>
            </w:tcBorders>
            <w:shd w:val="clear" w:color="auto" w:fill="auto"/>
            <w:noWrap/>
            <w:vAlign w:val="bottom"/>
            <w:hideMark/>
          </w:tcPr>
          <w:p w14:paraId="60DF4F0C" w14:textId="29EF9BD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E86D47" w14:textId="6839AC7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CB52889" w14:textId="07994D2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26C53D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5987C0" w14:textId="1F30E24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person.registreringfra.ge</w:t>
            </w:r>
          </w:p>
        </w:tc>
        <w:tc>
          <w:tcPr>
            <w:tcW w:w="1607" w:type="dxa"/>
            <w:tcBorders>
              <w:top w:val="nil"/>
              <w:left w:val="nil"/>
              <w:bottom w:val="single" w:sz="4" w:space="0" w:color="auto"/>
              <w:right w:val="single" w:sz="4" w:space="0" w:color="auto"/>
            </w:tcBorders>
            <w:shd w:val="clear" w:color="auto" w:fill="auto"/>
            <w:noWrap/>
            <w:vAlign w:val="bottom"/>
            <w:hideMark/>
          </w:tcPr>
          <w:p w14:paraId="6FB9D0E0" w14:textId="316577D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8F1297" w14:textId="1CB42A5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9C91660" w14:textId="46C9D36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2DAFEF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D844FB" w14:textId="47C0EBC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person.registreringtil.ne</w:t>
            </w:r>
          </w:p>
        </w:tc>
        <w:tc>
          <w:tcPr>
            <w:tcW w:w="1607" w:type="dxa"/>
            <w:tcBorders>
              <w:top w:val="nil"/>
              <w:left w:val="nil"/>
              <w:bottom w:val="single" w:sz="4" w:space="0" w:color="auto"/>
              <w:right w:val="single" w:sz="4" w:space="0" w:color="auto"/>
            </w:tcBorders>
            <w:shd w:val="clear" w:color="auto" w:fill="auto"/>
            <w:noWrap/>
            <w:vAlign w:val="bottom"/>
            <w:hideMark/>
          </w:tcPr>
          <w:p w14:paraId="03DB12AD" w14:textId="4F22938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6820E3" w14:textId="7C817DA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3C25F9D" w14:textId="0EBE359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DFE201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748547" w14:textId="321A34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person.registreringtil.eq</w:t>
            </w:r>
          </w:p>
        </w:tc>
        <w:tc>
          <w:tcPr>
            <w:tcW w:w="1607" w:type="dxa"/>
            <w:tcBorders>
              <w:top w:val="nil"/>
              <w:left w:val="nil"/>
              <w:bottom w:val="single" w:sz="4" w:space="0" w:color="auto"/>
              <w:right w:val="single" w:sz="4" w:space="0" w:color="auto"/>
            </w:tcBorders>
            <w:shd w:val="clear" w:color="auto" w:fill="auto"/>
            <w:noWrap/>
            <w:vAlign w:val="bottom"/>
            <w:hideMark/>
          </w:tcPr>
          <w:p w14:paraId="0F29C113" w14:textId="325816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E0A5EE" w14:textId="78734F1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84A85DB" w14:textId="7AAE27E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B8279F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20E93D" w14:textId="063CCCC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person.registreringtil.lt</w:t>
            </w:r>
          </w:p>
        </w:tc>
        <w:tc>
          <w:tcPr>
            <w:tcW w:w="1607" w:type="dxa"/>
            <w:tcBorders>
              <w:top w:val="nil"/>
              <w:left w:val="nil"/>
              <w:bottom w:val="single" w:sz="4" w:space="0" w:color="auto"/>
              <w:right w:val="single" w:sz="4" w:space="0" w:color="auto"/>
            </w:tcBorders>
            <w:shd w:val="clear" w:color="auto" w:fill="auto"/>
            <w:noWrap/>
            <w:vAlign w:val="bottom"/>
            <w:hideMark/>
          </w:tcPr>
          <w:p w14:paraId="7EA0CAC8" w14:textId="65882F9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906425" w14:textId="3496195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35EEBA2" w14:textId="7D56A02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7E44AF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8F04CD" w14:textId="7F4BD76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person.registreringtil.le</w:t>
            </w:r>
          </w:p>
        </w:tc>
        <w:tc>
          <w:tcPr>
            <w:tcW w:w="1607" w:type="dxa"/>
            <w:tcBorders>
              <w:top w:val="nil"/>
              <w:left w:val="nil"/>
              <w:bottom w:val="single" w:sz="4" w:space="0" w:color="auto"/>
              <w:right w:val="single" w:sz="4" w:space="0" w:color="auto"/>
            </w:tcBorders>
            <w:shd w:val="clear" w:color="auto" w:fill="auto"/>
            <w:noWrap/>
            <w:vAlign w:val="bottom"/>
            <w:hideMark/>
          </w:tcPr>
          <w:p w14:paraId="04B80C29" w14:textId="1B94852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B732A6" w14:textId="2BC6170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61ED528" w14:textId="696ED8F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93840F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1D44CA" w14:textId="5C8638A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person.registreringtil.gt</w:t>
            </w:r>
          </w:p>
        </w:tc>
        <w:tc>
          <w:tcPr>
            <w:tcW w:w="1607" w:type="dxa"/>
            <w:tcBorders>
              <w:top w:val="nil"/>
              <w:left w:val="nil"/>
              <w:bottom w:val="single" w:sz="4" w:space="0" w:color="auto"/>
              <w:right w:val="single" w:sz="4" w:space="0" w:color="auto"/>
            </w:tcBorders>
            <w:shd w:val="clear" w:color="auto" w:fill="auto"/>
            <w:noWrap/>
            <w:vAlign w:val="bottom"/>
            <w:hideMark/>
          </w:tcPr>
          <w:p w14:paraId="09E4EFC6" w14:textId="243805A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CF321B" w14:textId="143CDCB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DC211F8" w14:textId="7DEC092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F851E2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2136D1" w14:textId="63292C7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person.registreringtil.ge</w:t>
            </w:r>
          </w:p>
        </w:tc>
        <w:tc>
          <w:tcPr>
            <w:tcW w:w="1607" w:type="dxa"/>
            <w:tcBorders>
              <w:top w:val="nil"/>
              <w:left w:val="nil"/>
              <w:bottom w:val="single" w:sz="4" w:space="0" w:color="auto"/>
              <w:right w:val="single" w:sz="4" w:space="0" w:color="auto"/>
            </w:tcBorders>
            <w:shd w:val="clear" w:color="auto" w:fill="auto"/>
            <w:noWrap/>
            <w:vAlign w:val="bottom"/>
            <w:hideMark/>
          </w:tcPr>
          <w:p w14:paraId="5B40F020" w14:textId="3D9B835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48F3BC" w14:textId="120B27C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ABB53A8" w14:textId="5100EDF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04CB7F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E1F0D7" w14:textId="2BB5977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person.statusdato.ne</w:t>
            </w:r>
          </w:p>
        </w:tc>
        <w:tc>
          <w:tcPr>
            <w:tcW w:w="1607" w:type="dxa"/>
            <w:tcBorders>
              <w:top w:val="nil"/>
              <w:left w:val="nil"/>
              <w:bottom w:val="single" w:sz="4" w:space="0" w:color="auto"/>
              <w:right w:val="single" w:sz="4" w:space="0" w:color="auto"/>
            </w:tcBorders>
            <w:shd w:val="clear" w:color="auto" w:fill="auto"/>
            <w:noWrap/>
            <w:vAlign w:val="bottom"/>
            <w:hideMark/>
          </w:tcPr>
          <w:p w14:paraId="26E156ED" w14:textId="708154D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D08E73" w14:textId="2CA0084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4F5AF24" w14:textId="12698B2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D26720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3B62CB" w14:textId="760BC2A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person.statusdato.eq</w:t>
            </w:r>
          </w:p>
        </w:tc>
        <w:tc>
          <w:tcPr>
            <w:tcW w:w="1607" w:type="dxa"/>
            <w:tcBorders>
              <w:top w:val="nil"/>
              <w:left w:val="nil"/>
              <w:bottom w:val="single" w:sz="4" w:space="0" w:color="auto"/>
              <w:right w:val="single" w:sz="4" w:space="0" w:color="auto"/>
            </w:tcBorders>
            <w:shd w:val="clear" w:color="auto" w:fill="auto"/>
            <w:noWrap/>
            <w:vAlign w:val="bottom"/>
            <w:hideMark/>
          </w:tcPr>
          <w:p w14:paraId="4349BF37" w14:textId="3C36C9E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398707" w14:textId="1CEC389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5CFE26E1" w14:textId="2D4325D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4EF6C0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F0A29F" w14:textId="040F52B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person.statusdato.lt</w:t>
            </w:r>
          </w:p>
        </w:tc>
        <w:tc>
          <w:tcPr>
            <w:tcW w:w="1607" w:type="dxa"/>
            <w:tcBorders>
              <w:top w:val="nil"/>
              <w:left w:val="nil"/>
              <w:bottom w:val="single" w:sz="4" w:space="0" w:color="auto"/>
              <w:right w:val="single" w:sz="4" w:space="0" w:color="auto"/>
            </w:tcBorders>
            <w:shd w:val="clear" w:color="auto" w:fill="auto"/>
            <w:noWrap/>
            <w:vAlign w:val="bottom"/>
            <w:hideMark/>
          </w:tcPr>
          <w:p w14:paraId="389B9D2E" w14:textId="5AE422D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4E9CB5F" w14:textId="7D1AA54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82BD74C" w14:textId="024417C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551820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0F43B3" w14:textId="094FCAA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person.statusdato.le</w:t>
            </w:r>
          </w:p>
        </w:tc>
        <w:tc>
          <w:tcPr>
            <w:tcW w:w="1607" w:type="dxa"/>
            <w:tcBorders>
              <w:top w:val="nil"/>
              <w:left w:val="nil"/>
              <w:bottom w:val="single" w:sz="4" w:space="0" w:color="auto"/>
              <w:right w:val="single" w:sz="4" w:space="0" w:color="auto"/>
            </w:tcBorders>
            <w:shd w:val="clear" w:color="auto" w:fill="auto"/>
            <w:noWrap/>
            <w:vAlign w:val="bottom"/>
            <w:hideMark/>
          </w:tcPr>
          <w:p w14:paraId="34A4DBA2" w14:textId="551D974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8A92C5" w14:textId="6B42256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62D5CE4" w14:textId="63A1B31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AFE1A0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F703CA" w14:textId="4D5F542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person.statusdato.gt</w:t>
            </w:r>
          </w:p>
        </w:tc>
        <w:tc>
          <w:tcPr>
            <w:tcW w:w="1607" w:type="dxa"/>
            <w:tcBorders>
              <w:top w:val="nil"/>
              <w:left w:val="nil"/>
              <w:bottom w:val="single" w:sz="4" w:space="0" w:color="auto"/>
              <w:right w:val="single" w:sz="4" w:space="0" w:color="auto"/>
            </w:tcBorders>
            <w:shd w:val="clear" w:color="auto" w:fill="auto"/>
            <w:noWrap/>
            <w:vAlign w:val="bottom"/>
            <w:hideMark/>
          </w:tcPr>
          <w:p w14:paraId="695938EB" w14:textId="5D2BAF0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E975BA" w14:textId="6FE7C55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D5618B0" w14:textId="2989795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61956F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38CB85" w14:textId="1A019C7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person.statusdato.ge</w:t>
            </w:r>
          </w:p>
        </w:tc>
        <w:tc>
          <w:tcPr>
            <w:tcW w:w="1607" w:type="dxa"/>
            <w:tcBorders>
              <w:top w:val="nil"/>
              <w:left w:val="nil"/>
              <w:bottom w:val="single" w:sz="4" w:space="0" w:color="auto"/>
              <w:right w:val="single" w:sz="4" w:space="0" w:color="auto"/>
            </w:tcBorders>
            <w:shd w:val="clear" w:color="auto" w:fill="auto"/>
            <w:noWrap/>
            <w:vAlign w:val="bottom"/>
            <w:hideMark/>
          </w:tcPr>
          <w:p w14:paraId="6AE46C7B" w14:textId="4ADC0CC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22893E" w14:textId="76E2BA5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FF7F25B" w14:textId="7314184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3AF74D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2912C6" w14:textId="64F3AF0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person.statusdatoum.eq</w:t>
            </w:r>
          </w:p>
        </w:tc>
        <w:tc>
          <w:tcPr>
            <w:tcW w:w="1607" w:type="dxa"/>
            <w:tcBorders>
              <w:top w:val="nil"/>
              <w:left w:val="nil"/>
              <w:bottom w:val="single" w:sz="4" w:space="0" w:color="auto"/>
              <w:right w:val="single" w:sz="4" w:space="0" w:color="auto"/>
            </w:tcBorders>
            <w:shd w:val="clear" w:color="auto" w:fill="auto"/>
            <w:noWrap/>
            <w:vAlign w:val="bottom"/>
            <w:hideMark/>
          </w:tcPr>
          <w:p w14:paraId="03C20AC1" w14:textId="738FC1D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62332E7" w14:textId="6D0D3F4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F64A8E0" w14:textId="304295A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E91C2DC"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D2313CE" w14:textId="0573634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25BBB7A7" w14:textId="36B3BB0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2D815823" w14:textId="281B1C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Person.Person.statusErIndeholdtI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561F01B8" w14:textId="332F26E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554B7CE"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8ED7C04" w14:textId="32F40C8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09BB764E" w14:textId="5790D7F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77B6416F" w14:textId="6AB987B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Person.Person.statusLigMed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25F93AE2" w14:textId="6A98CD7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1910FA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1C5384" w14:textId="030F922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person.stilling.wi</w:t>
            </w:r>
          </w:p>
        </w:tc>
        <w:tc>
          <w:tcPr>
            <w:tcW w:w="1607" w:type="dxa"/>
            <w:tcBorders>
              <w:top w:val="nil"/>
              <w:left w:val="nil"/>
              <w:bottom w:val="single" w:sz="4" w:space="0" w:color="auto"/>
              <w:right w:val="single" w:sz="4" w:space="0" w:color="auto"/>
            </w:tcBorders>
            <w:shd w:val="clear" w:color="auto" w:fill="auto"/>
            <w:noWrap/>
            <w:vAlign w:val="bottom"/>
            <w:hideMark/>
          </w:tcPr>
          <w:p w14:paraId="1FBCEE8F" w14:textId="0767551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E18A450" w14:textId="59B8CA1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Person.Person.stillingErIndeholdtI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02646C08" w14:textId="212CA23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73E793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123B9C" w14:textId="4857E46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person.stilling.cont</w:t>
            </w:r>
          </w:p>
        </w:tc>
        <w:tc>
          <w:tcPr>
            <w:tcW w:w="1607" w:type="dxa"/>
            <w:tcBorders>
              <w:top w:val="nil"/>
              <w:left w:val="nil"/>
              <w:bottom w:val="single" w:sz="4" w:space="0" w:color="auto"/>
              <w:right w:val="single" w:sz="4" w:space="0" w:color="auto"/>
            </w:tcBorders>
            <w:shd w:val="clear" w:color="auto" w:fill="auto"/>
            <w:noWrap/>
            <w:vAlign w:val="bottom"/>
            <w:hideMark/>
          </w:tcPr>
          <w:p w14:paraId="77859427" w14:textId="6EE24E1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A919D1E" w14:textId="7ADB6A5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Person.Person.stillingIndeholder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1F4578F8" w14:textId="4E8AF08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754D39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BE0D60" w14:textId="433B61E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person.stilling.eq</w:t>
            </w:r>
          </w:p>
        </w:tc>
        <w:tc>
          <w:tcPr>
            <w:tcW w:w="1607" w:type="dxa"/>
            <w:tcBorders>
              <w:top w:val="nil"/>
              <w:left w:val="nil"/>
              <w:bottom w:val="single" w:sz="4" w:space="0" w:color="auto"/>
              <w:right w:val="single" w:sz="4" w:space="0" w:color="auto"/>
            </w:tcBorders>
            <w:shd w:val="clear" w:color="auto" w:fill="auto"/>
            <w:noWrap/>
            <w:vAlign w:val="bottom"/>
            <w:hideMark/>
          </w:tcPr>
          <w:p w14:paraId="1013EB27" w14:textId="5827F7D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730F163" w14:textId="105AF46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Person.Person.stillingLigMed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5BA941F9" w14:textId="0C5EE75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C5F2E86"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C45EB12" w14:textId="2FDDB8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person.supplfoedselsregsted.wi</w:t>
            </w:r>
          </w:p>
        </w:tc>
        <w:tc>
          <w:tcPr>
            <w:tcW w:w="1607" w:type="dxa"/>
            <w:tcBorders>
              <w:top w:val="nil"/>
              <w:left w:val="nil"/>
              <w:bottom w:val="single" w:sz="4" w:space="0" w:color="auto"/>
              <w:right w:val="single" w:sz="4" w:space="0" w:color="auto"/>
            </w:tcBorders>
            <w:shd w:val="clear" w:color="000000" w:fill="FFFFFF"/>
            <w:noWrap/>
            <w:vAlign w:val="bottom"/>
            <w:hideMark/>
          </w:tcPr>
          <w:p w14:paraId="0157F99E" w14:textId="6809E25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270FE157" w14:textId="5E3CAD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Person.Person.supplerendefoedselsregistreringsstedErIndeholdtI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27449043" w14:textId="58E7196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FC91B35"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A889426" w14:textId="34C76D8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person.supplfoedselsregsted.cont</w:t>
            </w:r>
          </w:p>
        </w:tc>
        <w:tc>
          <w:tcPr>
            <w:tcW w:w="1607" w:type="dxa"/>
            <w:tcBorders>
              <w:top w:val="nil"/>
              <w:left w:val="nil"/>
              <w:bottom w:val="single" w:sz="4" w:space="0" w:color="auto"/>
              <w:right w:val="single" w:sz="4" w:space="0" w:color="auto"/>
            </w:tcBorders>
            <w:shd w:val="clear" w:color="000000" w:fill="FFFFFF"/>
            <w:noWrap/>
            <w:vAlign w:val="bottom"/>
            <w:hideMark/>
          </w:tcPr>
          <w:p w14:paraId="24A8403F" w14:textId="61C0877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65B58926" w14:textId="321AA4E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Person.Person.supplerendefoedselsregistreringsstedIndeholder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005B75F6" w14:textId="4334C0E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C23C025"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125ACF9" w14:textId="7F1FC96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person.supplfoedselsregsted.eq</w:t>
            </w:r>
          </w:p>
        </w:tc>
        <w:tc>
          <w:tcPr>
            <w:tcW w:w="1607" w:type="dxa"/>
            <w:tcBorders>
              <w:top w:val="nil"/>
              <w:left w:val="nil"/>
              <w:bottom w:val="single" w:sz="4" w:space="0" w:color="auto"/>
              <w:right w:val="single" w:sz="4" w:space="0" w:color="auto"/>
            </w:tcBorders>
            <w:shd w:val="clear" w:color="000000" w:fill="FFFFFF"/>
            <w:noWrap/>
            <w:vAlign w:val="bottom"/>
            <w:hideMark/>
          </w:tcPr>
          <w:p w14:paraId="4D69CA30" w14:textId="017F0BD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6E7E657B" w14:textId="01F5848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Person.Person.supplerendefoedselsregistreringsstedLigMed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02081BEB" w14:textId="42EA17F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DB68FB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8F00A4" w14:textId="29A5694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3188310" w14:textId="49C4A98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68D227" w14:textId="18A866A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6531E19" w14:textId="0F75E60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4FFF10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B3D870" w14:textId="3905CB6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18317D5" w14:textId="2E59A8E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36035E" w14:textId="40B188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C2C27CE" w14:textId="75C9984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B6BB78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CDDE7F" w14:textId="51E3A79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9DDA93E" w14:textId="25A251B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B29A25" w14:textId="5F25698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9D0697E" w14:textId="394DC1D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C959A0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6D7F94" w14:textId="771273F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9C42535" w14:textId="19F7347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D4574B" w14:textId="3BA5084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125A773" w14:textId="453AA0F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B623DA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42E1AD" w14:textId="753D3D0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AD874BD" w14:textId="495A281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035268" w14:textId="22C0638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37D5CEA" w14:textId="49B6165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00C87B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E4BFF5" w14:textId="6983F6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CA4F725" w14:textId="06973F9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A9F174" w14:textId="73705E8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5A0ACA9" w14:textId="38E80C0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D95DE6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C04E48" w14:textId="392178F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B87D3DB" w14:textId="542AD6E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4D75F22" w14:textId="0A832BB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5698EBE" w14:textId="6530F67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3703EB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80CA0F" w14:textId="226C8ED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CD4A2B4" w14:textId="39B0DD3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729387" w14:textId="512384A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A928E77" w14:textId="5AA42C2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C9937E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224034" w14:textId="673E537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105E961" w14:textId="5D15F09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AD6E395" w14:textId="2DBCFA8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0E5D7EC" w14:textId="45E3BCB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4A6506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02511E" w14:textId="4CCAE69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CEEA838" w14:textId="1EFCCDE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B82849" w14:textId="6372EBD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5EE5E58" w14:textId="4ACF167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9C7EC1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67519C" w14:textId="059D87E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5B2D7D7" w14:textId="07739D5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0F2AD8" w14:textId="796890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5EB9535" w14:textId="3B72486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D23273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B92665" w14:textId="2A4F915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B02A3B7" w14:textId="4988C51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4F9812" w14:textId="1EFD426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B89B64B" w14:textId="74E8E40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B00C88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A49698" w14:textId="2580910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D31F35F" w14:textId="50485AB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527F86" w14:textId="02CDCA0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7F2DC77" w14:textId="2BCCE97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A22E7B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1AB319" w14:textId="6F25D33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35592D0" w14:textId="192523C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4EDE90A" w14:textId="40D941E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611F64E" w14:textId="69C2543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9A4CB1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2098CB" w14:textId="5F25DA9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159295DD" w14:textId="4A406C9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38C0B57" w14:textId="2589E09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1E9BCA18" w14:textId="357B025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CEAD32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1113EB" w14:textId="4B16720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0435E5EE" w14:textId="3720E13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2C2A0D9" w14:textId="5A452E1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1FA15FF4" w14:textId="2B05709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9A467B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B466C0" w14:textId="0ABDE51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4ED6A1D3" w14:textId="320B7E9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B0AFFD6" w14:textId="7E039C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1005629A" w14:textId="6B9B998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554B3E4"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32BB30A" w14:textId="4B5EE61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6E80857C" w14:textId="12AD731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8DD3D1" w14:textId="65409E9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Person.Personnummer.statusErIndeholdtI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0303D6D1" w14:textId="7B10779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D2A93FA"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D8612DC" w14:textId="41C7F3C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7B8E7B61" w14:textId="2EE00E1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42022F0" w14:textId="1D8D753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Person.Personnummer.statusLigMed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7FE91DD6" w14:textId="56D6544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A2E7F7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7BB3C3" w14:textId="776B584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pnr.virkningfra.ne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5AC26CC" w14:textId="6C2719C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590340" w14:textId="33159E5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9DE8F5B" w14:textId="5F67895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28971E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DD8153" w14:textId="220C37A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0B73FDF" w14:textId="49C0D1B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1A0503" w14:textId="053A72F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E3F0401" w14:textId="2E5814A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2E89F0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E2A492" w14:textId="041D8F6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AD05B18" w14:textId="7D1448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436A54" w14:textId="0E2872E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35304B7" w14:textId="40CD937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292296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2A5C89" w14:textId="299FEE6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12CD135" w14:textId="77892CD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62A523" w14:textId="648A55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666031D" w14:textId="29F9335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95AC9D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4A50C5" w14:textId="58335BA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A0969F0" w14:textId="4551229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31E3E6" w14:textId="54A7CDE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3009B84" w14:textId="4493A7E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4A4191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FDB0AB" w14:textId="6F9C581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16F641F" w14:textId="5BEBBBF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609E21" w14:textId="7D972F0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A9F198C" w14:textId="2BF3E4C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75D7DB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6367F0" w14:textId="469C79D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0E974133" w14:textId="7BFAF4E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BAD014A" w14:textId="659182C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71763D4" w14:textId="1A51FB4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E465CE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AD2DDF" w14:textId="5622CD5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6C5B409" w14:textId="102C02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985F96" w14:textId="035E6EC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597DEAD" w14:textId="58CD480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14968E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65E8E5" w14:textId="5650E5B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CA48C35" w14:textId="7888BD7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A3A032" w14:textId="30DA973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345A149" w14:textId="4CE6F59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4B882A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4B2C3C" w14:textId="5367691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6ECAEFF" w14:textId="4137275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024522" w14:textId="7BEC1C5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F22CA52" w14:textId="2C087EF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8E62A4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7853CC" w14:textId="5CFA99B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43395DE" w14:textId="14E8349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0960E8" w14:textId="2B35306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4D77667" w14:textId="328FEE0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019395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EFDB7A" w14:textId="56ABB5B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1CC3A553" w14:textId="1466531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AA1801" w14:textId="348F7D7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0679057" w14:textId="7FCE0B3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782F32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BA83DE" w14:textId="1E90F88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861C8BE" w14:textId="3A9BFC4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5F0CD9" w14:textId="0D2A45C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B7CA2EB" w14:textId="29C495A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BF7E97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B6FAA7" w14:textId="75AEDD4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pnr.virkningtilum.eq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37BAD08E" w14:textId="506B8E9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4DFA30B" w14:textId="4949E75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27E8D19" w14:textId="333C95B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7C8AD2F"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0C3B3CC" w14:textId="3648BEF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4ED57CD7" w14:textId="1FD3AF2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6F2314E0" w14:textId="16F32A5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Person.PersonUdenCpr.foedselsdatoForskelligFra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2FE4CE3C" w14:textId="09ABDD7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70CD778" w14:textId="77777777" w:rsidTr="004B2175">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8A8D8A9" w14:textId="215AF45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308CBD83" w14:textId="395D9C7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224F1692" w14:textId="5747F3F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4F21998F" w14:textId="7E67452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D5825A8"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2B2EC3D" w14:textId="5AD52E7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451DAB3D" w14:textId="3F63FC0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1E3F1D27" w14:textId="79C82A8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764E1A69" w14:textId="0F14474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BD0BF9E"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9A96D15" w14:textId="180008C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63CA8A4E" w14:textId="545C74E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6C28BDB5" w14:textId="79FEBDB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7202ADC1" w14:textId="3CC17EA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82967C0"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2541000" w14:textId="6624D70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2DF6B6BA" w14:textId="2E5B471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6CCCD888" w14:textId="7EC34C1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099BC6E1" w14:textId="254B0F8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108A4C6"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77E0B91" w14:textId="4B9FB3F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298E72D9" w14:textId="48C6EEB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58D8B903" w14:textId="12C14F0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0D3E7B30" w14:textId="1D01AA3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3D98A97"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3A60C95" w14:textId="63ECD92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pucpr.foedselsdatoum.eq</w:t>
            </w:r>
          </w:p>
        </w:tc>
        <w:tc>
          <w:tcPr>
            <w:tcW w:w="1607" w:type="dxa"/>
            <w:tcBorders>
              <w:top w:val="nil"/>
              <w:left w:val="nil"/>
              <w:bottom w:val="single" w:sz="4" w:space="0" w:color="auto"/>
              <w:right w:val="single" w:sz="4" w:space="0" w:color="auto"/>
            </w:tcBorders>
            <w:shd w:val="clear" w:color="000000" w:fill="FFFFFF"/>
            <w:noWrap/>
            <w:vAlign w:val="bottom"/>
            <w:hideMark/>
          </w:tcPr>
          <w:p w14:paraId="043D8301" w14:textId="1054663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000000" w:fill="FFFFFF"/>
            <w:vAlign w:val="bottom"/>
            <w:hideMark/>
          </w:tcPr>
          <w:p w14:paraId="46D76CCB" w14:textId="10E2482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Person.PersonUdenCpr.foedselsdatousikkerhedsmarkeringLigMed - En person uden cpr-nr. navn</w:t>
            </w:r>
          </w:p>
        </w:tc>
        <w:tc>
          <w:tcPr>
            <w:tcW w:w="1607" w:type="dxa"/>
            <w:tcBorders>
              <w:top w:val="nil"/>
              <w:left w:val="nil"/>
              <w:bottom w:val="single" w:sz="4" w:space="0" w:color="auto"/>
              <w:right w:val="single" w:sz="4" w:space="0" w:color="auto"/>
            </w:tcBorders>
            <w:shd w:val="clear" w:color="auto" w:fill="auto"/>
            <w:noWrap/>
            <w:vAlign w:val="bottom"/>
            <w:hideMark/>
          </w:tcPr>
          <w:p w14:paraId="517580C3" w14:textId="53F63FB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8E997F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A67CD9" w14:textId="28F7BAA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pucpr.navnemarkering.wi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6D10814C" w14:textId="42C1859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D3D332D" w14:textId="152DFC2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Person.PersonUdenCpr.navnemarkeringErIndeholdtI - Feltet markerer, at </w:t>
            </w:r>
            <w:r>
              <w:rPr>
                <w:rFonts w:ascii="Verdana" w:hAnsi="Verdana"/>
                <w:sz w:val="20"/>
                <w:szCs w:val="20"/>
              </w:rPr>
              <w:lastRenderedPageBreak/>
              <w:t>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1FE114D9" w14:textId="202EE39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7647C6" w:rsidRPr="00A406DF" w14:paraId="4CE67E9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7764A6" w14:textId="41DD207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pucpr.navnemarkering.eq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035D1B8F" w14:textId="5B34746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5F6FBF7" w14:textId="0662DCE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Person.PersonUdenCpr.navnemarkeringLigMed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0F2D035B" w14:textId="19C14DF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E518F81"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19454F5" w14:textId="3305BC0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pucpr.navn.wi</w:t>
            </w:r>
          </w:p>
        </w:tc>
        <w:tc>
          <w:tcPr>
            <w:tcW w:w="1607" w:type="dxa"/>
            <w:tcBorders>
              <w:top w:val="nil"/>
              <w:left w:val="nil"/>
              <w:bottom w:val="single" w:sz="4" w:space="0" w:color="auto"/>
              <w:right w:val="single" w:sz="4" w:space="0" w:color="auto"/>
            </w:tcBorders>
            <w:shd w:val="clear" w:color="000000" w:fill="FFFFFF"/>
            <w:noWrap/>
            <w:vAlign w:val="bottom"/>
            <w:hideMark/>
          </w:tcPr>
          <w:p w14:paraId="728C0182" w14:textId="7E0A936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022D583" w14:textId="76C4FDB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Person.PersonUdenCpr.navnErIndeholdtI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5365AAAD" w14:textId="7E45B9D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F205F7A"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9FB3C3B" w14:textId="53F6F95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pucpr.navn.cont</w:t>
            </w:r>
          </w:p>
        </w:tc>
        <w:tc>
          <w:tcPr>
            <w:tcW w:w="1607" w:type="dxa"/>
            <w:tcBorders>
              <w:top w:val="nil"/>
              <w:left w:val="nil"/>
              <w:bottom w:val="single" w:sz="4" w:space="0" w:color="auto"/>
              <w:right w:val="single" w:sz="4" w:space="0" w:color="auto"/>
            </w:tcBorders>
            <w:shd w:val="clear" w:color="000000" w:fill="FFFFFF"/>
            <w:noWrap/>
            <w:vAlign w:val="bottom"/>
            <w:hideMark/>
          </w:tcPr>
          <w:p w14:paraId="56425A5B" w14:textId="44C789A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91345E" w14:textId="35F8440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Person.PersonUdenCpr.navnIndeholder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3F92D5C9" w14:textId="1056862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9169FEF" w14:textId="77777777" w:rsidTr="004B2175">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7FBB4E6" w14:textId="6265563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pucpr.navn.eq</w:t>
            </w:r>
          </w:p>
        </w:tc>
        <w:tc>
          <w:tcPr>
            <w:tcW w:w="1607" w:type="dxa"/>
            <w:tcBorders>
              <w:top w:val="nil"/>
              <w:left w:val="nil"/>
              <w:bottom w:val="single" w:sz="4" w:space="0" w:color="auto"/>
              <w:right w:val="single" w:sz="4" w:space="0" w:color="auto"/>
            </w:tcBorders>
            <w:shd w:val="clear" w:color="000000" w:fill="FFFFFF"/>
            <w:noWrap/>
            <w:vAlign w:val="bottom"/>
            <w:hideMark/>
          </w:tcPr>
          <w:p w14:paraId="2E578C7C" w14:textId="64A86F5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FB53BF9" w14:textId="2CC438C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Person.PersonUdenCpr.navnLigMed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16CAB1E0" w14:textId="7EC2A11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681408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02918D" w14:textId="0BAA48F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sep.status.wi</w:t>
            </w:r>
          </w:p>
        </w:tc>
        <w:tc>
          <w:tcPr>
            <w:tcW w:w="1607" w:type="dxa"/>
            <w:tcBorders>
              <w:top w:val="nil"/>
              <w:left w:val="nil"/>
              <w:bottom w:val="single" w:sz="4" w:space="0" w:color="auto"/>
              <w:right w:val="single" w:sz="4" w:space="0" w:color="auto"/>
            </w:tcBorders>
            <w:shd w:val="clear" w:color="auto" w:fill="auto"/>
            <w:noWrap/>
            <w:vAlign w:val="bottom"/>
            <w:hideMark/>
          </w:tcPr>
          <w:p w14:paraId="2196C6A2" w14:textId="1EBF121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04F0ACC" w14:textId="2326B43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635DF4B2" w14:textId="1EDC2EA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845E0E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958283" w14:textId="7FF63E2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sep.status.eq</w:t>
            </w:r>
          </w:p>
        </w:tc>
        <w:tc>
          <w:tcPr>
            <w:tcW w:w="1607" w:type="dxa"/>
            <w:tcBorders>
              <w:top w:val="nil"/>
              <w:left w:val="nil"/>
              <w:bottom w:val="single" w:sz="4" w:space="0" w:color="auto"/>
              <w:right w:val="single" w:sz="4" w:space="0" w:color="auto"/>
            </w:tcBorders>
            <w:shd w:val="clear" w:color="auto" w:fill="auto"/>
            <w:noWrap/>
            <w:vAlign w:val="bottom"/>
            <w:hideMark/>
          </w:tcPr>
          <w:p w14:paraId="4DBCC503" w14:textId="24BBC3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DDEF3BB" w14:textId="524305E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4D393F80" w14:textId="70473CF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B89446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D2AC42" w14:textId="77FA06A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C271060" w14:textId="4DDEF0F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AC401E" w14:textId="7CCE1C2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8248182" w14:textId="0A1ACC6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172191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12DF2B" w14:textId="412042C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B0838BC" w14:textId="0DAF222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753C0C" w14:textId="12BD81F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1D8D513B" w14:textId="0B30A89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8415B6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39DE07" w14:textId="64C189D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4077561" w14:textId="6FD1F22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2EE4F9" w14:textId="644344A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B132363" w14:textId="03AD214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AB3AFF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5CD22B" w14:textId="23E217C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9F77B3C" w14:textId="33B7F51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3F8ECD" w14:textId="3342DA4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F563ECB" w14:textId="26BCF55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9DF266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715AE2" w14:textId="3A1BF34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9B881FE" w14:textId="5D4FBB6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5FCAB5" w14:textId="56D4965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3F06F01" w14:textId="3498451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4ADE21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D0D0E6" w14:textId="50A094F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5EAEA16" w14:textId="3B7FDEB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23225D" w14:textId="338FC62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EEA117E" w14:textId="2DB2B94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2B1B14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C78BF5" w14:textId="3C7B18E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B511CA9" w14:textId="597771F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1C52D2E" w14:textId="498EED8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462F083" w14:textId="0B3BADA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7A8D48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EAA28C" w14:textId="0B810C4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56A9FB7" w14:textId="70C0AC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7DF490" w14:textId="2AB5DAB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91C2449" w14:textId="1D95166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6BDF73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EEB208" w14:textId="7B89E29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A30DF6E" w14:textId="73C6548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F868FC" w14:textId="1AA6B11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7E06637" w14:textId="07E5842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F29DCC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C1CB68" w14:textId="0B0C4F4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5A500C4" w14:textId="7249E84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1B2A95" w14:textId="185FC57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B3D7122" w14:textId="2D26C3B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39C1B4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0867D6" w14:textId="432E1AE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1843B88" w14:textId="5ACA828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ECB27C" w14:textId="25FD7B5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B883669" w14:textId="087252D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89AE641"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CE86E6" w14:textId="24E1A4F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C19E9D1" w14:textId="7F82E99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2BBC9B" w14:textId="5C48B08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DEF83AB" w14:textId="6BA9275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EE817D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8008C1" w14:textId="5357684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FDCB657" w14:textId="5B48822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4C2CD4" w14:textId="07B6C10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260995A" w14:textId="09180AB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FCA137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E68C29" w14:textId="7A604B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sep.virkningtilum.eq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F9BD5A4" w14:textId="5B4118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85FB8C4" w14:textId="6B46907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B3FF5EB" w14:textId="0D20D1B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64CEA6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5A5117" w14:textId="3F1B159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stat.cprlandekode.wi</w:t>
            </w:r>
          </w:p>
        </w:tc>
        <w:tc>
          <w:tcPr>
            <w:tcW w:w="1607" w:type="dxa"/>
            <w:tcBorders>
              <w:top w:val="nil"/>
              <w:left w:val="nil"/>
              <w:bottom w:val="single" w:sz="4" w:space="0" w:color="auto"/>
              <w:right w:val="single" w:sz="4" w:space="0" w:color="auto"/>
            </w:tcBorders>
            <w:shd w:val="clear" w:color="auto" w:fill="auto"/>
            <w:noWrap/>
            <w:vAlign w:val="bottom"/>
            <w:hideMark/>
          </w:tcPr>
          <w:p w14:paraId="11E5BF6B" w14:textId="0D189B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5ED1A1A" w14:textId="0421901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Person.Statsborgerskab.cprlandekodeErIndeholdtI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40F340E" w14:textId="16A0708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A46EE1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C97225" w14:textId="240AE10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stat.cprlandekode.ne</w:t>
            </w:r>
          </w:p>
        </w:tc>
        <w:tc>
          <w:tcPr>
            <w:tcW w:w="1607" w:type="dxa"/>
            <w:tcBorders>
              <w:top w:val="nil"/>
              <w:left w:val="nil"/>
              <w:bottom w:val="single" w:sz="4" w:space="0" w:color="auto"/>
              <w:right w:val="single" w:sz="4" w:space="0" w:color="auto"/>
            </w:tcBorders>
            <w:shd w:val="clear" w:color="auto" w:fill="auto"/>
            <w:noWrap/>
            <w:vAlign w:val="bottom"/>
            <w:hideMark/>
          </w:tcPr>
          <w:p w14:paraId="2E2CD188" w14:textId="5066F95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86F0AF4" w14:textId="19797DB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Person.Statsborgerskab.cprlandekodeForskelligFra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703DD20" w14:textId="64D8A4E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A08CEA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28BD8C" w14:textId="663B206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stat.cprlandekode.eq</w:t>
            </w:r>
          </w:p>
        </w:tc>
        <w:tc>
          <w:tcPr>
            <w:tcW w:w="1607" w:type="dxa"/>
            <w:tcBorders>
              <w:top w:val="nil"/>
              <w:left w:val="nil"/>
              <w:bottom w:val="single" w:sz="4" w:space="0" w:color="auto"/>
              <w:right w:val="single" w:sz="4" w:space="0" w:color="auto"/>
            </w:tcBorders>
            <w:shd w:val="clear" w:color="auto" w:fill="auto"/>
            <w:noWrap/>
            <w:vAlign w:val="bottom"/>
            <w:hideMark/>
          </w:tcPr>
          <w:p w14:paraId="2BFC91DB" w14:textId="05583F7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3744AEA" w14:textId="25872C0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F6AAA01" w14:textId="4DB07E5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26108D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EC412B" w14:textId="06EC27E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stat.cprlandekode.lt</w:t>
            </w:r>
          </w:p>
        </w:tc>
        <w:tc>
          <w:tcPr>
            <w:tcW w:w="1607" w:type="dxa"/>
            <w:tcBorders>
              <w:top w:val="nil"/>
              <w:left w:val="nil"/>
              <w:bottom w:val="single" w:sz="4" w:space="0" w:color="auto"/>
              <w:right w:val="single" w:sz="4" w:space="0" w:color="auto"/>
            </w:tcBorders>
            <w:shd w:val="clear" w:color="auto" w:fill="auto"/>
            <w:noWrap/>
            <w:vAlign w:val="bottom"/>
            <w:hideMark/>
          </w:tcPr>
          <w:p w14:paraId="788CF56B" w14:textId="2CC471C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2B0122A" w14:textId="074DF8D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47B5BEAF" w14:textId="554F711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FAE91F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9D85C2" w14:textId="63B299A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stat.cprlandekode.le</w:t>
            </w:r>
          </w:p>
        </w:tc>
        <w:tc>
          <w:tcPr>
            <w:tcW w:w="1607" w:type="dxa"/>
            <w:tcBorders>
              <w:top w:val="nil"/>
              <w:left w:val="nil"/>
              <w:bottom w:val="single" w:sz="4" w:space="0" w:color="auto"/>
              <w:right w:val="single" w:sz="4" w:space="0" w:color="auto"/>
            </w:tcBorders>
            <w:shd w:val="clear" w:color="auto" w:fill="auto"/>
            <w:noWrap/>
            <w:vAlign w:val="bottom"/>
            <w:hideMark/>
          </w:tcPr>
          <w:p w14:paraId="59215943" w14:textId="55BCB59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F6A4DDB" w14:textId="439039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5C39C7B0" w14:textId="0EEB77F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7FF04C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228134" w14:textId="7A65BFD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stat.cprlandekode.gt</w:t>
            </w:r>
          </w:p>
        </w:tc>
        <w:tc>
          <w:tcPr>
            <w:tcW w:w="1607" w:type="dxa"/>
            <w:tcBorders>
              <w:top w:val="nil"/>
              <w:left w:val="nil"/>
              <w:bottom w:val="single" w:sz="4" w:space="0" w:color="auto"/>
              <w:right w:val="single" w:sz="4" w:space="0" w:color="auto"/>
            </w:tcBorders>
            <w:shd w:val="clear" w:color="auto" w:fill="auto"/>
            <w:noWrap/>
            <w:vAlign w:val="bottom"/>
            <w:hideMark/>
          </w:tcPr>
          <w:p w14:paraId="61C384E0" w14:textId="2C7E03D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4CD6F2D" w14:textId="7965E31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782ED71A" w14:textId="54C6961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AFA652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66CB03" w14:textId="6179DAE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stat.cprlandekode.ge</w:t>
            </w:r>
          </w:p>
        </w:tc>
        <w:tc>
          <w:tcPr>
            <w:tcW w:w="1607" w:type="dxa"/>
            <w:tcBorders>
              <w:top w:val="nil"/>
              <w:left w:val="nil"/>
              <w:bottom w:val="single" w:sz="4" w:space="0" w:color="auto"/>
              <w:right w:val="single" w:sz="4" w:space="0" w:color="auto"/>
            </w:tcBorders>
            <w:shd w:val="clear" w:color="auto" w:fill="auto"/>
            <w:noWrap/>
            <w:vAlign w:val="bottom"/>
            <w:hideMark/>
          </w:tcPr>
          <w:p w14:paraId="7B871CEF" w14:textId="1AD0DB1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96DFDC8" w14:textId="5971DA2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5BAD85FF" w14:textId="7FCAA0A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D3C995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0730A7" w14:textId="1B81C6A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stat.cprlandenavn.wi</w:t>
            </w:r>
          </w:p>
        </w:tc>
        <w:tc>
          <w:tcPr>
            <w:tcW w:w="1607" w:type="dxa"/>
            <w:tcBorders>
              <w:top w:val="nil"/>
              <w:left w:val="nil"/>
              <w:bottom w:val="single" w:sz="4" w:space="0" w:color="auto"/>
              <w:right w:val="single" w:sz="4" w:space="0" w:color="auto"/>
            </w:tcBorders>
            <w:shd w:val="clear" w:color="auto" w:fill="auto"/>
            <w:noWrap/>
            <w:vAlign w:val="bottom"/>
            <w:hideMark/>
          </w:tcPr>
          <w:p w14:paraId="25E26C4F" w14:textId="5CAF30D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A61CCEA" w14:textId="47F0793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Person.Statsborgerskab.cprlandenavnErIndeholdtI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14FF3262" w14:textId="6F675B7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F201D2D"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D474BB" w14:textId="6B2DDE2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stat.cprlandenavn.cont</w:t>
            </w:r>
          </w:p>
        </w:tc>
        <w:tc>
          <w:tcPr>
            <w:tcW w:w="1607" w:type="dxa"/>
            <w:tcBorders>
              <w:top w:val="nil"/>
              <w:left w:val="nil"/>
              <w:bottom w:val="single" w:sz="4" w:space="0" w:color="auto"/>
              <w:right w:val="single" w:sz="4" w:space="0" w:color="auto"/>
            </w:tcBorders>
            <w:shd w:val="clear" w:color="auto" w:fill="auto"/>
            <w:noWrap/>
            <w:vAlign w:val="bottom"/>
            <w:hideMark/>
          </w:tcPr>
          <w:p w14:paraId="498EEBA5" w14:textId="59B0F8F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F2FE3F" w14:textId="754B80A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Person.Statsborgerskab.cprlandenavnIndeholder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710808B" w14:textId="6C947D7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1282933"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0C2887" w14:textId="179DE13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stat.cprlandenavn.eq</w:t>
            </w:r>
          </w:p>
        </w:tc>
        <w:tc>
          <w:tcPr>
            <w:tcW w:w="1607" w:type="dxa"/>
            <w:tcBorders>
              <w:top w:val="nil"/>
              <w:left w:val="nil"/>
              <w:bottom w:val="single" w:sz="4" w:space="0" w:color="auto"/>
              <w:right w:val="single" w:sz="4" w:space="0" w:color="auto"/>
            </w:tcBorders>
            <w:shd w:val="clear" w:color="auto" w:fill="auto"/>
            <w:noWrap/>
            <w:vAlign w:val="bottom"/>
            <w:hideMark/>
          </w:tcPr>
          <w:p w14:paraId="437BB36F" w14:textId="1ED61AF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B9F94D8" w14:textId="16D4D4E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Person.Statsborgerskab.cprlandenavnLigMed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341E1569" w14:textId="7DF8D96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E61F29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C14B03" w14:textId="4EB9B17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stat.status.wi</w:t>
            </w:r>
          </w:p>
        </w:tc>
        <w:tc>
          <w:tcPr>
            <w:tcW w:w="1607" w:type="dxa"/>
            <w:tcBorders>
              <w:top w:val="nil"/>
              <w:left w:val="nil"/>
              <w:bottom w:val="single" w:sz="4" w:space="0" w:color="auto"/>
              <w:right w:val="single" w:sz="4" w:space="0" w:color="auto"/>
            </w:tcBorders>
            <w:shd w:val="clear" w:color="auto" w:fill="auto"/>
            <w:noWrap/>
            <w:vAlign w:val="bottom"/>
            <w:hideMark/>
          </w:tcPr>
          <w:p w14:paraId="1E67A8DB" w14:textId="44DAFD8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9C594D5" w14:textId="203CD3D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BEB567D" w14:textId="5898015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8299DA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A399F0" w14:textId="5A77B0A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stat.status.eq</w:t>
            </w:r>
          </w:p>
        </w:tc>
        <w:tc>
          <w:tcPr>
            <w:tcW w:w="1607" w:type="dxa"/>
            <w:tcBorders>
              <w:top w:val="nil"/>
              <w:left w:val="nil"/>
              <w:bottom w:val="single" w:sz="4" w:space="0" w:color="auto"/>
              <w:right w:val="single" w:sz="4" w:space="0" w:color="auto"/>
            </w:tcBorders>
            <w:shd w:val="clear" w:color="auto" w:fill="auto"/>
            <w:noWrap/>
            <w:vAlign w:val="bottom"/>
            <w:hideMark/>
          </w:tcPr>
          <w:p w14:paraId="4555704B" w14:textId="3CC0FF4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C1BA7E" w14:textId="530D8C3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181C7E65" w14:textId="49C858B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2C856F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926CB6" w14:textId="26005CA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F612F72" w14:textId="76EFCD1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66247F" w14:textId="689B8AF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F92EE2F" w14:textId="322F657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9ED310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BC3B88" w14:textId="5F54A5D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244C467" w14:textId="4D6A8BC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2F4E6E" w14:textId="0B825D3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8E08F7A" w14:textId="233ED8B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7232AE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7EE774" w14:textId="3D0D37E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E824E63" w14:textId="3F276F9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0638E7" w14:textId="66EFD9C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1C1E962" w14:textId="1A837C4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610A70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325CCD" w14:textId="4144158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61EFFBD" w14:textId="6BFA8C1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45B247" w14:textId="05DC78F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2D5259D" w14:textId="7618665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6D142E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E41A06" w14:textId="211A87D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4C71C4B" w14:textId="11DB4A7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59520FF" w14:textId="24C4392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51F8F82" w14:textId="16D268E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709001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002EC6" w14:textId="210F8C4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30F24C3" w14:textId="6C84A31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024DF1" w14:textId="3772289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E74EF31" w14:textId="318AE99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B37BF8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548123" w14:textId="392F1D9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7EB0A4F" w14:textId="5F8E1ED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EF7566F" w14:textId="6A42E04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1BBC315" w14:textId="22A39F8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328129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BBF2D6" w14:textId="7A2C92D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695FF68C" w14:textId="1B09A81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824DF9" w14:textId="5C82EC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EF61FA0" w14:textId="25BB8CC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60D731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5F1AE8" w14:textId="2714E7B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297F226" w14:textId="680B2D0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317AAA" w14:textId="0FCA560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73BA3F3" w14:textId="605436F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7E700C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056D68" w14:textId="19CE9B4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4431B20" w14:textId="262871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748D7D" w14:textId="7887B8A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B64DFB4" w14:textId="09C3C01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405C7B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161DBA" w14:textId="35AC77D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F7F21F6" w14:textId="347E2BE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B46DFD0" w14:textId="67670A9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9051BBB" w14:textId="770F371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D1E05EF"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CBE888" w14:textId="1DC1A2E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5A4B1ED" w14:textId="28937C9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4AA924" w14:textId="3D20872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D478DF6" w14:textId="23EE91A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545349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D68D7F" w14:textId="1256986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8FF1BBA" w14:textId="1F20532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D77932" w14:textId="36229C1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E517012" w14:textId="68CAFC8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675526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FF345C" w14:textId="4E47205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stat.virkningtilum.eq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5B888D67" w14:textId="19B053C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0A59C7C" w14:textId="1C8B505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C710263" w14:textId="2795D8E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D24A5E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E7FDDC" w14:textId="3AAF9B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udind.cprlandekodeindrejse.wi</w:t>
            </w:r>
          </w:p>
        </w:tc>
        <w:tc>
          <w:tcPr>
            <w:tcW w:w="1607" w:type="dxa"/>
            <w:tcBorders>
              <w:top w:val="nil"/>
              <w:left w:val="nil"/>
              <w:bottom w:val="single" w:sz="4" w:space="0" w:color="auto"/>
              <w:right w:val="single" w:sz="4" w:space="0" w:color="auto"/>
            </w:tcBorders>
            <w:shd w:val="clear" w:color="auto" w:fill="auto"/>
            <w:noWrap/>
            <w:vAlign w:val="bottom"/>
            <w:hideMark/>
          </w:tcPr>
          <w:p w14:paraId="0802A7BC" w14:textId="7DFB6E1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8E97D5C" w14:textId="73891C4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Person.UdrejseIndrejse.cprlandekodeindrejseErIndeholdtI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07B16C0" w14:textId="6E0F486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74210B1"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FD8D2C" w14:textId="5B598BA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udind.cprlandekodeindrejse.ne</w:t>
            </w:r>
          </w:p>
        </w:tc>
        <w:tc>
          <w:tcPr>
            <w:tcW w:w="1607" w:type="dxa"/>
            <w:tcBorders>
              <w:top w:val="nil"/>
              <w:left w:val="nil"/>
              <w:bottom w:val="single" w:sz="4" w:space="0" w:color="auto"/>
              <w:right w:val="single" w:sz="4" w:space="0" w:color="auto"/>
            </w:tcBorders>
            <w:shd w:val="clear" w:color="auto" w:fill="auto"/>
            <w:noWrap/>
            <w:vAlign w:val="bottom"/>
            <w:hideMark/>
          </w:tcPr>
          <w:p w14:paraId="671DAD5E" w14:textId="154E953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890EDED" w14:textId="02BEAD1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Person.UdrejseIndrejse.cprlandekodeindrejseForskelligFra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B0483D2" w14:textId="6802B32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B8DDA8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872474" w14:textId="4A9FC5A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udind.cprlandekodeindrejse.eq</w:t>
            </w:r>
          </w:p>
        </w:tc>
        <w:tc>
          <w:tcPr>
            <w:tcW w:w="1607" w:type="dxa"/>
            <w:tcBorders>
              <w:top w:val="nil"/>
              <w:left w:val="nil"/>
              <w:bottom w:val="single" w:sz="4" w:space="0" w:color="auto"/>
              <w:right w:val="single" w:sz="4" w:space="0" w:color="auto"/>
            </w:tcBorders>
            <w:shd w:val="clear" w:color="auto" w:fill="auto"/>
            <w:noWrap/>
            <w:vAlign w:val="bottom"/>
            <w:hideMark/>
          </w:tcPr>
          <w:p w14:paraId="578E3AEC" w14:textId="6E6F348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6776633" w14:textId="3B3FA94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D986CAC" w14:textId="144D576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7519C18"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0530EE" w14:textId="761F62C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udind.cprlandekodeindrejse.lt</w:t>
            </w:r>
          </w:p>
        </w:tc>
        <w:tc>
          <w:tcPr>
            <w:tcW w:w="1607" w:type="dxa"/>
            <w:tcBorders>
              <w:top w:val="nil"/>
              <w:left w:val="nil"/>
              <w:bottom w:val="single" w:sz="4" w:space="0" w:color="auto"/>
              <w:right w:val="single" w:sz="4" w:space="0" w:color="auto"/>
            </w:tcBorders>
            <w:shd w:val="clear" w:color="auto" w:fill="auto"/>
            <w:noWrap/>
            <w:vAlign w:val="bottom"/>
            <w:hideMark/>
          </w:tcPr>
          <w:p w14:paraId="0E32E3AB" w14:textId="2D1E8F3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154DC5B" w14:textId="086920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3F96629B" w14:textId="4401473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B6D19B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DDF8A4" w14:textId="7C6D7B4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udind.cprlandekodeindrejse.le</w:t>
            </w:r>
          </w:p>
        </w:tc>
        <w:tc>
          <w:tcPr>
            <w:tcW w:w="1607" w:type="dxa"/>
            <w:tcBorders>
              <w:top w:val="nil"/>
              <w:left w:val="nil"/>
              <w:bottom w:val="single" w:sz="4" w:space="0" w:color="auto"/>
              <w:right w:val="single" w:sz="4" w:space="0" w:color="auto"/>
            </w:tcBorders>
            <w:shd w:val="clear" w:color="auto" w:fill="auto"/>
            <w:noWrap/>
            <w:vAlign w:val="bottom"/>
            <w:hideMark/>
          </w:tcPr>
          <w:p w14:paraId="3E98A70F" w14:textId="0F1F8EF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14DD17B" w14:textId="48BB788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16A05CC" w14:textId="5B0CEAF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9C24B2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81103C" w14:textId="199E66C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udind.cprlandekodeindrejse.gt</w:t>
            </w:r>
          </w:p>
        </w:tc>
        <w:tc>
          <w:tcPr>
            <w:tcW w:w="1607" w:type="dxa"/>
            <w:tcBorders>
              <w:top w:val="nil"/>
              <w:left w:val="nil"/>
              <w:bottom w:val="single" w:sz="4" w:space="0" w:color="auto"/>
              <w:right w:val="single" w:sz="4" w:space="0" w:color="auto"/>
            </w:tcBorders>
            <w:shd w:val="clear" w:color="auto" w:fill="auto"/>
            <w:noWrap/>
            <w:vAlign w:val="bottom"/>
            <w:hideMark/>
          </w:tcPr>
          <w:p w14:paraId="2958A23E" w14:textId="6CDA062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854F333" w14:textId="4DBEA2A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7E02BAB9" w14:textId="25734BF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6C8187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CB2D34" w14:textId="53355AE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udind.cprlandekodeindrejse.ge</w:t>
            </w:r>
          </w:p>
        </w:tc>
        <w:tc>
          <w:tcPr>
            <w:tcW w:w="1607" w:type="dxa"/>
            <w:tcBorders>
              <w:top w:val="nil"/>
              <w:left w:val="nil"/>
              <w:bottom w:val="single" w:sz="4" w:space="0" w:color="auto"/>
              <w:right w:val="single" w:sz="4" w:space="0" w:color="auto"/>
            </w:tcBorders>
            <w:shd w:val="clear" w:color="auto" w:fill="auto"/>
            <w:noWrap/>
            <w:vAlign w:val="bottom"/>
            <w:hideMark/>
          </w:tcPr>
          <w:p w14:paraId="369209A5" w14:textId="40EC4D0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B88CC0C" w14:textId="534DFE4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A089850" w14:textId="7221A70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AA6E45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60750A" w14:textId="1012070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udind.cprlandekodeudrejse.wi</w:t>
            </w:r>
          </w:p>
        </w:tc>
        <w:tc>
          <w:tcPr>
            <w:tcW w:w="1607" w:type="dxa"/>
            <w:tcBorders>
              <w:top w:val="nil"/>
              <w:left w:val="nil"/>
              <w:bottom w:val="single" w:sz="4" w:space="0" w:color="auto"/>
              <w:right w:val="single" w:sz="4" w:space="0" w:color="auto"/>
            </w:tcBorders>
            <w:shd w:val="clear" w:color="auto" w:fill="auto"/>
            <w:noWrap/>
            <w:vAlign w:val="bottom"/>
            <w:hideMark/>
          </w:tcPr>
          <w:p w14:paraId="0076BD41" w14:textId="1EA4234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6471810" w14:textId="19EB550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Person.UdrejseIndrejse.cprlandekodeudrejseErIndeholdtI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50731985" w14:textId="7429EAB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3C92A0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930CCA" w14:textId="071F8F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udind.cprlandekodeudrejse.ne</w:t>
            </w:r>
          </w:p>
        </w:tc>
        <w:tc>
          <w:tcPr>
            <w:tcW w:w="1607" w:type="dxa"/>
            <w:tcBorders>
              <w:top w:val="nil"/>
              <w:left w:val="nil"/>
              <w:bottom w:val="single" w:sz="4" w:space="0" w:color="auto"/>
              <w:right w:val="single" w:sz="4" w:space="0" w:color="auto"/>
            </w:tcBorders>
            <w:shd w:val="clear" w:color="auto" w:fill="auto"/>
            <w:noWrap/>
            <w:vAlign w:val="bottom"/>
            <w:hideMark/>
          </w:tcPr>
          <w:p w14:paraId="675E6EC8" w14:textId="60C6AF5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CCCE0D9" w14:textId="41424FF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Person.UdrejseIndrejse.cprlandekodeudrejseForskelligFra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4ADAB7C7" w14:textId="28026DA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A0258D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5F2FFC" w14:textId="00357EF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udind.cprlandekodeudrejse.eq</w:t>
            </w:r>
          </w:p>
        </w:tc>
        <w:tc>
          <w:tcPr>
            <w:tcW w:w="1607" w:type="dxa"/>
            <w:tcBorders>
              <w:top w:val="nil"/>
              <w:left w:val="nil"/>
              <w:bottom w:val="single" w:sz="4" w:space="0" w:color="auto"/>
              <w:right w:val="single" w:sz="4" w:space="0" w:color="auto"/>
            </w:tcBorders>
            <w:shd w:val="clear" w:color="auto" w:fill="auto"/>
            <w:noWrap/>
            <w:vAlign w:val="bottom"/>
            <w:hideMark/>
          </w:tcPr>
          <w:p w14:paraId="39C0824E" w14:textId="1F55187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953C72C" w14:textId="1E981FF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0E0CBEDA" w14:textId="4D0F185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D51ECC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16C096" w14:textId="572520F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udind.cprlandekodeudrejse.lt</w:t>
            </w:r>
          </w:p>
        </w:tc>
        <w:tc>
          <w:tcPr>
            <w:tcW w:w="1607" w:type="dxa"/>
            <w:tcBorders>
              <w:top w:val="nil"/>
              <w:left w:val="nil"/>
              <w:bottom w:val="single" w:sz="4" w:space="0" w:color="auto"/>
              <w:right w:val="single" w:sz="4" w:space="0" w:color="auto"/>
            </w:tcBorders>
            <w:shd w:val="clear" w:color="auto" w:fill="auto"/>
            <w:noWrap/>
            <w:vAlign w:val="bottom"/>
            <w:hideMark/>
          </w:tcPr>
          <w:p w14:paraId="6EE73932" w14:textId="466D698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78A12EC" w14:textId="6E76782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4704C6F8" w14:textId="51EC194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BC66AB9"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F4D86B" w14:textId="6993948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udind.cprlandekodeudrejse.le</w:t>
            </w:r>
          </w:p>
        </w:tc>
        <w:tc>
          <w:tcPr>
            <w:tcW w:w="1607" w:type="dxa"/>
            <w:tcBorders>
              <w:top w:val="nil"/>
              <w:left w:val="nil"/>
              <w:bottom w:val="single" w:sz="4" w:space="0" w:color="auto"/>
              <w:right w:val="single" w:sz="4" w:space="0" w:color="auto"/>
            </w:tcBorders>
            <w:shd w:val="clear" w:color="auto" w:fill="auto"/>
            <w:noWrap/>
            <w:vAlign w:val="bottom"/>
            <w:hideMark/>
          </w:tcPr>
          <w:p w14:paraId="4E1F6A12" w14:textId="5DB6256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6350F47" w14:textId="342D02B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5C97EF5B" w14:textId="3DCCE70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9F6658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F90DEE" w14:textId="78C840F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udind.cprlandekodeudrejse.gt</w:t>
            </w:r>
          </w:p>
        </w:tc>
        <w:tc>
          <w:tcPr>
            <w:tcW w:w="1607" w:type="dxa"/>
            <w:tcBorders>
              <w:top w:val="nil"/>
              <w:left w:val="nil"/>
              <w:bottom w:val="single" w:sz="4" w:space="0" w:color="auto"/>
              <w:right w:val="single" w:sz="4" w:space="0" w:color="auto"/>
            </w:tcBorders>
            <w:shd w:val="clear" w:color="auto" w:fill="auto"/>
            <w:noWrap/>
            <w:vAlign w:val="bottom"/>
            <w:hideMark/>
          </w:tcPr>
          <w:p w14:paraId="0E982B52" w14:textId="35708DB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EC2A3AE" w14:textId="2850404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0C0E4193" w14:textId="29BFC40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39BDD0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A14CE0" w14:textId="3CD03CA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udind.cprlandekodeudrejse.ge</w:t>
            </w:r>
          </w:p>
        </w:tc>
        <w:tc>
          <w:tcPr>
            <w:tcW w:w="1607" w:type="dxa"/>
            <w:tcBorders>
              <w:top w:val="nil"/>
              <w:left w:val="nil"/>
              <w:bottom w:val="single" w:sz="4" w:space="0" w:color="auto"/>
              <w:right w:val="single" w:sz="4" w:space="0" w:color="auto"/>
            </w:tcBorders>
            <w:shd w:val="clear" w:color="auto" w:fill="auto"/>
            <w:noWrap/>
            <w:vAlign w:val="bottom"/>
            <w:hideMark/>
          </w:tcPr>
          <w:p w14:paraId="730EF1A2" w14:textId="1BB2982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F58BFE7" w14:textId="2D84A5D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2AC6B1B3" w14:textId="54DB7C2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15AB08D"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7ADD1D" w14:textId="0337BE5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udind.cprlandindrejse.wi</w:t>
            </w:r>
          </w:p>
        </w:tc>
        <w:tc>
          <w:tcPr>
            <w:tcW w:w="1607" w:type="dxa"/>
            <w:tcBorders>
              <w:top w:val="nil"/>
              <w:left w:val="nil"/>
              <w:bottom w:val="single" w:sz="4" w:space="0" w:color="auto"/>
              <w:right w:val="single" w:sz="4" w:space="0" w:color="auto"/>
            </w:tcBorders>
            <w:shd w:val="clear" w:color="auto" w:fill="auto"/>
            <w:noWrap/>
            <w:vAlign w:val="bottom"/>
            <w:hideMark/>
          </w:tcPr>
          <w:p w14:paraId="5D816246" w14:textId="0C8DC9F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A3EEDF" w14:textId="368A426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Person.UdrejseIndrejse.cprlandindrejseErIndeholdtI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770FB9E0" w14:textId="71225E4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60293FA"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33D388" w14:textId="4E8861F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udind.cprlandindrejse.cont</w:t>
            </w:r>
          </w:p>
        </w:tc>
        <w:tc>
          <w:tcPr>
            <w:tcW w:w="1607" w:type="dxa"/>
            <w:tcBorders>
              <w:top w:val="nil"/>
              <w:left w:val="nil"/>
              <w:bottom w:val="single" w:sz="4" w:space="0" w:color="auto"/>
              <w:right w:val="single" w:sz="4" w:space="0" w:color="auto"/>
            </w:tcBorders>
            <w:shd w:val="clear" w:color="auto" w:fill="auto"/>
            <w:noWrap/>
            <w:vAlign w:val="bottom"/>
            <w:hideMark/>
          </w:tcPr>
          <w:p w14:paraId="0246FF19" w14:textId="6122871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8B50AC4" w14:textId="04A6233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Person.UdrejseIndrejse.cprlandindrejseIndeholder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546AF33F" w14:textId="74A22AAE"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3294D65"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F39A5D" w14:textId="0C4C416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udind.cprlandindrejse.eq</w:t>
            </w:r>
          </w:p>
        </w:tc>
        <w:tc>
          <w:tcPr>
            <w:tcW w:w="1607" w:type="dxa"/>
            <w:tcBorders>
              <w:top w:val="nil"/>
              <w:left w:val="nil"/>
              <w:bottom w:val="single" w:sz="4" w:space="0" w:color="auto"/>
              <w:right w:val="single" w:sz="4" w:space="0" w:color="auto"/>
            </w:tcBorders>
            <w:shd w:val="clear" w:color="auto" w:fill="auto"/>
            <w:noWrap/>
            <w:vAlign w:val="bottom"/>
            <w:hideMark/>
          </w:tcPr>
          <w:p w14:paraId="5B75B2A2" w14:textId="647617B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D52CA51" w14:textId="21786E4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Person.UdrejseIndrejse.cprlandindrejseLigMed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7C285A9E" w14:textId="242C1089"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8790C4F"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8AE80B" w14:textId="498310B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udind.cprlandudrejse.wi</w:t>
            </w:r>
          </w:p>
        </w:tc>
        <w:tc>
          <w:tcPr>
            <w:tcW w:w="1607" w:type="dxa"/>
            <w:tcBorders>
              <w:top w:val="nil"/>
              <w:left w:val="nil"/>
              <w:bottom w:val="single" w:sz="4" w:space="0" w:color="auto"/>
              <w:right w:val="single" w:sz="4" w:space="0" w:color="auto"/>
            </w:tcBorders>
            <w:shd w:val="clear" w:color="auto" w:fill="auto"/>
            <w:noWrap/>
            <w:vAlign w:val="bottom"/>
            <w:hideMark/>
          </w:tcPr>
          <w:p w14:paraId="35F4CB5C" w14:textId="4425181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B2A4857" w14:textId="5E1B165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Person.UdrejseIndrejse.cprlandudrejseErIndeholdtI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025E2C1" w14:textId="50358AA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BFA5A14"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DA18D3" w14:textId="3114401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udind.cprlandudrejse.cont</w:t>
            </w:r>
          </w:p>
        </w:tc>
        <w:tc>
          <w:tcPr>
            <w:tcW w:w="1607" w:type="dxa"/>
            <w:tcBorders>
              <w:top w:val="nil"/>
              <w:left w:val="nil"/>
              <w:bottom w:val="single" w:sz="4" w:space="0" w:color="auto"/>
              <w:right w:val="single" w:sz="4" w:space="0" w:color="auto"/>
            </w:tcBorders>
            <w:shd w:val="clear" w:color="auto" w:fill="auto"/>
            <w:noWrap/>
            <w:vAlign w:val="bottom"/>
            <w:hideMark/>
          </w:tcPr>
          <w:p w14:paraId="07F746AD" w14:textId="70EAB67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45EFD2A" w14:textId="7020DA1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Person.UdrejseIndrejse.cprlandudrejseIndeholder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3B231571" w14:textId="375C461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AA527B2"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5E9CC9" w14:textId="69FA3CD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udind.cprlandudrejse.eq</w:t>
            </w:r>
          </w:p>
        </w:tc>
        <w:tc>
          <w:tcPr>
            <w:tcW w:w="1607" w:type="dxa"/>
            <w:tcBorders>
              <w:top w:val="nil"/>
              <w:left w:val="nil"/>
              <w:bottom w:val="single" w:sz="4" w:space="0" w:color="auto"/>
              <w:right w:val="single" w:sz="4" w:space="0" w:color="auto"/>
            </w:tcBorders>
            <w:shd w:val="clear" w:color="auto" w:fill="auto"/>
            <w:noWrap/>
            <w:vAlign w:val="bottom"/>
            <w:hideMark/>
          </w:tcPr>
          <w:p w14:paraId="6EB1BDF5" w14:textId="3FFE004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3D15245" w14:textId="0E5E097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Person.UdrejseIndrejse.cprlandudrejseLigMed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004DFB0F" w14:textId="489D503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93D900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F0A8D0" w14:textId="561AA30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778910EC" w14:textId="56EDDA2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5B1403" w14:textId="7DD5E48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211B8EAF" w14:textId="11ABEB6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47D0AD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CAA506" w14:textId="0B728D4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3E299A2B" w14:textId="44A2EC3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D0C25EE" w14:textId="394C7A0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36181226" w14:textId="45F34BE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2AE884E"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163F3C" w14:textId="21B35DB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udind.udenlandsadresse.cont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5C84CC2B" w14:textId="79201BC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99729F" w14:textId="5FD6DF1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Person.UdrejseIndrejse.udenlandsadresseIndeholder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32CF3845" w14:textId="51392C9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7647C6" w:rsidRPr="00A406DF" w14:paraId="47F8FC9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AFFEFE" w14:textId="196FFE9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6D603E7" w14:textId="78868BA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60A682" w14:textId="5CA819E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5E0B126" w14:textId="37F6683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959FC3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FFC59D" w14:textId="0307FF4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04CE2D1" w14:textId="64D8708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A62A0B" w14:textId="5E62A87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1A7B1BA" w14:textId="09E4D20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EB9DED4"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2DCD67" w14:textId="2A59AA9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42DD930" w14:textId="4CF1184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F1C826" w14:textId="583C231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F983F1B" w14:textId="161B336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EF3A62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A633C5" w14:textId="2C8EB3A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21CF4B8" w14:textId="798FF0D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E4FCE7" w14:textId="2216CDF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AC6FD64" w14:textId="5FE7FAD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A36391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39917C" w14:textId="618F8F0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F8F3D28" w14:textId="5B6E055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529EBB8" w14:textId="26CF844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444B08F" w14:textId="0211FE3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69C646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37EFDC" w14:textId="07536CB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5F9849F" w14:textId="267D5F7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6175FE" w14:textId="32C3A28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5F86DE3" w14:textId="163DCA0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42DD3C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C55D9A" w14:textId="5B7C2F3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6A492AB" w14:textId="462D44A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29B8D07" w14:textId="51AFF58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47E1664" w14:textId="666B896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9D3A66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22E7F0" w14:textId="4683C95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F28D02E" w14:textId="48D068B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C7676C" w14:textId="7E4E51A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BD79DF5" w14:textId="1DA05D3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DC08AA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A4AF6A" w14:textId="2C24310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3EA4D40" w14:textId="037A195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A25EA1" w14:textId="7E2BB84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614F9D0" w14:textId="6E48B40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D73B10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945706" w14:textId="762EB0A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BDB7517" w14:textId="783AECB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27F37C" w14:textId="0798662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0B4A6E6" w14:textId="7C92A94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93BCB4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5A391F" w14:textId="2174BF7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24E3839" w14:textId="16E30F5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CFB400" w14:textId="1FCFD91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4396747" w14:textId="03C81D7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C2ED7A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F19339" w14:textId="2F1E934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FA9A8ED" w14:textId="4305D8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C28747" w14:textId="5253477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3CCA04E" w14:textId="5FE8761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565B36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1423AA" w14:textId="740656F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udind.virkningtil.ge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BA93695" w14:textId="32435E6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9FB57E" w14:textId="5D898E6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B026191" w14:textId="0129D2D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BE535D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9FFA9C" w14:textId="3C8AB43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095E3979" w14:textId="30304C3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ECF81BD" w14:textId="47E9B68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9B124FF" w14:textId="6C0CF26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F84AB7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501010" w14:textId="47BC0F3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7185192A" w14:textId="14A09B0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A235AEB" w14:textId="7067500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5963AA2F" w14:textId="4675EE2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7647C6" w:rsidRPr="00A406DF" w14:paraId="2FB518B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B388CA" w14:textId="353DAD9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vaerge.vaergenavn.wi</w:t>
            </w:r>
          </w:p>
        </w:tc>
        <w:tc>
          <w:tcPr>
            <w:tcW w:w="1607" w:type="dxa"/>
            <w:tcBorders>
              <w:top w:val="nil"/>
              <w:left w:val="nil"/>
              <w:bottom w:val="single" w:sz="4" w:space="0" w:color="auto"/>
              <w:right w:val="single" w:sz="4" w:space="0" w:color="auto"/>
            </w:tcBorders>
            <w:shd w:val="clear" w:color="auto" w:fill="auto"/>
            <w:noWrap/>
            <w:vAlign w:val="bottom"/>
            <w:hideMark/>
          </w:tcPr>
          <w:p w14:paraId="259397EF" w14:textId="1A38B9B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A386AB1" w14:textId="0D398F1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Person.Vaergemaal.vaergenavnErIndeholdtI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5161CAFC" w14:textId="7433A851"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2CD2DC7"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81DEEC" w14:textId="7CCD1D6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vaerge.vaergenavn.cont</w:t>
            </w:r>
          </w:p>
        </w:tc>
        <w:tc>
          <w:tcPr>
            <w:tcW w:w="1607" w:type="dxa"/>
            <w:tcBorders>
              <w:top w:val="nil"/>
              <w:left w:val="nil"/>
              <w:bottom w:val="single" w:sz="4" w:space="0" w:color="auto"/>
              <w:right w:val="single" w:sz="4" w:space="0" w:color="auto"/>
            </w:tcBorders>
            <w:shd w:val="clear" w:color="auto" w:fill="auto"/>
            <w:noWrap/>
            <w:vAlign w:val="bottom"/>
            <w:hideMark/>
          </w:tcPr>
          <w:p w14:paraId="7E51F7A5" w14:textId="63ED69C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9967512" w14:textId="2600F40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Person.Vaergemaal.vaergenavnIndeholder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0C15FE65" w14:textId="0D9DA0FC"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C0807D3"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61F0E7" w14:textId="7335961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vaerge.vaergenavn.eq</w:t>
            </w:r>
          </w:p>
        </w:tc>
        <w:tc>
          <w:tcPr>
            <w:tcW w:w="1607" w:type="dxa"/>
            <w:tcBorders>
              <w:top w:val="nil"/>
              <w:left w:val="nil"/>
              <w:bottom w:val="single" w:sz="4" w:space="0" w:color="auto"/>
              <w:right w:val="single" w:sz="4" w:space="0" w:color="auto"/>
            </w:tcBorders>
            <w:shd w:val="clear" w:color="auto" w:fill="auto"/>
            <w:noWrap/>
            <w:vAlign w:val="bottom"/>
            <w:hideMark/>
          </w:tcPr>
          <w:p w14:paraId="4C639DF1" w14:textId="69CD146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4AF0018" w14:textId="7B94980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Person.Vaergemaal.vaergenavnLigMed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68A34E84" w14:textId="0E99DC0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72B6C4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211CBE" w14:textId="3F9AC01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0587EDE" w14:textId="2EC86AD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07B5F5" w14:textId="59B7287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8DC5165" w14:textId="6299760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B44337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E6B34C" w14:textId="345238A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8791E9C" w14:textId="5154EC8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9822C3" w14:textId="42040E2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C7A4F61" w14:textId="309EDC3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B2928B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769C52" w14:textId="5972BD6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B57ABAA" w14:textId="21D85A8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61633E" w14:textId="0415C58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C28FAC4" w14:textId="5247E01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95452C0"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0BC387" w14:textId="2A6D1C4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F590428" w14:textId="36E30A5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0164F2" w14:textId="1BFE57E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18A7FC4" w14:textId="077F918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CFED6D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F773B4" w14:textId="43FF135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A1EA612" w14:textId="2B95603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D5C6AB" w14:textId="1C98407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8338EEC" w14:textId="17EE216D"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94342E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85C209" w14:textId="2585004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171C6E2" w14:textId="7A69828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4E7B05B" w14:textId="3CC17F3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7656E40" w14:textId="663A125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02BED5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6A4D7F" w14:textId="5CDF21C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D2BAFBD" w14:textId="772068C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001E51E" w14:textId="3161443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3BF6254" w14:textId="7B8286E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FFF3A7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3DA8C8" w14:textId="597D7FF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880C9A4" w14:textId="3EA2137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C448E9" w14:textId="6AD2CBE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82DCC30" w14:textId="33E50B73"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CF05DC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727F5C" w14:textId="74F50CF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C8CB2A1" w14:textId="77FF904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ADABE5" w14:textId="224E321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DA84F20" w14:textId="2CE41E1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8601DC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4AB5B9" w14:textId="4662C5E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92A3B9F" w14:textId="564FD4B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3E0C30" w14:textId="4FA02C1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B668DF1" w14:textId="4EC9919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D72013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645E13" w14:textId="25E2BF5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779CAA8" w14:textId="06D27D7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6605B02" w14:textId="5424EFF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9903C9C" w14:textId="2815A7A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86481CB"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A48A72" w14:textId="61CC6C0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860027D" w14:textId="7A585C1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4C75C4" w14:textId="2AD2F17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E4E9987" w14:textId="79866B1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E81B07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D439F7" w14:textId="34C87EF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vaerge.virkningtil.ge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2C07DE3" w14:textId="0ABCC47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AA6069" w14:textId="06CAF70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C4141AF" w14:textId="3373BEE8"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36C620B"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5C840C" w14:textId="7A6F8B5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valg.valgoplysningstype.wi</w:t>
            </w:r>
          </w:p>
        </w:tc>
        <w:tc>
          <w:tcPr>
            <w:tcW w:w="1607" w:type="dxa"/>
            <w:tcBorders>
              <w:top w:val="nil"/>
              <w:left w:val="nil"/>
              <w:bottom w:val="single" w:sz="4" w:space="0" w:color="auto"/>
              <w:right w:val="single" w:sz="4" w:space="0" w:color="auto"/>
            </w:tcBorders>
            <w:shd w:val="clear" w:color="auto" w:fill="auto"/>
            <w:noWrap/>
            <w:vAlign w:val="bottom"/>
            <w:hideMark/>
          </w:tcPr>
          <w:p w14:paraId="5842BBFD" w14:textId="244095B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1332CDE0" w14:textId="6877D4F5" w:rsidR="007647C6" w:rsidRPr="00A406DF" w:rsidRDefault="007647C6"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Person.Valgoplysninger.valgoplysningstypeErIndeholdtI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1F10D29C" w14:textId="5831B7C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66C9D65" w14:textId="77777777" w:rsidTr="004B2175">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FA22C0" w14:textId="066377E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valg.valgoplysningstype.eq</w:t>
            </w:r>
          </w:p>
        </w:tc>
        <w:tc>
          <w:tcPr>
            <w:tcW w:w="1607" w:type="dxa"/>
            <w:tcBorders>
              <w:top w:val="nil"/>
              <w:left w:val="nil"/>
              <w:bottom w:val="single" w:sz="4" w:space="0" w:color="auto"/>
              <w:right w:val="single" w:sz="4" w:space="0" w:color="auto"/>
            </w:tcBorders>
            <w:shd w:val="clear" w:color="auto" w:fill="auto"/>
            <w:noWrap/>
            <w:vAlign w:val="bottom"/>
            <w:hideMark/>
          </w:tcPr>
          <w:p w14:paraId="4A140906" w14:textId="30FAA38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7DAB0CE2" w14:textId="6B79C4FE" w:rsidR="007647C6" w:rsidRPr="00A406DF" w:rsidRDefault="007647C6" w:rsidP="00A406DF">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Person.Valgoplysninger.valgoplysningstypeLigMed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261A34E9" w14:textId="39872B6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50D851A6"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DF01DC" w14:textId="1197D95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valg.valgretdato.ne</w:t>
            </w:r>
          </w:p>
        </w:tc>
        <w:tc>
          <w:tcPr>
            <w:tcW w:w="1607" w:type="dxa"/>
            <w:tcBorders>
              <w:top w:val="nil"/>
              <w:left w:val="nil"/>
              <w:bottom w:val="single" w:sz="4" w:space="0" w:color="auto"/>
              <w:right w:val="single" w:sz="4" w:space="0" w:color="auto"/>
            </w:tcBorders>
            <w:shd w:val="clear" w:color="auto" w:fill="auto"/>
            <w:noWrap/>
            <w:vAlign w:val="bottom"/>
            <w:hideMark/>
          </w:tcPr>
          <w:p w14:paraId="49572A6A" w14:textId="0978D14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030804" w14:textId="141677B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Person.Valgoplysninger.valgretdatoForskelligFra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7F573D51" w14:textId="3CFA644B"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454538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C125A6" w14:textId="6CE6646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valg.valgretdato.eq</w:t>
            </w:r>
          </w:p>
        </w:tc>
        <w:tc>
          <w:tcPr>
            <w:tcW w:w="1607" w:type="dxa"/>
            <w:tcBorders>
              <w:top w:val="nil"/>
              <w:left w:val="nil"/>
              <w:bottom w:val="single" w:sz="4" w:space="0" w:color="auto"/>
              <w:right w:val="single" w:sz="4" w:space="0" w:color="auto"/>
            </w:tcBorders>
            <w:shd w:val="clear" w:color="auto" w:fill="auto"/>
            <w:noWrap/>
            <w:vAlign w:val="bottom"/>
            <w:hideMark/>
          </w:tcPr>
          <w:p w14:paraId="2DCE0AB4" w14:textId="5DA7282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7D541C" w14:textId="1FF380D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6710A344" w14:textId="5BA31FB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6D7703B"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152422" w14:textId="1C044DE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valg.valgretdato.lt</w:t>
            </w:r>
          </w:p>
        </w:tc>
        <w:tc>
          <w:tcPr>
            <w:tcW w:w="1607" w:type="dxa"/>
            <w:tcBorders>
              <w:top w:val="nil"/>
              <w:left w:val="nil"/>
              <w:bottom w:val="single" w:sz="4" w:space="0" w:color="auto"/>
              <w:right w:val="single" w:sz="4" w:space="0" w:color="auto"/>
            </w:tcBorders>
            <w:shd w:val="clear" w:color="auto" w:fill="auto"/>
            <w:noWrap/>
            <w:vAlign w:val="bottom"/>
            <w:hideMark/>
          </w:tcPr>
          <w:p w14:paraId="7017E7C4" w14:textId="6C2D670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234BFA" w14:textId="3CBD896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4526A6BD" w14:textId="4E4D450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860DF87"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F983E4" w14:textId="055E0D1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valg.valgretdato.le</w:t>
            </w:r>
          </w:p>
        </w:tc>
        <w:tc>
          <w:tcPr>
            <w:tcW w:w="1607" w:type="dxa"/>
            <w:tcBorders>
              <w:top w:val="nil"/>
              <w:left w:val="nil"/>
              <w:bottom w:val="single" w:sz="4" w:space="0" w:color="auto"/>
              <w:right w:val="single" w:sz="4" w:space="0" w:color="auto"/>
            </w:tcBorders>
            <w:shd w:val="clear" w:color="auto" w:fill="auto"/>
            <w:noWrap/>
            <w:vAlign w:val="bottom"/>
            <w:hideMark/>
          </w:tcPr>
          <w:p w14:paraId="1C45906E" w14:textId="0429D6C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C29431" w14:textId="14807B5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4ABBF989" w14:textId="2007ACB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7E312D2A"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6C00F5" w14:textId="6179BD9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valg.valgretdato.gt</w:t>
            </w:r>
          </w:p>
        </w:tc>
        <w:tc>
          <w:tcPr>
            <w:tcW w:w="1607" w:type="dxa"/>
            <w:tcBorders>
              <w:top w:val="nil"/>
              <w:left w:val="nil"/>
              <w:bottom w:val="single" w:sz="4" w:space="0" w:color="auto"/>
              <w:right w:val="single" w:sz="4" w:space="0" w:color="auto"/>
            </w:tcBorders>
            <w:shd w:val="clear" w:color="auto" w:fill="auto"/>
            <w:noWrap/>
            <w:vAlign w:val="bottom"/>
            <w:hideMark/>
          </w:tcPr>
          <w:p w14:paraId="756D7258" w14:textId="166B7D9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C894C8" w14:textId="0F2C5A6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6400650A" w14:textId="3395F16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F86CAFC" w14:textId="77777777" w:rsidTr="004B2175">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9E90C1" w14:textId="1A5A9BD1"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valg.valgretdato.ge</w:t>
            </w:r>
          </w:p>
        </w:tc>
        <w:tc>
          <w:tcPr>
            <w:tcW w:w="1607" w:type="dxa"/>
            <w:tcBorders>
              <w:top w:val="nil"/>
              <w:left w:val="nil"/>
              <w:bottom w:val="single" w:sz="4" w:space="0" w:color="auto"/>
              <w:right w:val="single" w:sz="4" w:space="0" w:color="auto"/>
            </w:tcBorders>
            <w:shd w:val="clear" w:color="auto" w:fill="auto"/>
            <w:noWrap/>
            <w:vAlign w:val="bottom"/>
            <w:hideMark/>
          </w:tcPr>
          <w:p w14:paraId="4124168D" w14:textId="2118588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820248" w14:textId="75389CB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369E3C94" w14:textId="17E194C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C49F17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2621DB" w14:textId="4414ED2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EED8F39" w14:textId="71DAFC1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9C4E2F" w14:textId="7905A8B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97017B3" w14:textId="692559E7"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3202082"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C127FD" w14:textId="58F6D76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C27F2DF" w14:textId="10B22DC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9D264F" w14:textId="1E9347A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ED3819D" w14:textId="1331482F"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8DB55E5"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8BBEBF" w14:textId="64AAFD7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6215C9C" w14:textId="0ECB195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EAB87E" w14:textId="20973D20"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FB47438" w14:textId="6510C26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5FF81D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7B0BF4" w14:textId="4EFEB1B9"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88680B4" w14:textId="1BF4EAE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047D43" w14:textId="1DE4CB48"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646678D" w14:textId="6D574C70"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4D4281C"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25B582" w14:textId="491C693C"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FB0F4DF" w14:textId="61FE091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2AEF525" w14:textId="69AEF56B"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CFF2FA9" w14:textId="7809E9B4"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2CA3F16"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13901B" w14:textId="2F578472"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B8C3383" w14:textId="4B80CC2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CA106B2" w14:textId="2725AE1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88AE043" w14:textId="6B959195"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050F7FD9"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E2F32D" w14:textId="63FEF56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6497EA6D" w14:textId="4719E01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0932C9" w14:textId="46B794F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2EE2509" w14:textId="0BDBDA0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49CD30BA"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A85671" w14:textId="0C47D46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5B08F6C5" w14:textId="3AAD0E93"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EFCA4C" w14:textId="1C14E0F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7307A35" w14:textId="68081D9A"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3B7843FE"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D32882" w14:textId="1A64990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2C5F45E" w14:textId="204F7397"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3C9EA1" w14:textId="23123DB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39E5039" w14:textId="0DD6C23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61C54F3D"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D54456" w14:textId="02E49F6E"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3AB61A6" w14:textId="17C4F955"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CDDEF1" w14:textId="7A9DF876"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4EEA1E2" w14:textId="1951BBC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24D2B04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7DC5D4" w14:textId="6F9CC2B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191B3AB9" w14:textId="6BE7AE8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4A8837A" w14:textId="6596C97D"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FC8C8F9" w14:textId="64BCB572"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7647C6" w:rsidRPr="00A406DF" w14:paraId="1D45CDD8" w14:textId="77777777" w:rsidTr="004B2175">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C179FF" w14:textId="3689CBFA"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valg.virkningtil.ge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3671FC2F" w14:textId="5F630F6F"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E47B07" w14:textId="7653F874" w:rsidR="007647C6" w:rsidRPr="00A406DF" w:rsidRDefault="007647C6"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150A138" w14:textId="0E6F5FE6" w:rsidR="007647C6" w:rsidRPr="00A406DF" w:rsidRDefault="007647C6"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7AFA54C2" w14:textId="77777777" w:rsidR="00A406DF" w:rsidRDefault="00A406DF" w:rsidP="007032B0"/>
    <w:p w14:paraId="1DA9EDEF" w14:textId="77777777" w:rsidR="00F96680" w:rsidRPr="00732629" w:rsidRDefault="00F96680" w:rsidP="00F96680">
      <w:pPr>
        <w:rPr>
          <w:b/>
        </w:rPr>
      </w:pPr>
      <w:r w:rsidRPr="00732629">
        <w:rPr>
          <w:b/>
        </w:rPr>
        <w:t>Output</w:t>
      </w:r>
      <w:r>
        <w:rPr>
          <w:b/>
        </w:rPr>
        <w:t>parametre:</w:t>
      </w:r>
    </w:p>
    <w:tbl>
      <w:tblPr>
        <w:tblStyle w:val="Tabel-Gitter"/>
        <w:tblW w:w="0" w:type="auto"/>
        <w:tblLook w:val="04A0" w:firstRow="1" w:lastRow="0" w:firstColumn="1" w:lastColumn="0" w:noHBand="0" w:noVBand="1"/>
      </w:tblPr>
      <w:tblGrid>
        <w:gridCol w:w="4189"/>
        <w:gridCol w:w="5439"/>
      </w:tblGrid>
      <w:tr w:rsidR="00F96680" w:rsidRPr="00800787" w14:paraId="1BE4E041" w14:textId="77777777" w:rsidTr="00A134B5">
        <w:tc>
          <w:tcPr>
            <w:tcW w:w="4388" w:type="dxa"/>
            <w:shd w:val="clear" w:color="auto" w:fill="D6E3BC" w:themeFill="accent3" w:themeFillTint="66"/>
          </w:tcPr>
          <w:p w14:paraId="1B19BAD3" w14:textId="61BEA171" w:rsidR="00F96680" w:rsidRPr="00732629" w:rsidRDefault="00D650CD"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4520F1B1" w14:textId="6944504D" w:rsidR="00F96680" w:rsidRPr="00732629" w:rsidRDefault="00BD306A"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F96680" w14:paraId="28501A6E" w14:textId="77777777" w:rsidTr="00A134B5">
        <w:trPr>
          <w:trHeight w:val="70"/>
        </w:trPr>
        <w:tc>
          <w:tcPr>
            <w:tcW w:w="4388" w:type="dxa"/>
          </w:tcPr>
          <w:p w14:paraId="367BE5FF" w14:textId="4E87E493" w:rsidR="00F96680" w:rsidRPr="002C777E" w:rsidRDefault="00F96680" w:rsidP="00A134B5">
            <w:pPr>
              <w:keepNext/>
              <w:rPr>
                <w:rFonts w:eastAsia="Arial Unicode MS" w:cs="Arial Unicode MS"/>
                <w:color w:val="000000"/>
                <w:highlight w:val="yellow"/>
              </w:rPr>
            </w:pPr>
            <w:r>
              <w:t>PersonMediumListComplete</w:t>
            </w:r>
          </w:p>
        </w:tc>
        <w:tc>
          <w:tcPr>
            <w:tcW w:w="5466" w:type="dxa"/>
          </w:tcPr>
          <w:p w14:paraId="54C205FF" w14:textId="7CC99B85" w:rsidR="004B2175" w:rsidRDefault="004B2175" w:rsidP="00A134B5">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PersonMedium.json</w:t>
            </w:r>
          </w:p>
          <w:p w14:paraId="4A332CF2" w14:textId="05363F12" w:rsidR="00F96680" w:rsidRPr="00732629" w:rsidRDefault="007B71C7" w:rsidP="00A134B5">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1711FA16" w14:textId="326CFC4D" w:rsidR="00A406DF" w:rsidRDefault="00A406DF" w:rsidP="007032B0"/>
    <w:p w14:paraId="6D0B6D9D" w14:textId="6BD92508" w:rsidR="009A18CE" w:rsidRDefault="009A18CE" w:rsidP="0032519F">
      <w:pPr>
        <w:pStyle w:val="Overskrift2"/>
      </w:pPr>
      <w:bookmarkStart w:id="76" w:name="_Toc507585436"/>
      <w:r>
        <w:t>Rest service: CprPersonMediumSimple</w:t>
      </w:r>
      <w:bookmarkEnd w:id="76"/>
    </w:p>
    <w:p w14:paraId="6A791D50" w14:textId="77777777" w:rsidR="009A18CE" w:rsidRDefault="009A18CE" w:rsidP="009A18CE">
      <w:pPr>
        <w:rPr>
          <w:b/>
        </w:rPr>
      </w:pPr>
    </w:p>
    <w:p w14:paraId="62EC2DEB" w14:textId="29626D14" w:rsidR="006E6EEB" w:rsidRPr="00202F13" w:rsidRDefault="00C70154" w:rsidP="006E6EEB">
      <w:pPr>
        <w:rPr>
          <w:b/>
          <w:bCs/>
        </w:rPr>
      </w:pPr>
      <w:r w:rsidRPr="00AD696C">
        <w:lastRenderedPageBreak/>
        <w:t>Offentlige kunders anvendelse af CPR data (aktuelle såvel som historiske). Søgning med liste af Personnumre. Returnerer alle data om personen. Relationer til andre personer gennem PNR</w:t>
      </w:r>
      <w:r>
        <w:rPr>
          <w:b/>
          <w:bCs/>
        </w:rPr>
        <w:t>.</w:t>
      </w:r>
      <w:r w:rsidR="003058DA" w:rsidRPr="003058DA">
        <w:rPr>
          <w:b/>
          <w:bCs/>
        </w:rPr>
        <w:t xml:space="preserve"> </w:t>
      </w:r>
    </w:p>
    <w:tbl>
      <w:tblPr>
        <w:tblStyle w:val="Tabel-Gitter"/>
        <w:tblW w:w="0" w:type="auto"/>
        <w:tblLook w:val="04A0" w:firstRow="1" w:lastRow="0" w:firstColumn="1" w:lastColumn="0" w:noHBand="0" w:noVBand="1"/>
      </w:tblPr>
      <w:tblGrid>
        <w:gridCol w:w="2660"/>
        <w:gridCol w:w="6946"/>
      </w:tblGrid>
      <w:tr w:rsidR="006E6EEB" w14:paraId="1CC64015" w14:textId="77777777" w:rsidTr="009275AA">
        <w:tc>
          <w:tcPr>
            <w:tcW w:w="2660" w:type="dxa"/>
          </w:tcPr>
          <w:p w14:paraId="19AA7E38" w14:textId="77777777" w:rsidR="006E6EEB" w:rsidRDefault="006E6EEB" w:rsidP="009275AA">
            <w:pPr>
              <w:rPr>
                <w:b/>
                <w:bCs/>
              </w:rPr>
            </w:pPr>
            <w:r w:rsidRPr="43C1F7C3">
              <w:rPr>
                <w:b/>
                <w:bCs/>
              </w:rPr>
              <w:t>Format</w:t>
            </w:r>
          </w:p>
        </w:tc>
        <w:tc>
          <w:tcPr>
            <w:tcW w:w="6946" w:type="dxa"/>
          </w:tcPr>
          <w:p w14:paraId="3CB8E8C2" w14:textId="77777777" w:rsidR="006E6EEB" w:rsidRDefault="006E6EEB" w:rsidP="009275AA">
            <w:pPr>
              <w:rPr>
                <w:b/>
                <w:bCs/>
              </w:rPr>
            </w:pPr>
            <w:r>
              <w:t>JSON</w:t>
            </w:r>
          </w:p>
        </w:tc>
      </w:tr>
      <w:tr w:rsidR="006E6EEB" w14:paraId="2F7BB905" w14:textId="77777777" w:rsidTr="009275AA">
        <w:tc>
          <w:tcPr>
            <w:tcW w:w="2660" w:type="dxa"/>
          </w:tcPr>
          <w:p w14:paraId="7C9524CA" w14:textId="77777777" w:rsidR="006E6EEB" w:rsidRDefault="006E6EEB" w:rsidP="009275AA">
            <w:pPr>
              <w:rPr>
                <w:b/>
                <w:bCs/>
              </w:rPr>
            </w:pPr>
            <w:r w:rsidRPr="43C1F7C3">
              <w:rPr>
                <w:b/>
                <w:bCs/>
              </w:rPr>
              <w:t>Sikkerhedszone</w:t>
            </w:r>
          </w:p>
        </w:tc>
        <w:tc>
          <w:tcPr>
            <w:tcW w:w="6946" w:type="dxa"/>
          </w:tcPr>
          <w:p w14:paraId="00B15E4F" w14:textId="77777777" w:rsidR="006E6EEB" w:rsidRDefault="006E6EEB" w:rsidP="009275AA">
            <w:pPr>
              <w:rPr>
                <w:b/>
                <w:bCs/>
              </w:rPr>
            </w:pPr>
            <w:r>
              <w:t>5 - Indeholder fortrolige eller følsomme data.</w:t>
            </w:r>
          </w:p>
        </w:tc>
      </w:tr>
      <w:tr w:rsidR="006E6EEB" w14:paraId="3D380898" w14:textId="77777777" w:rsidTr="009275AA">
        <w:tc>
          <w:tcPr>
            <w:tcW w:w="2660" w:type="dxa"/>
          </w:tcPr>
          <w:p w14:paraId="3875B0C3" w14:textId="77777777" w:rsidR="006E6EEB" w:rsidRDefault="006E6EEB" w:rsidP="009275AA">
            <w:pPr>
              <w:rPr>
                <w:b/>
                <w:bCs/>
              </w:rPr>
            </w:pPr>
            <w:r w:rsidRPr="43C1F7C3">
              <w:rPr>
                <w:b/>
                <w:bCs/>
              </w:rPr>
              <w:t>Adgangsniveau</w:t>
            </w:r>
          </w:p>
        </w:tc>
        <w:tc>
          <w:tcPr>
            <w:tcW w:w="6946" w:type="dxa"/>
          </w:tcPr>
          <w:p w14:paraId="160AF3CF" w14:textId="77777777" w:rsidR="006E6EEB" w:rsidRDefault="006E6EEB" w:rsidP="009275AA">
            <w:pPr>
              <w:rPr>
                <w:b/>
                <w:bCs/>
              </w:rPr>
            </w:pPr>
            <w:r>
              <w:t>Indgået aftale med CPR om anvendelse af data påkrævet.</w:t>
            </w:r>
          </w:p>
        </w:tc>
      </w:tr>
      <w:tr w:rsidR="006E6EEB" w14:paraId="3BCEC2D9" w14:textId="77777777" w:rsidTr="009275AA">
        <w:tc>
          <w:tcPr>
            <w:tcW w:w="2660" w:type="dxa"/>
          </w:tcPr>
          <w:p w14:paraId="29AE7222" w14:textId="77777777" w:rsidR="006E6EEB" w:rsidRPr="43C1F7C3" w:rsidRDefault="006E6EEB" w:rsidP="009275AA">
            <w:pPr>
              <w:rPr>
                <w:b/>
                <w:bCs/>
              </w:rPr>
            </w:pPr>
            <w:r>
              <w:rPr>
                <w:b/>
                <w:bCs/>
              </w:rPr>
              <w:t>Anvendt udstillingsmodel</w:t>
            </w:r>
          </w:p>
        </w:tc>
        <w:tc>
          <w:tcPr>
            <w:tcW w:w="6946" w:type="dxa"/>
          </w:tcPr>
          <w:p w14:paraId="245D3DB2" w14:textId="77777777" w:rsidR="006E6EEB" w:rsidRDefault="006E6EEB" w:rsidP="009275AA">
            <w:r>
              <w:t>Person – Udstillingsmodel forefindes:</w:t>
            </w:r>
          </w:p>
          <w:p w14:paraId="2814AA1C" w14:textId="77777777" w:rsidR="006E6EEB" w:rsidRPr="00E567A4" w:rsidRDefault="006E6EEB" w:rsidP="009275AA">
            <w:r w:rsidRPr="00C20F68">
              <w:t>http://data.gov.dk/model/diagrammer/</w:t>
            </w:r>
          </w:p>
        </w:tc>
      </w:tr>
      <w:tr w:rsidR="006E6EEB" w14:paraId="1737EB73" w14:textId="77777777" w:rsidTr="009275AA">
        <w:tc>
          <w:tcPr>
            <w:tcW w:w="2660" w:type="dxa"/>
          </w:tcPr>
          <w:p w14:paraId="0615CE09" w14:textId="77777777" w:rsidR="006E6EEB" w:rsidRDefault="006E6EEB" w:rsidP="009275AA">
            <w:pPr>
              <w:rPr>
                <w:b/>
                <w:bCs/>
              </w:rPr>
            </w:pPr>
            <w:r>
              <w:rPr>
                <w:b/>
                <w:bCs/>
              </w:rPr>
              <w:t>REST-regler</w:t>
            </w:r>
          </w:p>
        </w:tc>
        <w:tc>
          <w:tcPr>
            <w:tcW w:w="6946" w:type="dxa"/>
          </w:tcPr>
          <w:p w14:paraId="0D8DE286" w14:textId="77777777" w:rsidR="006E6EEB" w:rsidRDefault="006E6EEB" w:rsidP="009275AA">
            <w:r>
              <w:t>Anvend paging. Default paging-størrelse:20</w:t>
            </w:r>
          </w:p>
        </w:tc>
      </w:tr>
    </w:tbl>
    <w:p w14:paraId="57505A2A" w14:textId="77777777" w:rsidR="006E6EEB" w:rsidRPr="008249B1" w:rsidRDefault="006E6EEB" w:rsidP="006E6EEB"/>
    <w:p w14:paraId="67F5EC0D" w14:textId="1B7E9A25" w:rsidR="00BD6A48" w:rsidRDefault="00BD6A48" w:rsidP="006E6EEB">
      <w:pPr>
        <w:rPr>
          <w:b/>
        </w:rPr>
      </w:pPr>
    </w:p>
    <w:p w14:paraId="6AEF4D68" w14:textId="343E262E" w:rsidR="009A18CE" w:rsidRDefault="00F96680" w:rsidP="009A18CE">
      <w:pPr>
        <w:rPr>
          <w:b/>
        </w:rPr>
      </w:pPr>
      <w:r>
        <w:rPr>
          <w:b/>
        </w:rPr>
        <w:t>Oversigt over metoder:</w:t>
      </w:r>
    </w:p>
    <w:tbl>
      <w:tblPr>
        <w:tblW w:w="7180" w:type="dxa"/>
        <w:tblInd w:w="75" w:type="dxa"/>
        <w:tblCellMar>
          <w:left w:w="70" w:type="dxa"/>
          <w:right w:w="70" w:type="dxa"/>
        </w:tblCellMar>
        <w:tblLook w:val="04A0" w:firstRow="1" w:lastRow="0" w:firstColumn="1" w:lastColumn="0" w:noHBand="0" w:noVBand="1"/>
      </w:tblPr>
      <w:tblGrid>
        <w:gridCol w:w="7180"/>
      </w:tblGrid>
      <w:tr w:rsidR="00A406DF" w:rsidRPr="00A406DF" w14:paraId="79F3646A" w14:textId="77777777" w:rsidTr="00A406DF">
        <w:trPr>
          <w:trHeight w:val="255"/>
        </w:trPr>
        <w:tc>
          <w:tcPr>
            <w:tcW w:w="71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1381E9CF" w14:textId="77777777" w:rsidR="00A406DF" w:rsidRPr="00A406DF" w:rsidRDefault="00A406DF" w:rsidP="00A406DF">
            <w:pPr>
              <w:spacing w:after="0" w:line="240" w:lineRule="auto"/>
              <w:rPr>
                <w:rFonts w:ascii="Verdana" w:eastAsia="Times New Roman" w:hAnsi="Verdana" w:cs="Times New Roman"/>
                <w:b/>
                <w:bCs/>
                <w:color w:val="808080"/>
                <w:sz w:val="20"/>
                <w:szCs w:val="20"/>
                <w:lang w:eastAsia="da-DK"/>
              </w:rPr>
            </w:pPr>
            <w:r w:rsidRPr="00A406DF">
              <w:rPr>
                <w:rFonts w:ascii="Verdana" w:eastAsia="Times New Roman" w:hAnsi="Verdana" w:cs="Times New Roman"/>
                <w:b/>
                <w:bCs/>
                <w:color w:val="808080"/>
                <w:sz w:val="20"/>
                <w:szCs w:val="20"/>
                <w:lang w:eastAsia="da-DK"/>
              </w:rPr>
              <w:t>Metodenavn</w:t>
            </w:r>
          </w:p>
        </w:tc>
      </w:tr>
      <w:tr w:rsidR="00A406DF" w:rsidRPr="00A406DF" w14:paraId="4BE60CDD" w14:textId="77777777" w:rsidTr="00A406DF">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603BE2" w14:textId="77777777" w:rsidR="00A406DF" w:rsidRPr="00A406DF" w:rsidRDefault="00A406DF" w:rsidP="00A406DF">
            <w:pPr>
              <w:spacing w:after="0" w:line="240" w:lineRule="auto"/>
              <w:rPr>
                <w:rFonts w:ascii="Verdana" w:eastAsia="Times New Roman" w:hAnsi="Verdana" w:cs="Times New Roman"/>
                <w:sz w:val="20"/>
                <w:szCs w:val="20"/>
                <w:lang w:eastAsia="da-DK"/>
              </w:rPr>
            </w:pPr>
            <w:r w:rsidRPr="00A406DF">
              <w:rPr>
                <w:rFonts w:ascii="Verdana" w:eastAsia="Times New Roman" w:hAnsi="Verdana" w:cs="Times New Roman"/>
                <w:sz w:val="20"/>
                <w:szCs w:val="20"/>
                <w:lang w:eastAsia="da-DK"/>
              </w:rPr>
              <w:t>PersonMediumCurrentListSimple</w:t>
            </w:r>
          </w:p>
        </w:tc>
      </w:tr>
      <w:tr w:rsidR="00A406DF" w:rsidRPr="00A406DF" w14:paraId="33601B26" w14:textId="77777777" w:rsidTr="00A406DF">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886A3A" w14:textId="77777777" w:rsidR="00A406DF" w:rsidRPr="00A406DF" w:rsidRDefault="00A406DF" w:rsidP="00A406DF">
            <w:pPr>
              <w:spacing w:after="0" w:line="240" w:lineRule="auto"/>
              <w:rPr>
                <w:rFonts w:ascii="Verdana" w:eastAsia="Times New Roman" w:hAnsi="Verdana" w:cs="Times New Roman"/>
                <w:sz w:val="20"/>
                <w:szCs w:val="20"/>
                <w:lang w:eastAsia="da-DK"/>
              </w:rPr>
            </w:pPr>
            <w:r w:rsidRPr="00A406DF">
              <w:rPr>
                <w:rFonts w:ascii="Verdana" w:eastAsia="Times New Roman" w:hAnsi="Verdana" w:cs="Times New Roman"/>
                <w:sz w:val="20"/>
                <w:szCs w:val="20"/>
                <w:lang w:eastAsia="da-DK"/>
              </w:rPr>
              <w:t>PersonMediumListSimple</w:t>
            </w:r>
          </w:p>
        </w:tc>
      </w:tr>
    </w:tbl>
    <w:p w14:paraId="2D6BE3E3" w14:textId="6AE353C8" w:rsidR="009A18CE" w:rsidRDefault="009A18CE" w:rsidP="007032B0"/>
    <w:p w14:paraId="1DD2C698" w14:textId="6E617F59" w:rsidR="00BF1642" w:rsidRPr="00BF1642" w:rsidRDefault="00A406DF" w:rsidP="0032519F">
      <w:pPr>
        <w:pStyle w:val="Overskrift2"/>
      </w:pPr>
      <w:bookmarkStart w:id="77" w:name="_Toc507585437"/>
      <w:r w:rsidRPr="00282CAA">
        <w:t>Metode</w:t>
      </w:r>
      <w:r w:rsidRPr="00B814D1">
        <w:rPr>
          <w:b/>
        </w:rPr>
        <w:t>:</w:t>
      </w:r>
      <w:r>
        <w:t xml:space="preserve"> </w:t>
      </w:r>
      <w:r w:rsidRPr="00A406DF">
        <w:t>PersonMediumCurrentListSimple</w:t>
      </w:r>
      <w:bookmarkEnd w:id="77"/>
    </w:p>
    <w:p w14:paraId="6E77D369" w14:textId="7E2118BA" w:rsidR="00BF1642" w:rsidRPr="00AD696C" w:rsidRDefault="00A406DF" w:rsidP="00A406DF">
      <w:pPr>
        <w:rPr>
          <w:rStyle w:val="Hyperlink"/>
          <w:lang w:val="en-US"/>
        </w:rPr>
      </w:pPr>
      <w:r w:rsidRPr="00AD696C">
        <w:rPr>
          <w:b/>
          <w:lang w:val="en-US"/>
        </w:rPr>
        <w:t xml:space="preserve">URL: </w:t>
      </w:r>
      <w:r w:rsidR="00050CB0">
        <w:fldChar w:fldCharType="begin"/>
      </w:r>
      <w:r w:rsidR="00050CB0" w:rsidRPr="00FA275E">
        <w:rPr>
          <w:lang w:val="en-US"/>
          <w:rPrChange w:id="78" w:author="Cæcilie Elle" w:date="2018-02-27T11:58:00Z">
            <w:rPr/>
          </w:rPrChange>
        </w:rPr>
        <w:instrText xml:space="preserve"> HYPERLINK "https://test03-s5-services.datafordeler.dk/CPR/CprPersonFullSimple/1/REST" \t "_blanc" </w:instrText>
      </w:r>
      <w:r w:rsidR="00050CB0">
        <w:fldChar w:fldCharType="separate"/>
      </w:r>
      <w:r w:rsidR="00BD6A48" w:rsidRPr="00576CEF">
        <w:rPr>
          <w:lang w:val="en-US"/>
        </w:rPr>
        <w:t>&lt;endpoint&gt;/CPR/CprPerson</w:t>
      </w:r>
      <w:r w:rsidR="00BD6A48">
        <w:rPr>
          <w:lang w:val="en-US"/>
        </w:rPr>
        <w:t>MediumSimple</w:t>
      </w:r>
      <w:r w:rsidR="00BD6A48" w:rsidRPr="00576CEF">
        <w:rPr>
          <w:lang w:val="en-US"/>
        </w:rPr>
        <w:t>/1/REST</w:t>
      </w:r>
      <w:r w:rsidR="00050CB0">
        <w:rPr>
          <w:lang w:val="en-US"/>
        </w:rPr>
        <w:fldChar w:fldCharType="end"/>
      </w:r>
      <w:r w:rsidR="00BD6A48" w:rsidRPr="00576CEF">
        <w:rPr>
          <w:lang w:val="en-US"/>
        </w:rPr>
        <w:t>/</w:t>
      </w:r>
      <w:r w:rsidR="00BD6A48" w:rsidRPr="00AD696C">
        <w:rPr>
          <w:lang w:val="en-US"/>
        </w:rPr>
        <w:t>PersonMediumCurrentListSimple</w:t>
      </w:r>
      <w:r w:rsidR="00BD6A48" w:rsidRPr="00576CEF">
        <w:rPr>
          <w:lang w:val="en-US"/>
        </w:rPr>
        <w:t>?</w:t>
      </w:r>
    </w:p>
    <w:p w14:paraId="24A71CDC" w14:textId="18B52356" w:rsidR="00A406DF" w:rsidRDefault="00F96680" w:rsidP="00AD696C">
      <w:r>
        <w:rPr>
          <w:b/>
        </w:rPr>
        <w:t>Input</w:t>
      </w:r>
      <w:r w:rsidR="00A406DF" w:rsidRPr="00515295">
        <w:rPr>
          <w:b/>
        </w:rPr>
        <w:t xml:space="preserve">parametre: </w:t>
      </w:r>
    </w:p>
    <w:p w14:paraId="3B089650" w14:textId="656C4FE8" w:rsidR="00710157" w:rsidRDefault="00710157" w:rsidP="00AD696C">
      <w:pPr>
        <w:rPr>
          <w:lang w:val="en-US"/>
        </w:rPr>
      </w:pPr>
      <w:r w:rsidRPr="00F45B00">
        <w:rPr>
          <w:lang w:val="en-US"/>
        </w:rPr>
        <w:t xml:space="preserve">Date: Datoformat følger ISO 8601 </w:t>
      </w:r>
      <w:hyperlink r:id="rId24" w:history="1">
        <w:r w:rsidRPr="00F45B00">
          <w:rPr>
            <w:rStyle w:val="Hyperlink"/>
            <w:rFonts w:cstheme="minorHAnsi"/>
            <w:bCs/>
            <w:color w:val="660099"/>
            <w:lang w:val="en-US"/>
          </w:rPr>
          <w:t>Date and time format</w:t>
        </w:r>
      </w:hyperlink>
    </w:p>
    <w:tbl>
      <w:tblPr>
        <w:tblW w:w="9356" w:type="dxa"/>
        <w:tblInd w:w="7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962AA3" w:rsidRPr="00A406DF" w14:paraId="11E1226F" w14:textId="77777777" w:rsidTr="00962AA3">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6A830D39" w14:textId="7D4102A2" w:rsidR="00962AA3" w:rsidRPr="00A406DF" w:rsidRDefault="00962AA3"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409F306E" w14:textId="420EFA76" w:rsidR="00962AA3" w:rsidRPr="00A406DF" w:rsidRDefault="00962AA3"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3611B4F1" w14:textId="53AB5336" w:rsidR="00962AA3" w:rsidRPr="00A406DF" w:rsidRDefault="00962AA3"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6057583E" w14:textId="6EA4305B" w:rsidR="00962AA3" w:rsidRPr="00A406DF" w:rsidRDefault="00962AA3"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962AA3" w:rsidRPr="00A406DF" w14:paraId="082B8E66"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F2C2FC" w14:textId="2BE008EC"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702EFC09" w14:textId="4CC314EF"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587D1D7" w14:textId="7306EE70"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68A0696" w14:textId="6BF621D1"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14701DA3"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0293BC" w14:textId="5C7C34C0"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1FEA3B03" w14:textId="2400A443"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7E69FE7" w14:textId="47AA5124"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5915B80" w14:textId="6BF7B1C2"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4FF568B0"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2DAB6A" w14:textId="186B5DF5"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6F15D9FF" w14:textId="6A004ADB"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458F955" w14:textId="28449F02"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546208B8" w14:textId="6B94D555"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0E45A70A"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BE0CB8" w14:textId="47C91444"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59FAAE15" w14:textId="081B4E3F"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0F54129" w14:textId="1A957CB0"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BD17A17" w14:textId="73DD2F72"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413BAFB6"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25F20B" w14:textId="07721B82"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47C34771" w14:textId="3F95FDB4"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998A3C7" w14:textId="7832B40F"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FCFC815" w14:textId="4C32A334"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7812DECE"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D0AA0B" w14:textId="4DABD031"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45182211" w14:textId="535EBA85"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9DFB73F" w14:textId="74266E88"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685DA42" w14:textId="016B5F08"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50AE71EF"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FA73F5" w14:textId="0F2960B2"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513F3FDD" w14:textId="416F3547"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281F487" w14:textId="625BB500"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E8EA074" w14:textId="733BBF2D"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29DA4A3F" w14:textId="77777777" w:rsidTr="00962AA3">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55CEF7" w14:textId="56221D0E"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29F1BE36" w14:textId="75C177BA"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A1AE759" w14:textId="1AA8A93B"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352A10FB" w14:textId="5371039D"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5DDC3A68" w14:textId="77777777" w:rsidTr="00962AA3">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5F1D4B" w14:textId="31A48D4E"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79F387E1" w14:textId="10CDB910"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EB0C771" w14:textId="48EC2CF7"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2EDFE18A" w14:textId="2785E81B"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3ED9D1DE" w14:textId="77777777" w:rsidTr="00962AA3">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B9885D" w14:textId="57262E9F"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3CB136CB" w14:textId="6ED7694B"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58FEFDF" w14:textId="7047E2A0"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2DF22DF5" w14:textId="10CE0CC3"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360C0BD5" w14:textId="29E04B79" w:rsidR="00A406DF" w:rsidRPr="00A406DF" w:rsidRDefault="00A406DF" w:rsidP="00A406DF">
      <w:pPr>
        <w:keepNext/>
      </w:pPr>
    </w:p>
    <w:p w14:paraId="212829E8" w14:textId="77777777" w:rsidR="00F96680" w:rsidRPr="00732629" w:rsidRDefault="00F96680" w:rsidP="00F96680">
      <w:pPr>
        <w:rPr>
          <w:b/>
        </w:rPr>
      </w:pPr>
      <w:r w:rsidRPr="00732629">
        <w:rPr>
          <w:b/>
        </w:rPr>
        <w:t>Output</w:t>
      </w:r>
      <w:r>
        <w:rPr>
          <w:b/>
        </w:rPr>
        <w:t>parametre:</w:t>
      </w:r>
    </w:p>
    <w:tbl>
      <w:tblPr>
        <w:tblStyle w:val="Tabel-Gitter"/>
        <w:tblW w:w="0" w:type="auto"/>
        <w:tblLook w:val="04A0" w:firstRow="1" w:lastRow="0" w:firstColumn="1" w:lastColumn="0" w:noHBand="0" w:noVBand="1"/>
      </w:tblPr>
      <w:tblGrid>
        <w:gridCol w:w="4197"/>
        <w:gridCol w:w="5431"/>
      </w:tblGrid>
      <w:tr w:rsidR="00F96680" w:rsidRPr="00800787" w14:paraId="15E9AA41" w14:textId="77777777" w:rsidTr="00A134B5">
        <w:tc>
          <w:tcPr>
            <w:tcW w:w="4388" w:type="dxa"/>
            <w:shd w:val="clear" w:color="auto" w:fill="D6E3BC" w:themeFill="accent3" w:themeFillTint="66"/>
          </w:tcPr>
          <w:p w14:paraId="1CDC71F7" w14:textId="4BCC5966" w:rsidR="00F96680" w:rsidRPr="00732629" w:rsidRDefault="00D650CD"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500CCB8C" w14:textId="798E7F9C" w:rsidR="00F96680" w:rsidRPr="00732629" w:rsidRDefault="00BD306A"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F96680" w14:paraId="40644321" w14:textId="77777777" w:rsidTr="00A134B5">
        <w:trPr>
          <w:trHeight w:val="70"/>
        </w:trPr>
        <w:tc>
          <w:tcPr>
            <w:tcW w:w="4388" w:type="dxa"/>
          </w:tcPr>
          <w:p w14:paraId="403544C6" w14:textId="617022E7" w:rsidR="00F96680" w:rsidRPr="002C777E" w:rsidRDefault="00F96680" w:rsidP="00A134B5">
            <w:pPr>
              <w:keepNext/>
              <w:rPr>
                <w:rFonts w:eastAsia="Arial Unicode MS" w:cs="Arial Unicode MS"/>
                <w:color w:val="000000"/>
                <w:highlight w:val="yellow"/>
              </w:rPr>
            </w:pPr>
            <w:r>
              <w:t>PersonMediumCurrentListSimple</w:t>
            </w:r>
          </w:p>
        </w:tc>
        <w:tc>
          <w:tcPr>
            <w:tcW w:w="5466" w:type="dxa"/>
          </w:tcPr>
          <w:p w14:paraId="3612D04E" w14:textId="6AC2708A" w:rsidR="00BD6A48" w:rsidRDefault="00BD6A48" w:rsidP="00A134B5">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PersonMedium.json</w:t>
            </w:r>
          </w:p>
          <w:p w14:paraId="569C2C81" w14:textId="25C2E12C" w:rsidR="00BD6A48" w:rsidRPr="00732629" w:rsidRDefault="007B71C7" w:rsidP="00A134B5">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515675E1" w14:textId="0ACE17B5" w:rsidR="00A406DF" w:rsidRPr="00AD696C" w:rsidRDefault="00A406DF" w:rsidP="00A406DF">
      <w:pPr>
        <w:keepNext/>
      </w:pPr>
    </w:p>
    <w:p w14:paraId="74FDB217" w14:textId="7E8F1D5D" w:rsidR="00BF1642" w:rsidRPr="00BF1642" w:rsidRDefault="00A406DF" w:rsidP="0032519F">
      <w:pPr>
        <w:pStyle w:val="Overskrift2"/>
      </w:pPr>
      <w:bookmarkStart w:id="79" w:name="_Toc507585438"/>
      <w:r w:rsidRPr="00282CAA">
        <w:t>Metode</w:t>
      </w:r>
      <w:r w:rsidRPr="00B814D1">
        <w:rPr>
          <w:b/>
        </w:rPr>
        <w:t>:</w:t>
      </w:r>
      <w:r>
        <w:t xml:space="preserve"> </w:t>
      </w:r>
      <w:r w:rsidRPr="00A406DF">
        <w:t>PersonMediumListSimple</w:t>
      </w:r>
      <w:bookmarkEnd w:id="79"/>
    </w:p>
    <w:p w14:paraId="63213879" w14:textId="69197711" w:rsidR="00A406DF" w:rsidRPr="00AD696C" w:rsidRDefault="00A406DF" w:rsidP="00A406DF">
      <w:pPr>
        <w:rPr>
          <w:rStyle w:val="Hyperlink"/>
          <w:lang w:val="en-US"/>
        </w:rPr>
      </w:pPr>
      <w:r w:rsidRPr="00AD696C">
        <w:rPr>
          <w:b/>
          <w:lang w:val="en-US"/>
        </w:rPr>
        <w:t xml:space="preserve">URL: </w:t>
      </w:r>
      <w:hyperlink r:id="rId25" w:tgtFrame="_blanc" w:history="1">
        <w:r w:rsidR="00BD6A48" w:rsidRPr="00576CEF">
          <w:rPr>
            <w:lang w:val="en-US"/>
          </w:rPr>
          <w:t>&lt;endpoint&gt;/CPR/CprPerson</w:t>
        </w:r>
        <w:r w:rsidR="00BD6A48">
          <w:rPr>
            <w:lang w:val="en-US"/>
          </w:rPr>
          <w:t>MediumSimple</w:t>
        </w:r>
        <w:r w:rsidR="00BD6A48" w:rsidRPr="00576CEF">
          <w:rPr>
            <w:lang w:val="en-US"/>
          </w:rPr>
          <w:t>/1/REST</w:t>
        </w:r>
      </w:hyperlink>
      <w:r w:rsidR="00BD6A48" w:rsidRPr="00576CEF">
        <w:rPr>
          <w:lang w:val="en-US"/>
        </w:rPr>
        <w:t>/</w:t>
      </w:r>
      <w:r w:rsidR="00BD6A48" w:rsidRPr="00AD696C">
        <w:rPr>
          <w:lang w:val="en-US"/>
        </w:rPr>
        <w:t>PersonMediumListSimple</w:t>
      </w:r>
      <w:r w:rsidR="00BD6A48">
        <w:rPr>
          <w:lang w:val="en-US"/>
        </w:rPr>
        <w:t>?</w:t>
      </w:r>
    </w:p>
    <w:p w14:paraId="2E120A48" w14:textId="7F9BE86F" w:rsidR="009A18CE" w:rsidRDefault="00A406DF" w:rsidP="00A406DF">
      <w:pPr>
        <w:keepNext/>
      </w:pPr>
      <w:r w:rsidRPr="00515295">
        <w:rPr>
          <w:b/>
        </w:rPr>
        <w:t xml:space="preserve">Inputparametre: </w:t>
      </w:r>
    </w:p>
    <w:p w14:paraId="51209A5D" w14:textId="2147B46A" w:rsidR="00710157" w:rsidRPr="00710157" w:rsidRDefault="00710157" w:rsidP="00A406DF">
      <w:pPr>
        <w:keepNext/>
        <w:rPr>
          <w:lang w:val="en-US"/>
        </w:rPr>
      </w:pPr>
      <w:r w:rsidRPr="00F45B00">
        <w:rPr>
          <w:lang w:val="en-US"/>
        </w:rPr>
        <w:t xml:space="preserve">Date: Datoformat følger ISO 8601 </w:t>
      </w:r>
      <w:hyperlink r:id="rId26" w:history="1">
        <w:r w:rsidRPr="00F45B00">
          <w:rPr>
            <w:rStyle w:val="Hyperlink"/>
            <w:rFonts w:cstheme="minorHAnsi"/>
            <w:bCs/>
            <w:color w:val="660099"/>
            <w:lang w:val="en-US"/>
          </w:rPr>
          <w:t>Date and time format</w:t>
        </w:r>
      </w:hyperlink>
    </w:p>
    <w:tbl>
      <w:tblPr>
        <w:tblW w:w="9356" w:type="dxa"/>
        <w:tblInd w:w="7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962AA3" w:rsidRPr="00A406DF" w14:paraId="44032C36" w14:textId="77777777" w:rsidTr="00962AA3">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30314FA0" w14:textId="45D2F86D" w:rsidR="00962AA3" w:rsidRPr="00A406DF" w:rsidRDefault="00962AA3"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6EC86B8A" w14:textId="49913CA6" w:rsidR="00962AA3" w:rsidRPr="00A406DF" w:rsidRDefault="00962AA3"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19D272BD" w14:textId="63D077FB" w:rsidR="00962AA3" w:rsidRPr="00A406DF" w:rsidRDefault="00962AA3"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39887BD3" w14:textId="4F97C38E" w:rsidR="00962AA3" w:rsidRPr="00A406DF" w:rsidRDefault="00962AA3" w:rsidP="00A406DF">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962AA3" w:rsidRPr="00A406DF" w14:paraId="4C1683C2"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C3F64C" w14:textId="0C360398"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20CCA3EB" w14:textId="0F348C01"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5B92DD5" w14:textId="6DEBB52A"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0C203ED1" w14:textId="0691EBF2"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6ADDFEE7"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C98D49" w14:textId="271554BE"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4D3DDAE6" w14:textId="7860CED8"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90377EE" w14:textId="34EC1BCC"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51CBF26" w14:textId="60F3272A"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433416A9"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88C58C" w14:textId="6B327017"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570F7FC6" w14:textId="09030989"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8A5A8B3" w14:textId="549184E4"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56457F5E" w14:textId="6DA3FA8A"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530C23A4"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561F3F" w14:textId="46CF668F"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42F98329" w14:textId="1D9E617B"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9299C79" w14:textId="600E63E1"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C64D354" w14:textId="231A916C"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7D1144E7"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C03A86" w14:textId="4D49982D"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5091E864" w14:textId="1B5FDC2E"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88D29A3" w14:textId="478E7E6B"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A82F582" w14:textId="4094A111"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71FD955E"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8D5977" w14:textId="20F3ECFC"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3BADF456" w14:textId="48D730ED"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B83535F" w14:textId="027CC27A"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8222BF8" w14:textId="073D75A6"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69445267" w14:textId="77777777" w:rsidTr="00962AA3">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5833E8" w14:textId="5BD7250A"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5ACC0F64" w14:textId="67B4E942"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1774D70" w14:textId="22656477"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8E2A0EC" w14:textId="26CBFAC1"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574DD37F" w14:textId="77777777" w:rsidTr="00962AA3">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1A1CFF" w14:textId="7A5F8990"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6DD74BD5" w14:textId="3E2D5625"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852B7A" w14:textId="6C4E9498"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4AE1E653" w14:textId="1DA76C2E"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2FB7C4C5" w14:textId="77777777" w:rsidTr="00962AA3">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B784B4" w14:textId="3AEDD5FC"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1E6AD7DE" w14:textId="51370401"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3E81766" w14:textId="46A183F0"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79D65CEC" w14:textId="3D4F6568"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962AA3" w:rsidRPr="00A406DF" w14:paraId="3D9FCE63" w14:textId="77777777" w:rsidTr="00962AA3">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0476EF" w14:textId="29F20ABE"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1E537F99" w14:textId="4592EB32"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452E315" w14:textId="65659B7F" w:rsidR="00962AA3" w:rsidRPr="00A406DF" w:rsidRDefault="00962AA3" w:rsidP="00A406DF">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7ADE4F94" w14:textId="060B41C3" w:rsidR="00962AA3" w:rsidRPr="00A406DF" w:rsidRDefault="00962AA3" w:rsidP="00A406DF">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3E21A377" w14:textId="03D0D60E" w:rsidR="00A406DF" w:rsidRDefault="00A406DF" w:rsidP="007032B0"/>
    <w:p w14:paraId="0B9B6B3E" w14:textId="77777777" w:rsidR="0055083E" w:rsidRPr="00732629" w:rsidRDefault="0055083E" w:rsidP="0055083E">
      <w:pPr>
        <w:rPr>
          <w:b/>
        </w:rPr>
      </w:pPr>
      <w:r w:rsidRPr="00732629">
        <w:rPr>
          <w:b/>
        </w:rPr>
        <w:t>Output</w:t>
      </w:r>
      <w:r>
        <w:rPr>
          <w:b/>
        </w:rPr>
        <w:t>parametre:</w:t>
      </w:r>
    </w:p>
    <w:tbl>
      <w:tblPr>
        <w:tblStyle w:val="Tabel-Gitter"/>
        <w:tblW w:w="0" w:type="auto"/>
        <w:tblLook w:val="04A0" w:firstRow="1" w:lastRow="0" w:firstColumn="1" w:lastColumn="0" w:noHBand="0" w:noVBand="1"/>
      </w:tblPr>
      <w:tblGrid>
        <w:gridCol w:w="4186"/>
        <w:gridCol w:w="5442"/>
      </w:tblGrid>
      <w:tr w:rsidR="0055083E" w:rsidRPr="00800787" w14:paraId="6BE94759" w14:textId="77777777" w:rsidTr="00A134B5">
        <w:tc>
          <w:tcPr>
            <w:tcW w:w="4388" w:type="dxa"/>
            <w:shd w:val="clear" w:color="auto" w:fill="D6E3BC" w:themeFill="accent3" w:themeFillTint="66"/>
          </w:tcPr>
          <w:p w14:paraId="646DEC6F" w14:textId="78E69B85" w:rsidR="0055083E" w:rsidRPr="00732629" w:rsidRDefault="00D650CD"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68144007" w14:textId="41E93AAC" w:rsidR="0055083E" w:rsidRPr="00732629" w:rsidRDefault="00BD306A"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55083E" w14:paraId="7DA764CE" w14:textId="77777777" w:rsidTr="00A134B5">
        <w:trPr>
          <w:trHeight w:val="70"/>
        </w:trPr>
        <w:tc>
          <w:tcPr>
            <w:tcW w:w="4388" w:type="dxa"/>
          </w:tcPr>
          <w:p w14:paraId="6F63165E" w14:textId="7D3C31D3" w:rsidR="0055083E" w:rsidRPr="002C777E" w:rsidRDefault="0055083E" w:rsidP="00A134B5">
            <w:pPr>
              <w:keepNext/>
              <w:rPr>
                <w:rFonts w:eastAsia="Arial Unicode MS" w:cs="Arial Unicode MS"/>
                <w:color w:val="000000"/>
                <w:highlight w:val="yellow"/>
              </w:rPr>
            </w:pPr>
            <w:r>
              <w:t>P</w:t>
            </w:r>
            <w:r w:rsidR="00F96680">
              <w:t>ersonMedium</w:t>
            </w:r>
            <w:r>
              <w:t>ListSimple</w:t>
            </w:r>
          </w:p>
        </w:tc>
        <w:tc>
          <w:tcPr>
            <w:tcW w:w="5466" w:type="dxa"/>
          </w:tcPr>
          <w:p w14:paraId="60D9E576" w14:textId="2B7CADFB" w:rsidR="00BD6A48" w:rsidRDefault="00BD6A48" w:rsidP="00A134B5">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PersonMedium.json</w:t>
            </w:r>
          </w:p>
          <w:p w14:paraId="475E09B6" w14:textId="4374B249" w:rsidR="0055083E" w:rsidRPr="00732629" w:rsidRDefault="007B71C7" w:rsidP="00A134B5">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21B54957" w14:textId="2244CA7E" w:rsidR="00A406DF" w:rsidRDefault="00A406DF" w:rsidP="007032B0"/>
    <w:p w14:paraId="0C79D1B3" w14:textId="7E5756FC" w:rsidR="009A18CE" w:rsidRDefault="009A18CE" w:rsidP="0032519F">
      <w:pPr>
        <w:pStyle w:val="Overskrift2"/>
      </w:pPr>
      <w:bookmarkStart w:id="80" w:name="_Toc507585439"/>
      <w:r>
        <w:t>Rest service: CprPersonSmallComplete</w:t>
      </w:r>
      <w:bookmarkEnd w:id="80"/>
    </w:p>
    <w:p w14:paraId="386E723B" w14:textId="77777777" w:rsidR="009A18CE" w:rsidRDefault="009A18CE" w:rsidP="009A18CE">
      <w:pPr>
        <w:rPr>
          <w:b/>
        </w:rPr>
      </w:pPr>
    </w:p>
    <w:p w14:paraId="26E9371B" w14:textId="1300D746" w:rsidR="006E6EEB" w:rsidRPr="00202F13" w:rsidRDefault="00FC5E4D" w:rsidP="006E6EEB">
      <w:pPr>
        <w:rPr>
          <w:b/>
          <w:bCs/>
        </w:rPr>
      </w:pPr>
      <w:r w:rsidRPr="00FC5E4D">
        <w:lastRenderedPageBreak/>
        <w:t>Offentlige kunders anvendelse af CPR data (aktuelle såvel som historiske). Søgning i samtlige parametre i domænemodellen, aktuelle såvel som historiske.  Returnerer kun stamdata om personen</w:t>
      </w:r>
      <w:r w:rsidR="003058DA">
        <w:rPr>
          <w:b/>
          <w:bCs/>
        </w:rPr>
        <w:t>.</w:t>
      </w:r>
      <w:r w:rsidR="006E6EEB" w:rsidRPr="006E6EEB">
        <w:rPr>
          <w:b/>
          <w:bCs/>
        </w:rPr>
        <w:t xml:space="preserve"> </w:t>
      </w:r>
    </w:p>
    <w:tbl>
      <w:tblPr>
        <w:tblStyle w:val="Tabel-Gitter"/>
        <w:tblW w:w="0" w:type="auto"/>
        <w:tblLook w:val="04A0" w:firstRow="1" w:lastRow="0" w:firstColumn="1" w:lastColumn="0" w:noHBand="0" w:noVBand="1"/>
      </w:tblPr>
      <w:tblGrid>
        <w:gridCol w:w="2660"/>
        <w:gridCol w:w="6946"/>
      </w:tblGrid>
      <w:tr w:rsidR="006E6EEB" w14:paraId="0ADC192D" w14:textId="77777777" w:rsidTr="009275AA">
        <w:tc>
          <w:tcPr>
            <w:tcW w:w="2660" w:type="dxa"/>
          </w:tcPr>
          <w:p w14:paraId="5BF3D5B5" w14:textId="77777777" w:rsidR="006E6EEB" w:rsidRDefault="006E6EEB" w:rsidP="009275AA">
            <w:pPr>
              <w:rPr>
                <w:b/>
                <w:bCs/>
              </w:rPr>
            </w:pPr>
            <w:r w:rsidRPr="43C1F7C3">
              <w:rPr>
                <w:b/>
                <w:bCs/>
              </w:rPr>
              <w:t>Format</w:t>
            </w:r>
          </w:p>
        </w:tc>
        <w:tc>
          <w:tcPr>
            <w:tcW w:w="6946" w:type="dxa"/>
          </w:tcPr>
          <w:p w14:paraId="345A64DC" w14:textId="77777777" w:rsidR="006E6EEB" w:rsidRDefault="006E6EEB" w:rsidP="009275AA">
            <w:pPr>
              <w:rPr>
                <w:b/>
                <w:bCs/>
              </w:rPr>
            </w:pPr>
            <w:r>
              <w:t>JSON</w:t>
            </w:r>
          </w:p>
        </w:tc>
      </w:tr>
      <w:tr w:rsidR="006E6EEB" w14:paraId="239EAE59" w14:textId="77777777" w:rsidTr="009275AA">
        <w:tc>
          <w:tcPr>
            <w:tcW w:w="2660" w:type="dxa"/>
          </w:tcPr>
          <w:p w14:paraId="38BE913D" w14:textId="77777777" w:rsidR="006E6EEB" w:rsidRDefault="006E6EEB" w:rsidP="009275AA">
            <w:pPr>
              <w:rPr>
                <w:b/>
                <w:bCs/>
              </w:rPr>
            </w:pPr>
            <w:r w:rsidRPr="43C1F7C3">
              <w:rPr>
                <w:b/>
                <w:bCs/>
              </w:rPr>
              <w:t>Sikkerhedszone</w:t>
            </w:r>
          </w:p>
        </w:tc>
        <w:tc>
          <w:tcPr>
            <w:tcW w:w="6946" w:type="dxa"/>
          </w:tcPr>
          <w:p w14:paraId="01D6AC5A" w14:textId="77777777" w:rsidR="006E6EEB" w:rsidRDefault="006E6EEB" w:rsidP="009275AA">
            <w:pPr>
              <w:rPr>
                <w:b/>
                <w:bCs/>
              </w:rPr>
            </w:pPr>
            <w:r>
              <w:t>5 - Indeholder fortrolige eller følsomme data.</w:t>
            </w:r>
          </w:p>
        </w:tc>
      </w:tr>
      <w:tr w:rsidR="006E6EEB" w14:paraId="5A2486A3" w14:textId="77777777" w:rsidTr="009275AA">
        <w:tc>
          <w:tcPr>
            <w:tcW w:w="2660" w:type="dxa"/>
          </w:tcPr>
          <w:p w14:paraId="199341E9" w14:textId="77777777" w:rsidR="006E6EEB" w:rsidRDefault="006E6EEB" w:rsidP="009275AA">
            <w:pPr>
              <w:rPr>
                <w:b/>
                <w:bCs/>
              </w:rPr>
            </w:pPr>
            <w:r w:rsidRPr="43C1F7C3">
              <w:rPr>
                <w:b/>
                <w:bCs/>
              </w:rPr>
              <w:t>Adgangsniveau</w:t>
            </w:r>
          </w:p>
        </w:tc>
        <w:tc>
          <w:tcPr>
            <w:tcW w:w="6946" w:type="dxa"/>
          </w:tcPr>
          <w:p w14:paraId="41544D41" w14:textId="77777777" w:rsidR="006E6EEB" w:rsidRDefault="006E6EEB" w:rsidP="009275AA">
            <w:pPr>
              <w:rPr>
                <w:b/>
                <w:bCs/>
              </w:rPr>
            </w:pPr>
            <w:r>
              <w:t>Indgået aftale med CPR om anvendelse af data påkrævet.</w:t>
            </w:r>
          </w:p>
        </w:tc>
      </w:tr>
      <w:tr w:rsidR="006E6EEB" w14:paraId="327EB410" w14:textId="77777777" w:rsidTr="009275AA">
        <w:tc>
          <w:tcPr>
            <w:tcW w:w="2660" w:type="dxa"/>
          </w:tcPr>
          <w:p w14:paraId="464DF4C1" w14:textId="77777777" w:rsidR="006E6EEB" w:rsidRPr="43C1F7C3" w:rsidRDefault="006E6EEB" w:rsidP="009275AA">
            <w:pPr>
              <w:rPr>
                <w:b/>
                <w:bCs/>
              </w:rPr>
            </w:pPr>
            <w:r>
              <w:rPr>
                <w:b/>
                <w:bCs/>
              </w:rPr>
              <w:t>Anvendt udstillingsmodel</w:t>
            </w:r>
          </w:p>
        </w:tc>
        <w:tc>
          <w:tcPr>
            <w:tcW w:w="6946" w:type="dxa"/>
          </w:tcPr>
          <w:p w14:paraId="37B36C47" w14:textId="77777777" w:rsidR="006E6EEB" w:rsidRDefault="006E6EEB" w:rsidP="009275AA">
            <w:r>
              <w:t>Person – Udstillingsmodel forefindes:</w:t>
            </w:r>
          </w:p>
          <w:p w14:paraId="794DA34D" w14:textId="77777777" w:rsidR="006E6EEB" w:rsidRPr="00E567A4" w:rsidRDefault="006E6EEB" w:rsidP="009275AA">
            <w:r w:rsidRPr="00C20F68">
              <w:t>http://data.gov.dk/model/diagrammer/</w:t>
            </w:r>
          </w:p>
        </w:tc>
      </w:tr>
      <w:tr w:rsidR="006E6EEB" w14:paraId="6C7E55FE" w14:textId="77777777" w:rsidTr="009275AA">
        <w:tc>
          <w:tcPr>
            <w:tcW w:w="2660" w:type="dxa"/>
          </w:tcPr>
          <w:p w14:paraId="41CEA3A7" w14:textId="77777777" w:rsidR="006E6EEB" w:rsidRDefault="006E6EEB" w:rsidP="009275AA">
            <w:pPr>
              <w:rPr>
                <w:b/>
                <w:bCs/>
              </w:rPr>
            </w:pPr>
            <w:r>
              <w:rPr>
                <w:b/>
                <w:bCs/>
              </w:rPr>
              <w:t>REST-regler</w:t>
            </w:r>
          </w:p>
        </w:tc>
        <w:tc>
          <w:tcPr>
            <w:tcW w:w="6946" w:type="dxa"/>
          </w:tcPr>
          <w:p w14:paraId="2F690F57" w14:textId="77777777" w:rsidR="006E6EEB" w:rsidRDefault="006E6EEB" w:rsidP="009275AA">
            <w:r>
              <w:t>Anvend paging. Default paging-størrelse:20</w:t>
            </w:r>
          </w:p>
        </w:tc>
      </w:tr>
    </w:tbl>
    <w:p w14:paraId="45B5E5DD" w14:textId="77777777" w:rsidR="006E6EEB" w:rsidRPr="008249B1" w:rsidRDefault="006E6EEB" w:rsidP="006E6EEB"/>
    <w:p w14:paraId="1A97D46C" w14:textId="061D238B" w:rsidR="00BD6A48" w:rsidRDefault="00BD6A48" w:rsidP="006E6EEB">
      <w:pPr>
        <w:rPr>
          <w:b/>
        </w:rPr>
      </w:pPr>
    </w:p>
    <w:p w14:paraId="684F522D" w14:textId="77777777" w:rsidR="00BD6A48" w:rsidRDefault="00BD6A48" w:rsidP="009A18CE">
      <w:pPr>
        <w:rPr>
          <w:b/>
        </w:rPr>
      </w:pPr>
    </w:p>
    <w:p w14:paraId="721A6763" w14:textId="288E57CD" w:rsidR="009A18CE" w:rsidRDefault="00F96680" w:rsidP="009A18CE">
      <w:pPr>
        <w:rPr>
          <w:b/>
        </w:rPr>
      </w:pPr>
      <w:r>
        <w:rPr>
          <w:b/>
        </w:rPr>
        <w:t>Oversigt over metoder:</w:t>
      </w:r>
    </w:p>
    <w:tbl>
      <w:tblPr>
        <w:tblW w:w="7180" w:type="dxa"/>
        <w:tblInd w:w="75" w:type="dxa"/>
        <w:tblCellMar>
          <w:left w:w="70" w:type="dxa"/>
          <w:right w:w="70" w:type="dxa"/>
        </w:tblCellMar>
        <w:tblLook w:val="04A0" w:firstRow="1" w:lastRow="0" w:firstColumn="1" w:lastColumn="0" w:noHBand="0" w:noVBand="1"/>
      </w:tblPr>
      <w:tblGrid>
        <w:gridCol w:w="7180"/>
      </w:tblGrid>
      <w:tr w:rsidR="00A406DF" w:rsidRPr="00A406DF" w14:paraId="5E003CA2" w14:textId="77777777" w:rsidTr="00A406DF">
        <w:trPr>
          <w:trHeight w:val="255"/>
        </w:trPr>
        <w:tc>
          <w:tcPr>
            <w:tcW w:w="71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24B8BB90" w14:textId="77777777" w:rsidR="00A406DF" w:rsidRPr="00A406DF" w:rsidRDefault="00A406DF" w:rsidP="00A406DF">
            <w:pPr>
              <w:spacing w:after="0" w:line="240" w:lineRule="auto"/>
              <w:rPr>
                <w:rFonts w:ascii="Verdana" w:eastAsia="Times New Roman" w:hAnsi="Verdana" w:cs="Times New Roman"/>
                <w:b/>
                <w:bCs/>
                <w:color w:val="808080"/>
                <w:sz w:val="20"/>
                <w:szCs w:val="20"/>
                <w:lang w:eastAsia="da-DK"/>
              </w:rPr>
            </w:pPr>
            <w:r w:rsidRPr="00A406DF">
              <w:rPr>
                <w:rFonts w:ascii="Verdana" w:eastAsia="Times New Roman" w:hAnsi="Verdana" w:cs="Times New Roman"/>
                <w:b/>
                <w:bCs/>
                <w:color w:val="808080"/>
                <w:sz w:val="20"/>
                <w:szCs w:val="20"/>
                <w:lang w:eastAsia="da-DK"/>
              </w:rPr>
              <w:t>Metodenavn</w:t>
            </w:r>
          </w:p>
        </w:tc>
      </w:tr>
      <w:tr w:rsidR="00A406DF" w:rsidRPr="00A406DF" w14:paraId="389CF6F3" w14:textId="77777777" w:rsidTr="00A406DF">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22EAF8" w14:textId="77777777" w:rsidR="00A406DF" w:rsidRPr="00A406DF" w:rsidRDefault="00A406DF" w:rsidP="00A406DF">
            <w:pPr>
              <w:spacing w:after="0" w:line="240" w:lineRule="auto"/>
              <w:rPr>
                <w:rFonts w:ascii="Verdana" w:eastAsia="Times New Roman" w:hAnsi="Verdana" w:cs="Times New Roman"/>
                <w:sz w:val="20"/>
                <w:szCs w:val="20"/>
                <w:lang w:eastAsia="da-DK"/>
              </w:rPr>
            </w:pPr>
            <w:r w:rsidRPr="00A406DF">
              <w:rPr>
                <w:rFonts w:ascii="Verdana" w:eastAsia="Times New Roman" w:hAnsi="Verdana" w:cs="Times New Roman"/>
                <w:sz w:val="20"/>
                <w:szCs w:val="20"/>
                <w:lang w:eastAsia="da-DK"/>
              </w:rPr>
              <w:t>PersonSmallCurrentListComplete</w:t>
            </w:r>
          </w:p>
        </w:tc>
      </w:tr>
      <w:tr w:rsidR="00A406DF" w:rsidRPr="00A406DF" w14:paraId="27CDEE65" w14:textId="77777777" w:rsidTr="00A406DF">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BA8D5C" w14:textId="77777777" w:rsidR="00A406DF" w:rsidRPr="00A406DF" w:rsidRDefault="00A406DF" w:rsidP="00A406DF">
            <w:pPr>
              <w:spacing w:after="0" w:line="240" w:lineRule="auto"/>
              <w:rPr>
                <w:rFonts w:ascii="Verdana" w:eastAsia="Times New Roman" w:hAnsi="Verdana" w:cs="Times New Roman"/>
                <w:sz w:val="20"/>
                <w:szCs w:val="20"/>
                <w:lang w:eastAsia="da-DK"/>
              </w:rPr>
            </w:pPr>
            <w:r w:rsidRPr="00A406DF">
              <w:rPr>
                <w:rFonts w:ascii="Verdana" w:eastAsia="Times New Roman" w:hAnsi="Verdana" w:cs="Times New Roman"/>
                <w:sz w:val="20"/>
                <w:szCs w:val="20"/>
                <w:lang w:eastAsia="da-DK"/>
              </w:rPr>
              <w:t>PersonSmallListComplete</w:t>
            </w:r>
          </w:p>
        </w:tc>
      </w:tr>
    </w:tbl>
    <w:p w14:paraId="0013766A" w14:textId="2D240B44" w:rsidR="009A18CE" w:rsidRDefault="009A18CE" w:rsidP="007032B0"/>
    <w:p w14:paraId="56C2DE2C" w14:textId="4A31C1DC" w:rsidR="00BF1642" w:rsidRPr="00BF1642" w:rsidRDefault="00A406DF" w:rsidP="0032519F">
      <w:pPr>
        <w:pStyle w:val="Overskrift2"/>
      </w:pPr>
      <w:bookmarkStart w:id="81" w:name="_Toc507585440"/>
      <w:r w:rsidRPr="00282CAA">
        <w:t>Metode</w:t>
      </w:r>
      <w:r w:rsidRPr="00B814D1">
        <w:rPr>
          <w:b/>
        </w:rPr>
        <w:t>:</w:t>
      </w:r>
      <w:r>
        <w:t xml:space="preserve"> </w:t>
      </w:r>
      <w:r w:rsidRPr="00A406DF">
        <w:t>PersonSmallCurrentListComplete</w:t>
      </w:r>
      <w:bookmarkEnd w:id="81"/>
    </w:p>
    <w:p w14:paraId="78A153E1" w14:textId="7251D5E9" w:rsidR="00A406DF" w:rsidRPr="00AD696C" w:rsidRDefault="00A406DF" w:rsidP="00A406DF">
      <w:pPr>
        <w:rPr>
          <w:rStyle w:val="Hyperlink"/>
          <w:lang w:val="en-US"/>
        </w:rPr>
      </w:pPr>
      <w:r w:rsidRPr="00AD696C">
        <w:rPr>
          <w:b/>
          <w:lang w:val="en-US"/>
        </w:rPr>
        <w:t xml:space="preserve">URL: </w:t>
      </w:r>
      <w:r w:rsidR="00050CB0">
        <w:fldChar w:fldCharType="begin"/>
      </w:r>
      <w:r w:rsidR="00050CB0" w:rsidRPr="00FA275E">
        <w:rPr>
          <w:lang w:val="en-US"/>
          <w:rPrChange w:id="82" w:author="Cæcilie Elle" w:date="2018-02-27T11:58:00Z">
            <w:rPr/>
          </w:rPrChange>
        </w:rPr>
        <w:instrText xml:space="preserve"> HYPERLINK "https://test03-s5-services.datafordeler.dk/CPR/CprPersonFullSimple/1/REST" \t "_blanc" </w:instrText>
      </w:r>
      <w:r w:rsidR="00050CB0">
        <w:fldChar w:fldCharType="separate"/>
      </w:r>
      <w:r w:rsidR="00BD6A48" w:rsidRPr="00576CEF">
        <w:rPr>
          <w:lang w:val="en-US"/>
        </w:rPr>
        <w:t>&lt;endpoint&gt;/CPR/CprPerson</w:t>
      </w:r>
      <w:r w:rsidR="00BD6A48">
        <w:rPr>
          <w:lang w:val="en-US"/>
        </w:rPr>
        <w:t>SmallComplete</w:t>
      </w:r>
      <w:r w:rsidR="00BD6A48" w:rsidRPr="00576CEF">
        <w:rPr>
          <w:lang w:val="en-US"/>
        </w:rPr>
        <w:t>/1/REST</w:t>
      </w:r>
      <w:r w:rsidR="00050CB0">
        <w:rPr>
          <w:lang w:val="en-US"/>
        </w:rPr>
        <w:fldChar w:fldCharType="end"/>
      </w:r>
      <w:r w:rsidR="00BD6A48" w:rsidRPr="00576CEF">
        <w:rPr>
          <w:lang w:val="en-US"/>
        </w:rPr>
        <w:t>/</w:t>
      </w:r>
      <w:r w:rsidR="00BD6A48" w:rsidRPr="00AD696C">
        <w:rPr>
          <w:lang w:val="en-US"/>
        </w:rPr>
        <w:t>PersonSmallCurrentListComplete</w:t>
      </w:r>
      <w:r w:rsidR="00BD6A48">
        <w:rPr>
          <w:lang w:val="en-US"/>
        </w:rPr>
        <w:t>?</w:t>
      </w:r>
    </w:p>
    <w:p w14:paraId="5AD10233" w14:textId="3BA57131" w:rsidR="009A18CE" w:rsidRDefault="00A406DF" w:rsidP="00AD696C">
      <w:pPr>
        <w:keepNext/>
      </w:pPr>
      <w:r w:rsidRPr="00515295">
        <w:rPr>
          <w:b/>
        </w:rPr>
        <w:t>Inputparametre:</w:t>
      </w:r>
    </w:p>
    <w:p w14:paraId="6C19354F" w14:textId="3D119517" w:rsidR="00710157" w:rsidRPr="00710157" w:rsidRDefault="00710157" w:rsidP="00AD696C">
      <w:pPr>
        <w:keepNext/>
        <w:rPr>
          <w:lang w:val="en-US"/>
        </w:rPr>
      </w:pPr>
      <w:r w:rsidRPr="00F45B00">
        <w:rPr>
          <w:lang w:val="en-US"/>
        </w:rPr>
        <w:t xml:space="preserve">Date: Datoformat følger ISO 8601 </w:t>
      </w:r>
      <w:hyperlink r:id="rId27" w:history="1">
        <w:r w:rsidRPr="00F45B00">
          <w:rPr>
            <w:rStyle w:val="Hyperlink"/>
            <w:rFonts w:cstheme="minorHAnsi"/>
            <w:bCs/>
            <w:color w:val="660099"/>
            <w:lang w:val="en-US"/>
          </w:rPr>
          <w:t>Date and time format</w:t>
        </w:r>
      </w:hyperlink>
    </w:p>
    <w:tbl>
      <w:tblPr>
        <w:tblW w:w="9356" w:type="dxa"/>
        <w:tblInd w:w="7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523569" w:rsidRPr="00360E00" w14:paraId="161C8937" w14:textId="77777777" w:rsidTr="00BD6A48">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073337BE" w14:textId="6B56F242"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52EE2A7F" w14:textId="0198ACEA"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15E12600" w14:textId="592E45E1"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797B9BFF" w14:textId="5F3B9D68"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523569" w:rsidRPr="00360E00" w14:paraId="112983D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C8B4F5" w14:textId="0D128DD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adropl.conavn.wi</w:t>
            </w:r>
          </w:p>
        </w:tc>
        <w:tc>
          <w:tcPr>
            <w:tcW w:w="1607" w:type="dxa"/>
            <w:tcBorders>
              <w:top w:val="nil"/>
              <w:left w:val="nil"/>
              <w:bottom w:val="single" w:sz="4" w:space="0" w:color="auto"/>
              <w:right w:val="single" w:sz="4" w:space="0" w:color="auto"/>
            </w:tcBorders>
            <w:shd w:val="clear" w:color="auto" w:fill="auto"/>
            <w:noWrap/>
            <w:vAlign w:val="bottom"/>
            <w:hideMark/>
          </w:tcPr>
          <w:p w14:paraId="31D2FAC3" w14:textId="1BD7B8D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5EAE9ED" w14:textId="3DDAB3C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Person.Adresseoplysninger.conavnErIndeholdtI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201CEFD5" w14:textId="0A2F781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FC8F87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B39132" w14:textId="5A1ED6E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adropl.conavn.cont</w:t>
            </w:r>
          </w:p>
        </w:tc>
        <w:tc>
          <w:tcPr>
            <w:tcW w:w="1607" w:type="dxa"/>
            <w:tcBorders>
              <w:top w:val="nil"/>
              <w:left w:val="nil"/>
              <w:bottom w:val="single" w:sz="4" w:space="0" w:color="auto"/>
              <w:right w:val="single" w:sz="4" w:space="0" w:color="auto"/>
            </w:tcBorders>
            <w:shd w:val="clear" w:color="auto" w:fill="auto"/>
            <w:noWrap/>
            <w:vAlign w:val="bottom"/>
            <w:hideMark/>
          </w:tcPr>
          <w:p w14:paraId="03D5E696" w14:textId="6C285AB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FFBBD8B" w14:textId="632D6B7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Person.Adresseoplysninger.conavnIndeholder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37A3538C" w14:textId="60814CA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0C130B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F13943" w14:textId="5B67D13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adropl.conavn.eq</w:t>
            </w:r>
          </w:p>
        </w:tc>
        <w:tc>
          <w:tcPr>
            <w:tcW w:w="1607" w:type="dxa"/>
            <w:tcBorders>
              <w:top w:val="nil"/>
              <w:left w:val="nil"/>
              <w:bottom w:val="single" w:sz="4" w:space="0" w:color="auto"/>
              <w:right w:val="single" w:sz="4" w:space="0" w:color="auto"/>
            </w:tcBorders>
            <w:shd w:val="clear" w:color="auto" w:fill="auto"/>
            <w:noWrap/>
            <w:vAlign w:val="bottom"/>
            <w:hideMark/>
          </w:tcPr>
          <w:p w14:paraId="602E8A1E" w14:textId="38D1ACD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758560" w14:textId="5EE115C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Person.Adresseoplysninger.conavnLigMed - Conavn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5B8AA3F7" w14:textId="7C0DC41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53E1D65"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77C616" w14:textId="372995A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13F7048D" w14:textId="515F11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center"/>
            <w:hideMark/>
          </w:tcPr>
          <w:p w14:paraId="06763E70" w14:textId="471F8F0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Person.Adresseoplysninger.fraflytningsdatokommuneForskelligFra - Hændelsesdato for flytning fra en kommune</w:t>
            </w:r>
          </w:p>
        </w:tc>
        <w:tc>
          <w:tcPr>
            <w:tcW w:w="1607" w:type="dxa"/>
            <w:tcBorders>
              <w:top w:val="nil"/>
              <w:left w:val="nil"/>
              <w:bottom w:val="single" w:sz="4" w:space="0" w:color="auto"/>
              <w:right w:val="single" w:sz="4" w:space="0" w:color="auto"/>
            </w:tcBorders>
            <w:shd w:val="clear" w:color="000000" w:fill="FFFFFF"/>
            <w:noWrap/>
            <w:vAlign w:val="center"/>
            <w:hideMark/>
          </w:tcPr>
          <w:p w14:paraId="0145FE6C" w14:textId="20BDBF34"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28AACFF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FA9351" w14:textId="2A5CFD5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29F277E6" w14:textId="4C6ED49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EE7491" w14:textId="52DE2EE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7FAB97D" w14:textId="30B9EE1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5DC0F2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F84118" w14:textId="67EEEB1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adropl.fraflytningsdatokommune.lt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3DE608D1" w14:textId="53BD1D2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CECFE43" w14:textId="1913640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AE31CFD" w14:textId="17F1A07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F2B1A4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3DD463" w14:textId="66131CE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0D099A8E" w14:textId="0648A3B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47B0317" w14:textId="2BBC3B4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E326A77" w14:textId="6F3AF04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32E271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9C7887" w14:textId="4321AE3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44C89F3F" w14:textId="7E2436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92034F" w14:textId="6CF4501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F95DC37" w14:textId="73B0DD5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5E67E1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9F4434" w14:textId="632836E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55082900" w14:textId="18D0510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19C1FD" w14:textId="5EA7701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833CA59" w14:textId="58848DA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2038CD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801650" w14:textId="703A40D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5AE4F2B9" w14:textId="05D557E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C40801F" w14:textId="649A524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Person.Adresseoplysninger.fraflytningsdatokommuneusikkerhedsmarkeringLigMed - Usikkerhed ved fraflytningsdato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717FE1BA" w14:textId="0F54007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32537A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3DE54C" w14:textId="24A3447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7A92775D" w14:textId="2686D55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FFA1435" w14:textId="1DB315F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Person.Adresseoplysninger.fraflytningskommunekodeErIndeholdtI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17E624FA" w14:textId="7A5F6B4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A43E8C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D3E6CA" w14:textId="39A3002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5D49C25A" w14:textId="3D4A643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1B1D0FB" w14:textId="10AE6A7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Person.Adresseoplysninger.fraflytningskommunekodeForskelligFra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DAB28AA" w14:textId="0E3647D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4BE9D4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46377E" w14:textId="536E03C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52CBB9C2" w14:textId="3E94B85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CA23146" w14:textId="6A71F9B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549368E" w14:textId="3186B0B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9760BA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A3C53F" w14:textId="173602E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68D2B450" w14:textId="0E1AD22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65C4444" w14:textId="35FDFC4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CB3D16C" w14:textId="6BC3701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73C091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A9E354" w14:textId="43B0868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0082E94F" w14:textId="66252D2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93D1C5E" w14:textId="116AF8C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876237A" w14:textId="4FD6A4E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C64377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3678E0" w14:textId="788073F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15C7ECF7" w14:textId="72ED292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1DA6D10" w14:textId="0F50FBB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396D488" w14:textId="30D54BA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D7C387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B03302" w14:textId="01C4645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11A1B3DD" w14:textId="664B390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37DDA7D" w14:textId="6ED8657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0E339F8A" w14:textId="7EB96A7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761BB9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8F0412" w14:textId="2A36F26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769C1475" w14:textId="18FD83A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CC9B840" w14:textId="74C6F5F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Person.Adresseoplysninger.fraflytningskommunenavnErIndeholdtI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1AE50E2" w14:textId="0FD7709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E9ECB6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65EF8F" w14:textId="5707BC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adropl.fraflytningskommunenavn.cont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70A43622" w14:textId="5EDD446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6BDB9D9" w14:textId="44146C1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Person.Adresseoplysninger.fraflytningskommunenavnIndeholder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178FB1A5" w14:textId="5E829AD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CE8C20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EEEF30" w14:textId="537A518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655ACF24" w14:textId="1697008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7C97596" w14:textId="39FB723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Person.Adresseoplysninger.fraflytningskommunenavnLigMed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36B0EFB5" w14:textId="7E596C8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E1E23E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686720" w14:textId="47A5CBB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adropl.status.wi</w:t>
            </w:r>
          </w:p>
        </w:tc>
        <w:tc>
          <w:tcPr>
            <w:tcW w:w="1607" w:type="dxa"/>
            <w:tcBorders>
              <w:top w:val="nil"/>
              <w:left w:val="nil"/>
              <w:bottom w:val="single" w:sz="4" w:space="0" w:color="auto"/>
              <w:right w:val="single" w:sz="4" w:space="0" w:color="auto"/>
            </w:tcBorders>
            <w:shd w:val="clear" w:color="auto" w:fill="auto"/>
            <w:noWrap/>
            <w:vAlign w:val="bottom"/>
            <w:hideMark/>
          </w:tcPr>
          <w:p w14:paraId="684915A2" w14:textId="3E840BF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6CFCDFA" w14:textId="6ACB9AD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D1DDFC3" w14:textId="2000B02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7389EE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54AD62" w14:textId="5571C37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adropl.status.eq</w:t>
            </w:r>
          </w:p>
        </w:tc>
        <w:tc>
          <w:tcPr>
            <w:tcW w:w="1607" w:type="dxa"/>
            <w:tcBorders>
              <w:top w:val="nil"/>
              <w:left w:val="nil"/>
              <w:bottom w:val="single" w:sz="4" w:space="0" w:color="auto"/>
              <w:right w:val="single" w:sz="4" w:space="0" w:color="auto"/>
            </w:tcBorders>
            <w:shd w:val="clear" w:color="auto" w:fill="auto"/>
            <w:noWrap/>
            <w:vAlign w:val="bottom"/>
            <w:hideMark/>
          </w:tcPr>
          <w:p w14:paraId="7C8C7FA9" w14:textId="0864B88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0A6849" w14:textId="1B06BB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6B4F95F4" w14:textId="6C477B6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BE741C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343E04" w14:textId="0D56C2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293BC0DF" w14:textId="546D30C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63054D" w14:textId="7BF60F9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Person.Adresseoplysninger.SupplerendeAdresse.simpelAdresseIndeholder -</w:t>
            </w:r>
          </w:p>
        </w:tc>
        <w:tc>
          <w:tcPr>
            <w:tcW w:w="1607" w:type="dxa"/>
            <w:tcBorders>
              <w:top w:val="nil"/>
              <w:left w:val="nil"/>
              <w:bottom w:val="single" w:sz="4" w:space="0" w:color="auto"/>
              <w:right w:val="single" w:sz="4" w:space="0" w:color="auto"/>
            </w:tcBorders>
            <w:shd w:val="clear" w:color="auto" w:fill="auto"/>
            <w:vAlign w:val="bottom"/>
            <w:hideMark/>
          </w:tcPr>
          <w:p w14:paraId="15CF4719" w14:textId="29C051D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523569" w:rsidRPr="00360E00" w14:paraId="73AAF15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D26162" w14:textId="5210A46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7EEE9F06" w14:textId="63801AE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57B2C1" w14:textId="3E2F6BB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6714D2F" w14:textId="3C43F4C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AD96F3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F8AA55" w14:textId="1611E0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01AB6D1A" w14:textId="46D55B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885396A" w14:textId="7B199D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19F86F7B" w14:textId="20BD5E8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158F24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8D61C9" w14:textId="1BE1003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74ED21C6" w14:textId="21D32D2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35AD41" w14:textId="3D7726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E44680F" w14:textId="1F06281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F10324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542833" w14:textId="4A3D412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0396F729" w14:textId="2AF8D7C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1949013" w14:textId="47C9F76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B67FAE0" w14:textId="2A24E40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468DC9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658B88" w14:textId="644D214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61A6D405" w14:textId="7E01C1B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820A812" w14:textId="247129B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7DC95B9" w14:textId="2459961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2C6D88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E31C11" w14:textId="1BDEBC1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14B88D26" w14:textId="4AE224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70B9D89" w14:textId="4513D39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3A7431F" w14:textId="24A9AA4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11FA02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6C70FB" w14:textId="1BF6AF9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83715C9" w14:textId="61BA7A4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4BC098" w14:textId="49F315B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9287BBC" w14:textId="0D9518B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FF3967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4FF598" w14:textId="2BE1513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78DCAF9" w14:textId="7DF64C3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B06496" w14:textId="6CD645D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B0F95D3" w14:textId="73418EE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843227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E14D9F" w14:textId="459E2EE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46B8B2E" w14:textId="6079336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CC722F2" w14:textId="24B68D3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E94A9CD" w14:textId="0A54BF7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6110B8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8E3F52" w14:textId="7042FAF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61FEB95" w14:textId="54A1FC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9D6ED8" w14:textId="65579B5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FB24BC1" w14:textId="6CEF1BE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2ED65F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F4CB01" w14:textId="2C0DD80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81CDAB4" w14:textId="2A24D15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FEF03F" w14:textId="6180DAA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0539E51" w14:textId="27518B9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2A0339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6D74B8" w14:textId="7E6505E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adropl.suppladr.virkningfra.ge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A239553" w14:textId="04A07E4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24933A" w14:textId="1C186FE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030FE80" w14:textId="70891CF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4D3121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E7FF73" w14:textId="572A52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D3F9F37" w14:textId="0D9AC0D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CCBE2E9" w14:textId="04E41B0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4CCEDFE" w14:textId="3DEE5E4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599682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6A2757" w14:textId="7CA35EC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37421C7" w14:textId="2277A66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409BB8" w14:textId="63367F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EA2C62C" w14:textId="3CCAF34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807A0E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3D051F" w14:textId="50E459B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4FA3A39" w14:textId="63538B2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986CE2" w14:textId="170EAC7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895DB37" w14:textId="28FC164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820F7C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B4822E" w14:textId="69EF2D4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2F2E465" w14:textId="17A80EC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B30CDAF" w14:textId="254C8F7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A4F87FE" w14:textId="052781A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CF7957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CFA68D" w14:textId="57A66FF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40354DB5" w14:textId="272301D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F2F477" w14:textId="050A998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E995FA9" w14:textId="02AFC22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58F2F2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2E8DA3" w14:textId="2BB744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31FC8D18" w14:textId="30D6698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BD9441" w14:textId="2C9A30D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3ED66D7" w14:textId="32514E3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FE54E0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10DE55" w14:textId="7431D20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5F2E43AF" w14:textId="3653CFD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E7847E" w14:textId="4858DE2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Person.Adresseoplysninger.tilflytningsdatokommuneForskelligFra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28D2892D" w14:textId="144EFB0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B11AF6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F0263D" w14:textId="3500D6E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39F799A6" w14:textId="7C40CE2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CE4494" w14:textId="5D30B80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0629C25A" w14:textId="310FED7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78D1B3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83629B" w14:textId="4B166FD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0B6A99C5" w14:textId="36CD2A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99DCA8" w14:textId="692FA9F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10B2D474" w14:textId="649786A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194315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58F15B" w14:textId="2415711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5E2FFFA2" w14:textId="659F35B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26EBFF1" w14:textId="27DCDBE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1DC67571" w14:textId="5EED747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3DA13D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34ABEC" w14:textId="569954D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38B438C1" w14:textId="5357A52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F20A8B" w14:textId="6466963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048B6CD0" w14:textId="4E9E854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52DDEA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382CB9" w14:textId="326C4DA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5618745F" w14:textId="7FEB335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353F13" w14:textId="7D1C80B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2CC17839" w14:textId="4983DC7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D0D914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C38323" w14:textId="62AD297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368AA0B8" w14:textId="281D174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F4485DC" w14:textId="04A25F9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Person.Adresseoplysninger.tilflytningsdatokommuneusikkerhedsmarkeringLigMed - Usikkerhed ved tilflytningsdato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02D05305" w14:textId="6438C2F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50DC02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8C1070" w14:textId="709D868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45F84E1" w14:textId="663DE2D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795B04" w14:textId="6F346C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DA599E5" w14:textId="4934851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259223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928451" w14:textId="7EE345A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EEB0EF0" w14:textId="6FF3361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A8DC2A" w14:textId="606FBD7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B12FBF7" w14:textId="39C5653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7B5582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82C956" w14:textId="64C8ABA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472BFE9" w14:textId="016EC44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39150E" w14:textId="051D58D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5E97189" w14:textId="51E5891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1CE723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02DAA4" w14:textId="6DC9A8F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F8A8858" w14:textId="6C63C6E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9D4560" w14:textId="4AD338C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C7B5090" w14:textId="2435290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C2CB4D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016467" w14:textId="267458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8759FE0" w14:textId="58676D4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835A1F" w14:textId="12D7CF6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12539F1" w14:textId="7C3B718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66C860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231B64" w14:textId="0F7E8E0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FDE7909" w14:textId="051C4C1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D62078" w14:textId="299FA6C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5A85909" w14:textId="6CCE28B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5E99F7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5DEF76" w14:textId="3BFDAB9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AB881EB" w14:textId="0DAC539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35CFE8B" w14:textId="270E8C6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19E0318" w14:textId="742C79F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8B20CF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965EDB" w14:textId="69500E4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9C1E93A" w14:textId="3F40F5A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1D1EAD" w14:textId="3A1C565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B2EAD0F" w14:textId="6C2A1A0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E88A63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A82484" w14:textId="263676F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A8DAC0D" w14:textId="127F6A9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0E4F3A" w14:textId="3D29739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802627A" w14:textId="7A44DD1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BF68F3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5D0876" w14:textId="3EE2CF1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B1A5C19" w14:textId="1E306CD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4C24FE" w14:textId="42CD589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D33EC22" w14:textId="5ACD625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1FB440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E234E1" w14:textId="14418AC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D13A982" w14:textId="3174D2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5A86D1" w14:textId="69CE71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9F2C84F" w14:textId="2FE5FE1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0B1127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6CDB3D" w14:textId="2550AA9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E239D2F" w14:textId="22AD499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51EECF" w14:textId="6CECB4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D437A21" w14:textId="4FC5C3D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09C887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1D3358" w14:textId="70F65E0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F479CF2" w14:textId="36820D5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5CD1ED" w14:textId="65C6006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8EE14B0" w14:textId="780A1C2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3483A1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2D1A79" w14:textId="36E6C88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1D5D5F90" w14:textId="4EA6C98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227D55B" w14:textId="6F8D9FD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D30C6D1" w14:textId="2739377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3532E1E"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4E82E4A" w14:textId="5910E98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5A448262" w14:textId="78DAD29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14ACE99" w14:textId="491C74E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Person.Beskyttelse.beskyttelsestypeErIndeholdtI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7DE48870" w14:textId="63BE2B0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EB9AB47"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91D116F" w14:textId="11853BE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1B32B5AE" w14:textId="3F56F12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3708C56" w14:textId="056DDA1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Person.Beskyttelse.beskyttelsestypeLigMed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0FC47498" w14:textId="62540F9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86F207C" w14:textId="77777777" w:rsidTr="00BD6A48">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3ECCE9C" w14:textId="4DE754B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1EBF0E6A" w14:textId="3EAA058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298C6E3" w14:textId="1BA2574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A12A5CA" w14:textId="3DFBB6E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7116067" w14:textId="77777777" w:rsidTr="00BD6A48">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A3DF050" w14:textId="7CA3BF6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353920E7" w14:textId="30F2172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BB010DC" w14:textId="526EF31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5C83CB0C" w14:textId="0570442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2992B6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AC2F7B" w14:textId="3EF31F4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8A62FEA" w14:textId="1003A67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89009F" w14:textId="7716A5A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4E9A630" w14:textId="3ADE0A3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3ADCCF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23999D" w14:textId="733B37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5C8EB8A" w14:textId="41E025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00B5E6" w14:textId="4EFF0C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1E4EE4D7" w14:textId="299A41E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9AE863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9E11A7" w14:textId="1DDF0E5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418044A" w14:textId="1134F34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6975CE" w14:textId="3765809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0D94165" w14:textId="4C0341F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82649C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5F2971" w14:textId="3405F55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8C5C8DC" w14:textId="63A22A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B7A6F1" w14:textId="5F4B21E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E8C51AD" w14:textId="6060A7E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626285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E9B274" w14:textId="77174FD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37017CF" w14:textId="545DF68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4E29DB" w14:textId="33C70DE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7A87F3D" w14:textId="766C481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40A1ED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E68200" w14:textId="331705B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615FF29" w14:textId="1542B8C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EA9478" w14:textId="3BB6D9A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64EB1DD" w14:textId="70C9643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9CEBA3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4DD061" w14:textId="7917604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B4014E0" w14:textId="10D6A32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6D7DC3" w14:textId="153CAFC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77E7801" w14:textId="54315FF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617B4A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CAD9DA" w14:textId="053BFA7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3143C11" w14:textId="6904C91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5110AC" w14:textId="77A2C4E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2F96EAC" w14:textId="3A69AEE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CC8ECF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7AEB73" w14:textId="0368E3F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4A760C3" w14:textId="69FE25B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437E557" w14:textId="55FAA78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F6625E7" w14:textId="0BFA37D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11D2BC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3724E8" w14:textId="193D23B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besk.virkningtil.le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58FB139" w14:textId="59904A4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8EA27C" w14:textId="0F7E1FA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EFC5386" w14:textId="7490C9F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5202C5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251A95" w14:textId="71A0FE7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5797CD5" w14:textId="484E1CA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B69B6C" w14:textId="77AEFAC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8753FE0" w14:textId="0ED78DA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188A03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52201C" w14:textId="7E61B56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FA69A7A" w14:textId="05790EA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811F06" w14:textId="1034F02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59007D1" w14:textId="59EE7BF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27C2C4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7715CD" w14:textId="2D174EA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civ.civilstandstype.wi</w:t>
            </w:r>
          </w:p>
        </w:tc>
        <w:tc>
          <w:tcPr>
            <w:tcW w:w="1607" w:type="dxa"/>
            <w:tcBorders>
              <w:top w:val="nil"/>
              <w:left w:val="nil"/>
              <w:bottom w:val="single" w:sz="4" w:space="0" w:color="auto"/>
              <w:right w:val="single" w:sz="4" w:space="0" w:color="auto"/>
            </w:tcBorders>
            <w:shd w:val="clear" w:color="auto" w:fill="auto"/>
            <w:noWrap/>
            <w:vAlign w:val="bottom"/>
            <w:hideMark/>
          </w:tcPr>
          <w:p w14:paraId="008C3FAE" w14:textId="72307FC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F73ABF0" w14:textId="49A206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Person.Civilstand.civilstandstypeErIndeholdtI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3397D2BB" w14:textId="67D977B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B4BA29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BBAE45" w14:textId="1CD19D7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civ.civilstandstype.eq</w:t>
            </w:r>
          </w:p>
        </w:tc>
        <w:tc>
          <w:tcPr>
            <w:tcW w:w="1607" w:type="dxa"/>
            <w:tcBorders>
              <w:top w:val="nil"/>
              <w:left w:val="nil"/>
              <w:bottom w:val="single" w:sz="4" w:space="0" w:color="auto"/>
              <w:right w:val="single" w:sz="4" w:space="0" w:color="auto"/>
            </w:tcBorders>
            <w:shd w:val="clear" w:color="auto" w:fill="auto"/>
            <w:noWrap/>
            <w:vAlign w:val="bottom"/>
            <w:hideMark/>
          </w:tcPr>
          <w:p w14:paraId="4B1962A2" w14:textId="3092A1B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7E9CB54" w14:textId="0453C2C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Person.Civilstand.civilstandstypeLigMed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4F2A0D43" w14:textId="1C63199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9D111D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A8B612" w14:textId="20D987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civ.status.wi</w:t>
            </w:r>
          </w:p>
        </w:tc>
        <w:tc>
          <w:tcPr>
            <w:tcW w:w="1607" w:type="dxa"/>
            <w:tcBorders>
              <w:top w:val="nil"/>
              <w:left w:val="nil"/>
              <w:bottom w:val="single" w:sz="4" w:space="0" w:color="auto"/>
              <w:right w:val="single" w:sz="4" w:space="0" w:color="auto"/>
            </w:tcBorders>
            <w:shd w:val="clear" w:color="auto" w:fill="auto"/>
            <w:noWrap/>
            <w:vAlign w:val="bottom"/>
            <w:hideMark/>
          </w:tcPr>
          <w:p w14:paraId="465DB41E" w14:textId="54311F6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3D3CC1A" w14:textId="52E7F3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Person.Civilstand.statusErIndeholdtI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3F49B5D2" w14:textId="278789E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09D551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A6CCDC" w14:textId="15C117D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civ.status.eq</w:t>
            </w:r>
          </w:p>
        </w:tc>
        <w:tc>
          <w:tcPr>
            <w:tcW w:w="1607" w:type="dxa"/>
            <w:tcBorders>
              <w:top w:val="nil"/>
              <w:left w:val="nil"/>
              <w:bottom w:val="single" w:sz="4" w:space="0" w:color="auto"/>
              <w:right w:val="single" w:sz="4" w:space="0" w:color="auto"/>
            </w:tcBorders>
            <w:shd w:val="clear" w:color="auto" w:fill="auto"/>
            <w:noWrap/>
            <w:vAlign w:val="bottom"/>
            <w:hideMark/>
          </w:tcPr>
          <w:p w14:paraId="7E0DE6A4" w14:textId="2BBD49A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6560FCB" w14:textId="17C0949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Person.Civilstand.statusLigMed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5EA8E671" w14:textId="521152C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27FDA1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D63D9A" w14:textId="7DA161A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C062C83" w14:textId="332D0B5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E68944" w14:textId="62187B7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E2CA9EE" w14:textId="604672C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35A6F4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DE7AE5" w14:textId="09AE2C9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B1D9B87" w14:textId="79F2413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E458F0" w14:textId="5DBD1EC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834F9A8" w14:textId="3B52372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88E7E2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6C0169" w14:textId="5C1B510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D7EF455" w14:textId="1F003C4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703CE3" w14:textId="671650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EDCD2C3" w14:textId="5E0BF87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5D8DFC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8B3738" w14:textId="0C48EE1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0D26C5B" w14:textId="64E1B2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93D992" w14:textId="41789F8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A0E68D7" w14:textId="4B8D9D3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ACFD4B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0E2080" w14:textId="12D6362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501995A" w14:textId="3EE76B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64FD25" w14:textId="4F0D391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2503A0E" w14:textId="49546E2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3951BB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217CED" w14:textId="471230C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9C28344" w14:textId="1FE6D42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32823A" w14:textId="7565D86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ABA993A" w14:textId="5F2BA10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4D8F8F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55068F" w14:textId="27CDCA5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AE975F0" w14:textId="1CD8069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95E57CC" w14:textId="2681449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35AFE42" w14:textId="4831331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380644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D36D5A" w14:textId="2282CCB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416DEE6" w14:textId="0EF4082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C720927" w14:textId="42EAB10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DD5F0B6" w14:textId="4096AEC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4E6693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9338C7" w14:textId="6FBC534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DF60D5A" w14:textId="26D380B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6AEE1E" w14:textId="1AFECA7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83DC61F" w14:textId="3BAA487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9FAE0D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5ED6D7" w14:textId="0EA9F1A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F64E5FA" w14:textId="28A7EB3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D762A3" w14:textId="4CF726C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DEFF79B" w14:textId="4098321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4B478A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901808" w14:textId="29C61E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AF6BDDA" w14:textId="308E052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DE30F5" w14:textId="536850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508FBE6" w14:textId="63D40D5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F42132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8661B0" w14:textId="59109D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05E526F" w14:textId="6D8250C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8D60B1" w14:textId="3B60FE6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3C31D26" w14:textId="130CFD8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073A41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E55234" w14:textId="7467EA4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C8F4DC4" w14:textId="5193A0C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A70682" w14:textId="278AC27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2B18CCE" w14:textId="1152109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B0D98F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6BA7E0" w14:textId="14542D4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10143730" w14:textId="7C59D94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295E05C" w14:textId="1DF0720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ACD24E7" w14:textId="2C52265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853A68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B14C76" w14:textId="6694D3B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cadr.bygningsnummer.wi</w:t>
            </w:r>
          </w:p>
        </w:tc>
        <w:tc>
          <w:tcPr>
            <w:tcW w:w="1607" w:type="dxa"/>
            <w:tcBorders>
              <w:top w:val="nil"/>
              <w:left w:val="nil"/>
              <w:bottom w:val="single" w:sz="4" w:space="0" w:color="auto"/>
              <w:right w:val="single" w:sz="4" w:space="0" w:color="auto"/>
            </w:tcBorders>
            <w:shd w:val="clear" w:color="auto" w:fill="auto"/>
            <w:noWrap/>
            <w:vAlign w:val="bottom"/>
            <w:hideMark/>
          </w:tcPr>
          <w:p w14:paraId="03CF2ED3" w14:textId="768B92C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E4413F8" w14:textId="638A16E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Person.CprAdresse.bygningsnummerErIndeholdtI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54BED73A" w14:textId="439DBAF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F7A2AD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27AC47" w14:textId="151B6D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cadr.bygningsnummer.cont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190924F1" w14:textId="584A6F2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EDB02DA" w14:textId="3A9793B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Person.CprAdresse.bygningsnummerIndeholder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03091BBF" w14:textId="640BD90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7F8057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CADD70" w14:textId="3591EF2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cadr.bygningsnummer.eq</w:t>
            </w:r>
          </w:p>
        </w:tc>
        <w:tc>
          <w:tcPr>
            <w:tcW w:w="1607" w:type="dxa"/>
            <w:tcBorders>
              <w:top w:val="nil"/>
              <w:left w:val="nil"/>
              <w:bottom w:val="single" w:sz="4" w:space="0" w:color="auto"/>
              <w:right w:val="single" w:sz="4" w:space="0" w:color="auto"/>
            </w:tcBorders>
            <w:shd w:val="clear" w:color="auto" w:fill="auto"/>
            <w:noWrap/>
            <w:vAlign w:val="bottom"/>
            <w:hideMark/>
          </w:tcPr>
          <w:p w14:paraId="6D9E0646" w14:textId="3A90B6E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2639D8B" w14:textId="5CC5D9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Person.CprAdresse.bygningsnummerLigMed - Bygningsnummer er et </w:t>
            </w:r>
            <w:r>
              <w:rPr>
                <w:rFonts w:ascii="Verdana" w:hAnsi="Verdana"/>
                <w:sz w:val="20"/>
                <w:szCs w:val="20"/>
              </w:rPr>
              <w:lastRenderedPageBreak/>
              <w:t xml:space="preserve">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229FCFEA" w14:textId="2D2CF0A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523569" w:rsidRPr="00360E00" w14:paraId="4CA6024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F7A989" w14:textId="30180BA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cadr.bynavn.wi</w:t>
            </w:r>
          </w:p>
        </w:tc>
        <w:tc>
          <w:tcPr>
            <w:tcW w:w="1607" w:type="dxa"/>
            <w:tcBorders>
              <w:top w:val="nil"/>
              <w:left w:val="nil"/>
              <w:bottom w:val="single" w:sz="4" w:space="0" w:color="auto"/>
              <w:right w:val="single" w:sz="4" w:space="0" w:color="auto"/>
            </w:tcBorders>
            <w:shd w:val="clear" w:color="auto" w:fill="auto"/>
            <w:noWrap/>
            <w:vAlign w:val="bottom"/>
            <w:hideMark/>
          </w:tcPr>
          <w:p w14:paraId="282FC2CA" w14:textId="2584FF1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B5086F0" w14:textId="7A3A9F8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Person.CprAdresse.bynavnErIndeholdtI - Bynavn</w:t>
            </w:r>
          </w:p>
        </w:tc>
        <w:tc>
          <w:tcPr>
            <w:tcW w:w="1607" w:type="dxa"/>
            <w:tcBorders>
              <w:top w:val="nil"/>
              <w:left w:val="nil"/>
              <w:bottom w:val="single" w:sz="4" w:space="0" w:color="auto"/>
              <w:right w:val="single" w:sz="4" w:space="0" w:color="auto"/>
            </w:tcBorders>
            <w:shd w:val="clear" w:color="auto" w:fill="auto"/>
            <w:noWrap/>
            <w:vAlign w:val="bottom"/>
            <w:hideMark/>
          </w:tcPr>
          <w:p w14:paraId="6B5590EF" w14:textId="36078C4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0055C3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B35051" w14:textId="5A9E936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cadr.bynavn.cont</w:t>
            </w:r>
          </w:p>
        </w:tc>
        <w:tc>
          <w:tcPr>
            <w:tcW w:w="1607" w:type="dxa"/>
            <w:tcBorders>
              <w:top w:val="nil"/>
              <w:left w:val="nil"/>
              <w:bottom w:val="single" w:sz="4" w:space="0" w:color="auto"/>
              <w:right w:val="single" w:sz="4" w:space="0" w:color="auto"/>
            </w:tcBorders>
            <w:shd w:val="clear" w:color="auto" w:fill="auto"/>
            <w:noWrap/>
            <w:vAlign w:val="bottom"/>
            <w:hideMark/>
          </w:tcPr>
          <w:p w14:paraId="551CEF11" w14:textId="108ACFE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20C4F7E" w14:textId="3856D52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Person.CprAdresse.bynavnIndeholder - Bynavn</w:t>
            </w:r>
          </w:p>
        </w:tc>
        <w:tc>
          <w:tcPr>
            <w:tcW w:w="1607" w:type="dxa"/>
            <w:tcBorders>
              <w:top w:val="nil"/>
              <w:left w:val="nil"/>
              <w:bottom w:val="single" w:sz="4" w:space="0" w:color="auto"/>
              <w:right w:val="single" w:sz="4" w:space="0" w:color="auto"/>
            </w:tcBorders>
            <w:shd w:val="clear" w:color="auto" w:fill="auto"/>
            <w:noWrap/>
            <w:vAlign w:val="bottom"/>
            <w:hideMark/>
          </w:tcPr>
          <w:p w14:paraId="3D527954" w14:textId="763C9CF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6E7BBA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AF7583" w14:textId="0E5DF75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cadr.bynavn.eq</w:t>
            </w:r>
          </w:p>
        </w:tc>
        <w:tc>
          <w:tcPr>
            <w:tcW w:w="1607" w:type="dxa"/>
            <w:tcBorders>
              <w:top w:val="nil"/>
              <w:left w:val="nil"/>
              <w:bottom w:val="single" w:sz="4" w:space="0" w:color="auto"/>
              <w:right w:val="single" w:sz="4" w:space="0" w:color="auto"/>
            </w:tcBorders>
            <w:shd w:val="clear" w:color="auto" w:fill="auto"/>
            <w:noWrap/>
            <w:vAlign w:val="bottom"/>
            <w:hideMark/>
          </w:tcPr>
          <w:p w14:paraId="4E3BD9A9" w14:textId="45E5743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91A15A3" w14:textId="7D38D98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Person.CprAdresse.bynavnLigMed - Bynavn</w:t>
            </w:r>
          </w:p>
        </w:tc>
        <w:tc>
          <w:tcPr>
            <w:tcW w:w="1607" w:type="dxa"/>
            <w:tcBorders>
              <w:top w:val="nil"/>
              <w:left w:val="nil"/>
              <w:bottom w:val="single" w:sz="4" w:space="0" w:color="auto"/>
              <w:right w:val="single" w:sz="4" w:space="0" w:color="auto"/>
            </w:tcBorders>
            <w:shd w:val="clear" w:color="auto" w:fill="auto"/>
            <w:noWrap/>
            <w:vAlign w:val="bottom"/>
            <w:hideMark/>
          </w:tcPr>
          <w:p w14:paraId="28BD07FA" w14:textId="08FE7CD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DEB239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174B4A" w14:textId="2607372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1FB02A54" w14:textId="7DDC2CE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454A731" w14:textId="02B3BAA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Person.CprAdresse.cprkommunekodeErIndeholdtI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E9ED1FF" w14:textId="440BF0E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84D3E5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C2212B" w14:textId="1924D6A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227F2E03" w14:textId="354AEF1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414F632" w14:textId="16C381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Person.CprAdresse.cprkommunekodeForskelligFra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3358C1F" w14:textId="6551A8E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828081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5CF7C7" w14:textId="08C9797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279A7046" w14:textId="3445920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AD2053E" w14:textId="6BFF576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620173C" w14:textId="3DC7F95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AA8170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CAB258" w14:textId="3BB5FF1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1528B3F6" w14:textId="5007BF7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58C9D9D" w14:textId="12BFC8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E876130" w14:textId="6286666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C579D6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89126F" w14:textId="5913CE7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2E94F588" w14:textId="67E4A2E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39C27A4" w14:textId="4949E1B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8A99220" w14:textId="3265F27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104AD9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3E7912" w14:textId="0C1495A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7FB77CA7" w14:textId="0CBE054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D36200F" w14:textId="70DC636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078AFFF" w14:textId="51DF647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B8E2D7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845F88" w14:textId="021E7D5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2051D0E8" w14:textId="66BBC82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DC8085A" w14:textId="4CFA4D9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DF56E1C" w14:textId="397EBCD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8A872E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7333D4" w14:textId="4E2080E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669820AF" w14:textId="4FFD886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52ABD27" w14:textId="4C671F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Person.CprAdresse.cprkommunenavnErIndeholdtI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03A76A5F" w14:textId="2B29A4A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27C375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4C4709" w14:textId="779F151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664DCC34" w14:textId="2CF87BC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19FDFFA" w14:textId="3247548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Person.CprAdresse.cprkommunenavnIndeholder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7D604D23" w14:textId="7583047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6E15DE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630528" w14:textId="3E4FAE1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4BC98435" w14:textId="11D56B7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CE1B355" w14:textId="43886AE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Person.CprAdresse.cprkommunenavnLigMed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49A981B2" w14:textId="637AF6D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DD0357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DB873D" w14:textId="7F5D644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cadr.cprvejkode.wi</w:t>
            </w:r>
          </w:p>
        </w:tc>
        <w:tc>
          <w:tcPr>
            <w:tcW w:w="1607" w:type="dxa"/>
            <w:tcBorders>
              <w:top w:val="nil"/>
              <w:left w:val="nil"/>
              <w:bottom w:val="single" w:sz="4" w:space="0" w:color="auto"/>
              <w:right w:val="single" w:sz="4" w:space="0" w:color="auto"/>
            </w:tcBorders>
            <w:shd w:val="clear" w:color="auto" w:fill="auto"/>
            <w:noWrap/>
            <w:vAlign w:val="bottom"/>
            <w:hideMark/>
          </w:tcPr>
          <w:p w14:paraId="16DFE45D" w14:textId="3CDD22D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64875EA" w14:textId="0A8EF96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Person.CprAdresse.cprvejkodeErIndeholdtI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4E05957" w14:textId="2A03006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6AE1AB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9F4442" w14:textId="5033E97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cadr.cprvejkode.ne</w:t>
            </w:r>
          </w:p>
        </w:tc>
        <w:tc>
          <w:tcPr>
            <w:tcW w:w="1607" w:type="dxa"/>
            <w:tcBorders>
              <w:top w:val="nil"/>
              <w:left w:val="nil"/>
              <w:bottom w:val="single" w:sz="4" w:space="0" w:color="auto"/>
              <w:right w:val="single" w:sz="4" w:space="0" w:color="auto"/>
            </w:tcBorders>
            <w:shd w:val="clear" w:color="auto" w:fill="auto"/>
            <w:noWrap/>
            <w:vAlign w:val="bottom"/>
            <w:hideMark/>
          </w:tcPr>
          <w:p w14:paraId="640A7CE7" w14:textId="728FE62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1669D76" w14:textId="7D250B7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Person.CprAdresse.cprvejkodeForskelligFra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8B36ECA" w14:textId="1136365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529022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42DF68" w14:textId="67D06F1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cadr.cprvejkode.eq</w:t>
            </w:r>
          </w:p>
        </w:tc>
        <w:tc>
          <w:tcPr>
            <w:tcW w:w="1607" w:type="dxa"/>
            <w:tcBorders>
              <w:top w:val="nil"/>
              <w:left w:val="nil"/>
              <w:bottom w:val="single" w:sz="4" w:space="0" w:color="auto"/>
              <w:right w:val="single" w:sz="4" w:space="0" w:color="auto"/>
            </w:tcBorders>
            <w:shd w:val="clear" w:color="auto" w:fill="auto"/>
            <w:noWrap/>
            <w:vAlign w:val="bottom"/>
            <w:hideMark/>
          </w:tcPr>
          <w:p w14:paraId="708149DB" w14:textId="4243A9D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AFB55CA" w14:textId="60E3960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716EA59" w14:textId="15FE693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33230B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44068D" w14:textId="5C1786C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cadr.cprvejkode.lt</w:t>
            </w:r>
          </w:p>
        </w:tc>
        <w:tc>
          <w:tcPr>
            <w:tcW w:w="1607" w:type="dxa"/>
            <w:tcBorders>
              <w:top w:val="nil"/>
              <w:left w:val="nil"/>
              <w:bottom w:val="single" w:sz="4" w:space="0" w:color="auto"/>
              <w:right w:val="single" w:sz="4" w:space="0" w:color="auto"/>
            </w:tcBorders>
            <w:shd w:val="clear" w:color="auto" w:fill="auto"/>
            <w:noWrap/>
            <w:vAlign w:val="bottom"/>
            <w:hideMark/>
          </w:tcPr>
          <w:p w14:paraId="09BC4982" w14:textId="0D9A365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75CC47D" w14:textId="702299D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CEAB518" w14:textId="7A74B3D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BBC85B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838B8A" w14:textId="6A23CD6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cadr.cprvejkode.le</w:t>
            </w:r>
          </w:p>
        </w:tc>
        <w:tc>
          <w:tcPr>
            <w:tcW w:w="1607" w:type="dxa"/>
            <w:tcBorders>
              <w:top w:val="nil"/>
              <w:left w:val="nil"/>
              <w:bottom w:val="single" w:sz="4" w:space="0" w:color="auto"/>
              <w:right w:val="single" w:sz="4" w:space="0" w:color="auto"/>
            </w:tcBorders>
            <w:shd w:val="clear" w:color="auto" w:fill="auto"/>
            <w:noWrap/>
            <w:vAlign w:val="bottom"/>
            <w:hideMark/>
          </w:tcPr>
          <w:p w14:paraId="7C8CE34D" w14:textId="7A8C500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3F90DB0" w14:textId="73E6BAF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48EF792" w14:textId="759F65F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D9D779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618F1F" w14:textId="7F18165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cadr.cprvejkode.gt</w:t>
            </w:r>
          </w:p>
        </w:tc>
        <w:tc>
          <w:tcPr>
            <w:tcW w:w="1607" w:type="dxa"/>
            <w:tcBorders>
              <w:top w:val="nil"/>
              <w:left w:val="nil"/>
              <w:bottom w:val="single" w:sz="4" w:space="0" w:color="auto"/>
              <w:right w:val="single" w:sz="4" w:space="0" w:color="auto"/>
            </w:tcBorders>
            <w:shd w:val="clear" w:color="auto" w:fill="auto"/>
            <w:noWrap/>
            <w:vAlign w:val="bottom"/>
            <w:hideMark/>
          </w:tcPr>
          <w:p w14:paraId="1BBC7E77" w14:textId="5A1DDE7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94C6BC8" w14:textId="46EBA95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3CF953F" w14:textId="59CC0DA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EABBAF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00BBE3" w14:textId="0433949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cadr.cprvejkode.ge</w:t>
            </w:r>
          </w:p>
        </w:tc>
        <w:tc>
          <w:tcPr>
            <w:tcW w:w="1607" w:type="dxa"/>
            <w:tcBorders>
              <w:top w:val="nil"/>
              <w:left w:val="nil"/>
              <w:bottom w:val="single" w:sz="4" w:space="0" w:color="auto"/>
              <w:right w:val="single" w:sz="4" w:space="0" w:color="auto"/>
            </w:tcBorders>
            <w:shd w:val="clear" w:color="auto" w:fill="auto"/>
            <w:noWrap/>
            <w:vAlign w:val="bottom"/>
            <w:hideMark/>
          </w:tcPr>
          <w:p w14:paraId="4034AE95" w14:textId="49D8E43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01A7008" w14:textId="454CE9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148BDF2" w14:textId="329794F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D1BF99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316017" w14:textId="7C3B822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cadr.daradresse.wi</w:t>
            </w:r>
          </w:p>
        </w:tc>
        <w:tc>
          <w:tcPr>
            <w:tcW w:w="1607" w:type="dxa"/>
            <w:tcBorders>
              <w:top w:val="nil"/>
              <w:left w:val="nil"/>
              <w:bottom w:val="single" w:sz="4" w:space="0" w:color="auto"/>
              <w:right w:val="single" w:sz="4" w:space="0" w:color="auto"/>
            </w:tcBorders>
            <w:shd w:val="clear" w:color="auto" w:fill="auto"/>
            <w:noWrap/>
            <w:vAlign w:val="bottom"/>
            <w:hideMark/>
          </w:tcPr>
          <w:p w14:paraId="7A4026A6" w14:textId="11FC0C2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179569" w14:textId="0D69DCE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Person.CprAdresse.daradresseErIndeholdtI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45CB8E39" w14:textId="314C430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63B32C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424037" w14:textId="55B3B3A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cadr.daradresse.cont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79A64037" w14:textId="6A0057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FA6DB2" w14:textId="2A3BD5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Person.CprAdresse.daradresseIndeholder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174F3F47" w14:textId="548529D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8EF873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17C7AC" w14:textId="13A2917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cadr.daradresse.eq</w:t>
            </w:r>
          </w:p>
        </w:tc>
        <w:tc>
          <w:tcPr>
            <w:tcW w:w="1607" w:type="dxa"/>
            <w:tcBorders>
              <w:top w:val="nil"/>
              <w:left w:val="nil"/>
              <w:bottom w:val="single" w:sz="4" w:space="0" w:color="auto"/>
              <w:right w:val="single" w:sz="4" w:space="0" w:color="auto"/>
            </w:tcBorders>
            <w:shd w:val="clear" w:color="auto" w:fill="auto"/>
            <w:noWrap/>
            <w:vAlign w:val="bottom"/>
            <w:hideMark/>
          </w:tcPr>
          <w:p w14:paraId="0353E0FD" w14:textId="5EB462B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3EAF2AC" w14:textId="493B0AE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Person.CprAdresse.daradresseLigMed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276C8322" w14:textId="791EEBC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1C927C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2431D5" w14:textId="32482EA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cadr.etage.wi</w:t>
            </w:r>
          </w:p>
        </w:tc>
        <w:tc>
          <w:tcPr>
            <w:tcW w:w="1607" w:type="dxa"/>
            <w:tcBorders>
              <w:top w:val="nil"/>
              <w:left w:val="nil"/>
              <w:bottom w:val="single" w:sz="4" w:space="0" w:color="auto"/>
              <w:right w:val="single" w:sz="4" w:space="0" w:color="auto"/>
            </w:tcBorders>
            <w:shd w:val="clear" w:color="auto" w:fill="auto"/>
            <w:noWrap/>
            <w:vAlign w:val="bottom"/>
            <w:hideMark/>
          </w:tcPr>
          <w:p w14:paraId="4F98B030" w14:textId="16326BC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FAC0C49" w14:textId="275E549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Person.CprAdresse.etageErIndeholdtI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7660271B" w14:textId="68E0ED4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389DC8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08BA03" w14:textId="17FB289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cadr.etage.cont</w:t>
            </w:r>
          </w:p>
        </w:tc>
        <w:tc>
          <w:tcPr>
            <w:tcW w:w="1607" w:type="dxa"/>
            <w:tcBorders>
              <w:top w:val="nil"/>
              <w:left w:val="nil"/>
              <w:bottom w:val="single" w:sz="4" w:space="0" w:color="auto"/>
              <w:right w:val="single" w:sz="4" w:space="0" w:color="auto"/>
            </w:tcBorders>
            <w:shd w:val="clear" w:color="auto" w:fill="auto"/>
            <w:noWrap/>
            <w:vAlign w:val="bottom"/>
            <w:hideMark/>
          </w:tcPr>
          <w:p w14:paraId="52D4FD6D" w14:textId="194FF48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0B0DA5" w14:textId="2B63CAB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Person.CprAdresse.etageIndeholder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531764FB" w14:textId="2E6382E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698397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DF1898" w14:textId="3AA19DE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cadr.etage.eq</w:t>
            </w:r>
          </w:p>
        </w:tc>
        <w:tc>
          <w:tcPr>
            <w:tcW w:w="1607" w:type="dxa"/>
            <w:tcBorders>
              <w:top w:val="nil"/>
              <w:left w:val="nil"/>
              <w:bottom w:val="single" w:sz="4" w:space="0" w:color="auto"/>
              <w:right w:val="single" w:sz="4" w:space="0" w:color="auto"/>
            </w:tcBorders>
            <w:shd w:val="clear" w:color="auto" w:fill="auto"/>
            <w:noWrap/>
            <w:vAlign w:val="bottom"/>
            <w:hideMark/>
          </w:tcPr>
          <w:p w14:paraId="7BBF2CFF" w14:textId="653373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02E3229" w14:textId="01DFBB2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Person.CprAdresse.etageLigMed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37475518" w14:textId="7F1C3EA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4ED60F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E213A0" w14:textId="799C8B4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cadr.husnummer.wi</w:t>
            </w:r>
          </w:p>
        </w:tc>
        <w:tc>
          <w:tcPr>
            <w:tcW w:w="1607" w:type="dxa"/>
            <w:tcBorders>
              <w:top w:val="nil"/>
              <w:left w:val="nil"/>
              <w:bottom w:val="single" w:sz="4" w:space="0" w:color="auto"/>
              <w:right w:val="single" w:sz="4" w:space="0" w:color="auto"/>
            </w:tcBorders>
            <w:shd w:val="clear" w:color="auto" w:fill="auto"/>
            <w:noWrap/>
            <w:vAlign w:val="bottom"/>
            <w:hideMark/>
          </w:tcPr>
          <w:p w14:paraId="7417C933" w14:textId="0598D27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F8E8ED4" w14:textId="52CF738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Person.CprAdresse.husnummerErIndeholdtI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2B0A4B09" w14:textId="7B8EE5E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4894F5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AD2B75" w14:textId="3416475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cadr.husnummer.cont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4B6917E5" w14:textId="55BC145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9C697B7" w14:textId="2B656D3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Person.CprAdresse.husnummerIndeholder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72B7140E" w14:textId="6D1B39A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2F6357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B609AF" w14:textId="4880C79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cadr.husnummer.eq</w:t>
            </w:r>
          </w:p>
        </w:tc>
        <w:tc>
          <w:tcPr>
            <w:tcW w:w="1607" w:type="dxa"/>
            <w:tcBorders>
              <w:top w:val="nil"/>
              <w:left w:val="nil"/>
              <w:bottom w:val="single" w:sz="4" w:space="0" w:color="auto"/>
              <w:right w:val="single" w:sz="4" w:space="0" w:color="auto"/>
            </w:tcBorders>
            <w:shd w:val="clear" w:color="auto" w:fill="auto"/>
            <w:noWrap/>
            <w:vAlign w:val="bottom"/>
            <w:hideMark/>
          </w:tcPr>
          <w:p w14:paraId="2C9E5E42" w14:textId="0F75BD9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292E217" w14:textId="605A837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Person.CprAdresse.husnummerLigMed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67F87D92" w14:textId="0B71522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761D35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6EC204" w14:textId="156A772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cadr.postdistrikt.wi</w:t>
            </w:r>
          </w:p>
        </w:tc>
        <w:tc>
          <w:tcPr>
            <w:tcW w:w="1607" w:type="dxa"/>
            <w:tcBorders>
              <w:top w:val="nil"/>
              <w:left w:val="nil"/>
              <w:bottom w:val="single" w:sz="4" w:space="0" w:color="auto"/>
              <w:right w:val="single" w:sz="4" w:space="0" w:color="auto"/>
            </w:tcBorders>
            <w:shd w:val="clear" w:color="auto" w:fill="auto"/>
            <w:noWrap/>
            <w:vAlign w:val="bottom"/>
            <w:hideMark/>
          </w:tcPr>
          <w:p w14:paraId="061609D8" w14:textId="306A78E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68456A6" w14:textId="7FACE5F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Person.CprAdresse.postdistriktErIndeholdtI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6DFCD41A" w14:textId="26FE5F5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F0220F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F4BD98" w14:textId="079B573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cadr.postdistrikt.cont</w:t>
            </w:r>
          </w:p>
        </w:tc>
        <w:tc>
          <w:tcPr>
            <w:tcW w:w="1607" w:type="dxa"/>
            <w:tcBorders>
              <w:top w:val="nil"/>
              <w:left w:val="nil"/>
              <w:bottom w:val="single" w:sz="4" w:space="0" w:color="auto"/>
              <w:right w:val="single" w:sz="4" w:space="0" w:color="auto"/>
            </w:tcBorders>
            <w:shd w:val="clear" w:color="auto" w:fill="auto"/>
            <w:noWrap/>
            <w:vAlign w:val="bottom"/>
            <w:hideMark/>
          </w:tcPr>
          <w:p w14:paraId="2E1A2AAA" w14:textId="6D6D493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CE3894F" w14:textId="149FCA2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Person.CprAdresse.postdistriktIndeholder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00177578" w14:textId="511C2DE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37BE77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B64E56" w14:textId="41193BE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cadr.postdistrikt.eq</w:t>
            </w:r>
          </w:p>
        </w:tc>
        <w:tc>
          <w:tcPr>
            <w:tcW w:w="1607" w:type="dxa"/>
            <w:tcBorders>
              <w:top w:val="nil"/>
              <w:left w:val="nil"/>
              <w:bottom w:val="single" w:sz="4" w:space="0" w:color="auto"/>
              <w:right w:val="single" w:sz="4" w:space="0" w:color="auto"/>
            </w:tcBorders>
            <w:shd w:val="clear" w:color="auto" w:fill="auto"/>
            <w:noWrap/>
            <w:vAlign w:val="bottom"/>
            <w:hideMark/>
          </w:tcPr>
          <w:p w14:paraId="7FE814BA" w14:textId="001AD52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5701B76" w14:textId="55595C7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Person.CprAdresse.postdistriktLigMed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38DA22F5" w14:textId="603E374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4613C5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6BD7F5" w14:textId="4DDB48A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cadr.postnummer.wi</w:t>
            </w:r>
          </w:p>
        </w:tc>
        <w:tc>
          <w:tcPr>
            <w:tcW w:w="1607" w:type="dxa"/>
            <w:tcBorders>
              <w:top w:val="nil"/>
              <w:left w:val="nil"/>
              <w:bottom w:val="single" w:sz="4" w:space="0" w:color="auto"/>
              <w:right w:val="single" w:sz="4" w:space="0" w:color="auto"/>
            </w:tcBorders>
            <w:shd w:val="clear" w:color="auto" w:fill="auto"/>
            <w:noWrap/>
            <w:vAlign w:val="bottom"/>
            <w:hideMark/>
          </w:tcPr>
          <w:p w14:paraId="3B48CB63" w14:textId="7080034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2AF78B1" w14:textId="7A0B240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Person.CprAdresse.postnummerErIndeholdtI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50B61570" w14:textId="1872A51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600266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547021" w14:textId="01336CC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cadr.postnummer.ne</w:t>
            </w:r>
          </w:p>
        </w:tc>
        <w:tc>
          <w:tcPr>
            <w:tcW w:w="1607" w:type="dxa"/>
            <w:tcBorders>
              <w:top w:val="nil"/>
              <w:left w:val="nil"/>
              <w:bottom w:val="single" w:sz="4" w:space="0" w:color="auto"/>
              <w:right w:val="single" w:sz="4" w:space="0" w:color="auto"/>
            </w:tcBorders>
            <w:shd w:val="clear" w:color="auto" w:fill="auto"/>
            <w:noWrap/>
            <w:vAlign w:val="bottom"/>
            <w:hideMark/>
          </w:tcPr>
          <w:p w14:paraId="2F5E8784" w14:textId="2CDFA0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881B183" w14:textId="1A21C75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Person.CprAdresse.postnummerForskelligFra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0283D146" w14:textId="1CE7F4F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6C5BB7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CCF058" w14:textId="09AE2A2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cadr.postnummer.eq</w:t>
            </w:r>
          </w:p>
        </w:tc>
        <w:tc>
          <w:tcPr>
            <w:tcW w:w="1607" w:type="dxa"/>
            <w:tcBorders>
              <w:top w:val="nil"/>
              <w:left w:val="nil"/>
              <w:bottom w:val="single" w:sz="4" w:space="0" w:color="auto"/>
              <w:right w:val="single" w:sz="4" w:space="0" w:color="auto"/>
            </w:tcBorders>
            <w:shd w:val="clear" w:color="auto" w:fill="auto"/>
            <w:noWrap/>
            <w:vAlign w:val="bottom"/>
            <w:hideMark/>
          </w:tcPr>
          <w:p w14:paraId="372D24AE" w14:textId="7992BCC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9E4F057" w14:textId="723393A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3EE51E3C" w14:textId="3FB59D4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130F4D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B58BA4" w14:textId="355EAA0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cadr.postnummer.lt</w:t>
            </w:r>
          </w:p>
        </w:tc>
        <w:tc>
          <w:tcPr>
            <w:tcW w:w="1607" w:type="dxa"/>
            <w:tcBorders>
              <w:top w:val="nil"/>
              <w:left w:val="nil"/>
              <w:bottom w:val="single" w:sz="4" w:space="0" w:color="auto"/>
              <w:right w:val="single" w:sz="4" w:space="0" w:color="auto"/>
            </w:tcBorders>
            <w:shd w:val="clear" w:color="auto" w:fill="auto"/>
            <w:noWrap/>
            <w:vAlign w:val="bottom"/>
            <w:hideMark/>
          </w:tcPr>
          <w:p w14:paraId="41BACA1A" w14:textId="0BAE434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5E811C6" w14:textId="37571DF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22FEB9F7" w14:textId="242517D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C139C5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2D100D" w14:textId="3E0FA8A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cadr.postnummer.le</w:t>
            </w:r>
          </w:p>
        </w:tc>
        <w:tc>
          <w:tcPr>
            <w:tcW w:w="1607" w:type="dxa"/>
            <w:tcBorders>
              <w:top w:val="nil"/>
              <w:left w:val="nil"/>
              <w:bottom w:val="single" w:sz="4" w:space="0" w:color="auto"/>
              <w:right w:val="single" w:sz="4" w:space="0" w:color="auto"/>
            </w:tcBorders>
            <w:shd w:val="clear" w:color="auto" w:fill="auto"/>
            <w:noWrap/>
            <w:vAlign w:val="bottom"/>
            <w:hideMark/>
          </w:tcPr>
          <w:p w14:paraId="51CDB4EA" w14:textId="79C524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BA247F4" w14:textId="1B13075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Person.CprAdresse.postnummerMindreEndEllerLigMed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7BAF3866" w14:textId="440D992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F172E9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607B42" w14:textId="58B9535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cadr.postnummer.gt</w:t>
            </w:r>
          </w:p>
        </w:tc>
        <w:tc>
          <w:tcPr>
            <w:tcW w:w="1607" w:type="dxa"/>
            <w:tcBorders>
              <w:top w:val="nil"/>
              <w:left w:val="nil"/>
              <w:bottom w:val="single" w:sz="4" w:space="0" w:color="auto"/>
              <w:right w:val="single" w:sz="4" w:space="0" w:color="auto"/>
            </w:tcBorders>
            <w:shd w:val="clear" w:color="auto" w:fill="auto"/>
            <w:noWrap/>
            <w:vAlign w:val="bottom"/>
            <w:hideMark/>
          </w:tcPr>
          <w:p w14:paraId="7B6576C7" w14:textId="58C0340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E8AAE65" w14:textId="609A076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29514D82" w14:textId="101AE01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C0BF20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636A2B" w14:textId="7213E53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cadr.postnummer.ge</w:t>
            </w:r>
          </w:p>
        </w:tc>
        <w:tc>
          <w:tcPr>
            <w:tcW w:w="1607" w:type="dxa"/>
            <w:tcBorders>
              <w:top w:val="nil"/>
              <w:left w:val="nil"/>
              <w:bottom w:val="single" w:sz="4" w:space="0" w:color="auto"/>
              <w:right w:val="single" w:sz="4" w:space="0" w:color="auto"/>
            </w:tcBorders>
            <w:shd w:val="clear" w:color="auto" w:fill="auto"/>
            <w:noWrap/>
            <w:vAlign w:val="bottom"/>
            <w:hideMark/>
          </w:tcPr>
          <w:p w14:paraId="2BECAB25" w14:textId="004D496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16E74C6" w14:textId="3006710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Person.CprAdresse.postnummerStoerreEndEllerLigMed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75828A98" w14:textId="0229F2C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A681AF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51372F" w14:textId="1E52B19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cadr.sidedoer.wi</w:t>
            </w:r>
          </w:p>
        </w:tc>
        <w:tc>
          <w:tcPr>
            <w:tcW w:w="1607" w:type="dxa"/>
            <w:tcBorders>
              <w:top w:val="nil"/>
              <w:left w:val="nil"/>
              <w:bottom w:val="single" w:sz="4" w:space="0" w:color="auto"/>
              <w:right w:val="single" w:sz="4" w:space="0" w:color="auto"/>
            </w:tcBorders>
            <w:shd w:val="clear" w:color="auto" w:fill="auto"/>
            <w:noWrap/>
            <w:vAlign w:val="bottom"/>
            <w:hideMark/>
          </w:tcPr>
          <w:p w14:paraId="03BEDFD8" w14:textId="6574327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C9E05CF" w14:textId="35C1080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Person.CprAdresse.sidedoerErIndeholdtI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6551B3B5" w14:textId="495EA82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C0020D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DF6B5E" w14:textId="4F649F7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cadr.sidedoer.cont</w:t>
            </w:r>
          </w:p>
        </w:tc>
        <w:tc>
          <w:tcPr>
            <w:tcW w:w="1607" w:type="dxa"/>
            <w:tcBorders>
              <w:top w:val="nil"/>
              <w:left w:val="nil"/>
              <w:bottom w:val="single" w:sz="4" w:space="0" w:color="auto"/>
              <w:right w:val="single" w:sz="4" w:space="0" w:color="auto"/>
            </w:tcBorders>
            <w:shd w:val="clear" w:color="auto" w:fill="auto"/>
            <w:noWrap/>
            <w:vAlign w:val="bottom"/>
            <w:hideMark/>
          </w:tcPr>
          <w:p w14:paraId="5426D5BB" w14:textId="6245F81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0E245F1" w14:textId="314B40C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Person.CprAdresse.sidedoerIndeholder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33A214AE" w14:textId="2F00010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1B516A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F9AD54" w14:textId="2E337BD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cadr.sidedoer.eq</w:t>
            </w:r>
          </w:p>
        </w:tc>
        <w:tc>
          <w:tcPr>
            <w:tcW w:w="1607" w:type="dxa"/>
            <w:tcBorders>
              <w:top w:val="nil"/>
              <w:left w:val="nil"/>
              <w:bottom w:val="single" w:sz="4" w:space="0" w:color="auto"/>
              <w:right w:val="single" w:sz="4" w:space="0" w:color="auto"/>
            </w:tcBorders>
            <w:shd w:val="clear" w:color="auto" w:fill="auto"/>
            <w:noWrap/>
            <w:vAlign w:val="bottom"/>
            <w:hideMark/>
          </w:tcPr>
          <w:p w14:paraId="147B50DA" w14:textId="082310A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D96CCC" w14:textId="64C6D08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Person.CprAdresse.sidedoerLigMed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052FB165" w14:textId="3A3B681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BF2463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32EFE3" w14:textId="141452E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1C29D4E6" w14:textId="6ABC617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BD931BB" w14:textId="727B657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Person.CprAdresse.vejadresseringsnavnErIndeholdtI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265592ED" w14:textId="02EF658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278D24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7CAE0E" w14:textId="351614C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422E3583" w14:textId="2B26F28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1C7C80C" w14:textId="103206C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Person.CprAdresse.vejadresseringsnavnIndeholder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68522596" w14:textId="6A3B81F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CD88DC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28802E" w14:textId="07F5FA5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0CCA44FF" w14:textId="029176A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6C5ADC6" w14:textId="2181D47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Person.CprAdresse.vejadresseringsnavnLigMed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28A8552E" w14:textId="0CC08D0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F3D45D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C4748B" w14:textId="51EE63E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chaen.afledtmarkering.eq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5DB7E37E" w14:textId="417BC7D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29F414C" w14:textId="44AEA06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Person.Cprhaendelse.afledtmarkeringLigMed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298E95B" w14:textId="7A4B8D3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DEAB20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AE0827" w14:textId="3F74767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chaen.afleveringsdato.ne</w:t>
            </w:r>
          </w:p>
        </w:tc>
        <w:tc>
          <w:tcPr>
            <w:tcW w:w="1607" w:type="dxa"/>
            <w:tcBorders>
              <w:top w:val="nil"/>
              <w:left w:val="nil"/>
              <w:bottom w:val="single" w:sz="4" w:space="0" w:color="auto"/>
              <w:right w:val="single" w:sz="4" w:space="0" w:color="auto"/>
            </w:tcBorders>
            <w:shd w:val="clear" w:color="auto" w:fill="auto"/>
            <w:noWrap/>
            <w:vAlign w:val="bottom"/>
            <w:hideMark/>
          </w:tcPr>
          <w:p w14:paraId="0B7B83FB" w14:textId="71F212E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82F66C" w14:textId="6ECB963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7345696" w14:textId="134F5AB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EBA674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BC81D9" w14:textId="6658972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chaen.afleveringsdato.eq</w:t>
            </w:r>
          </w:p>
        </w:tc>
        <w:tc>
          <w:tcPr>
            <w:tcW w:w="1607" w:type="dxa"/>
            <w:tcBorders>
              <w:top w:val="nil"/>
              <w:left w:val="nil"/>
              <w:bottom w:val="single" w:sz="4" w:space="0" w:color="auto"/>
              <w:right w:val="single" w:sz="4" w:space="0" w:color="auto"/>
            </w:tcBorders>
            <w:shd w:val="clear" w:color="auto" w:fill="auto"/>
            <w:noWrap/>
            <w:vAlign w:val="bottom"/>
            <w:hideMark/>
          </w:tcPr>
          <w:p w14:paraId="4DCE2A5D" w14:textId="6FAC214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3C0507" w14:textId="3985F77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0E99D62E" w14:textId="6373532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6DC961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18A3A0" w14:textId="5A496DC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chaen.afleveringsdato.lt</w:t>
            </w:r>
          </w:p>
        </w:tc>
        <w:tc>
          <w:tcPr>
            <w:tcW w:w="1607" w:type="dxa"/>
            <w:tcBorders>
              <w:top w:val="nil"/>
              <w:left w:val="nil"/>
              <w:bottom w:val="single" w:sz="4" w:space="0" w:color="auto"/>
              <w:right w:val="single" w:sz="4" w:space="0" w:color="auto"/>
            </w:tcBorders>
            <w:shd w:val="clear" w:color="auto" w:fill="auto"/>
            <w:noWrap/>
            <w:vAlign w:val="bottom"/>
            <w:hideMark/>
          </w:tcPr>
          <w:p w14:paraId="1C49F7A3" w14:textId="4E058C7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ADD8C4" w14:textId="45EA7FE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461CC05" w14:textId="5039B67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D1B79E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779626" w14:textId="511A664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chaen.afleveringsdato.le</w:t>
            </w:r>
          </w:p>
        </w:tc>
        <w:tc>
          <w:tcPr>
            <w:tcW w:w="1607" w:type="dxa"/>
            <w:tcBorders>
              <w:top w:val="nil"/>
              <w:left w:val="nil"/>
              <w:bottom w:val="single" w:sz="4" w:space="0" w:color="auto"/>
              <w:right w:val="single" w:sz="4" w:space="0" w:color="auto"/>
            </w:tcBorders>
            <w:shd w:val="clear" w:color="auto" w:fill="auto"/>
            <w:noWrap/>
            <w:vAlign w:val="bottom"/>
            <w:hideMark/>
          </w:tcPr>
          <w:p w14:paraId="21C811D0" w14:textId="7CD354B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602285" w14:textId="5266BC6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A190681" w14:textId="4A56FBC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D595D7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2144A1" w14:textId="060525B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chaen.afleveringsdato.gt</w:t>
            </w:r>
          </w:p>
        </w:tc>
        <w:tc>
          <w:tcPr>
            <w:tcW w:w="1607" w:type="dxa"/>
            <w:tcBorders>
              <w:top w:val="nil"/>
              <w:left w:val="nil"/>
              <w:bottom w:val="single" w:sz="4" w:space="0" w:color="auto"/>
              <w:right w:val="single" w:sz="4" w:space="0" w:color="auto"/>
            </w:tcBorders>
            <w:shd w:val="clear" w:color="auto" w:fill="auto"/>
            <w:noWrap/>
            <w:vAlign w:val="bottom"/>
            <w:hideMark/>
          </w:tcPr>
          <w:p w14:paraId="51528B8F" w14:textId="0E85522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C0DA32" w14:textId="2BAC4B4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F7F9A91" w14:textId="0BD0985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ED7347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630E7F" w14:textId="5C72231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chaen.afleveringsdato.ge</w:t>
            </w:r>
          </w:p>
        </w:tc>
        <w:tc>
          <w:tcPr>
            <w:tcW w:w="1607" w:type="dxa"/>
            <w:tcBorders>
              <w:top w:val="nil"/>
              <w:left w:val="nil"/>
              <w:bottom w:val="single" w:sz="4" w:space="0" w:color="auto"/>
              <w:right w:val="single" w:sz="4" w:space="0" w:color="auto"/>
            </w:tcBorders>
            <w:shd w:val="clear" w:color="auto" w:fill="auto"/>
            <w:noWrap/>
            <w:vAlign w:val="bottom"/>
            <w:hideMark/>
          </w:tcPr>
          <w:p w14:paraId="6B2FF26E" w14:textId="21BA0EF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744D10" w14:textId="79DDD8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DBD3640" w14:textId="4ECC4E5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B519E1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0516A4" w14:textId="0EE7105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6B42881D" w14:textId="516AA92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6CA829" w14:textId="03E91FC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4D7C0ED3" w14:textId="2175F05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5850E0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2A2E8B" w14:textId="4492E10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6E487D0F" w14:textId="51D06B3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F29E4F" w14:textId="43ADFF5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Person.Cprhaendelse.forretningshaendelseLigMed - </w:t>
            </w:r>
          </w:p>
        </w:tc>
        <w:tc>
          <w:tcPr>
            <w:tcW w:w="1607" w:type="dxa"/>
            <w:tcBorders>
              <w:top w:val="nil"/>
              <w:left w:val="nil"/>
              <w:bottom w:val="single" w:sz="4" w:space="0" w:color="auto"/>
              <w:right w:val="single" w:sz="4" w:space="0" w:color="auto"/>
            </w:tcBorders>
            <w:shd w:val="clear" w:color="auto" w:fill="auto"/>
            <w:noWrap/>
            <w:vAlign w:val="bottom"/>
            <w:hideMark/>
          </w:tcPr>
          <w:p w14:paraId="0FB03244" w14:textId="052A593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071178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780CA5" w14:textId="44AD894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chaen.forretningsomraade.wi</w:t>
            </w:r>
          </w:p>
        </w:tc>
        <w:tc>
          <w:tcPr>
            <w:tcW w:w="1607" w:type="dxa"/>
            <w:tcBorders>
              <w:top w:val="nil"/>
              <w:left w:val="nil"/>
              <w:bottom w:val="single" w:sz="4" w:space="0" w:color="auto"/>
              <w:right w:val="single" w:sz="4" w:space="0" w:color="auto"/>
            </w:tcBorders>
            <w:shd w:val="clear" w:color="auto" w:fill="auto"/>
            <w:noWrap/>
            <w:vAlign w:val="bottom"/>
            <w:hideMark/>
          </w:tcPr>
          <w:p w14:paraId="7489D135" w14:textId="5078D4D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62BD217" w14:textId="4689363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A27B5AA" w14:textId="18F178C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1C173F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A01E36" w14:textId="02B2545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chaen.forretningsomraade.cont</w:t>
            </w:r>
          </w:p>
        </w:tc>
        <w:tc>
          <w:tcPr>
            <w:tcW w:w="1607" w:type="dxa"/>
            <w:tcBorders>
              <w:top w:val="nil"/>
              <w:left w:val="nil"/>
              <w:bottom w:val="single" w:sz="4" w:space="0" w:color="auto"/>
              <w:right w:val="single" w:sz="4" w:space="0" w:color="auto"/>
            </w:tcBorders>
            <w:shd w:val="clear" w:color="auto" w:fill="auto"/>
            <w:noWrap/>
            <w:vAlign w:val="bottom"/>
            <w:hideMark/>
          </w:tcPr>
          <w:p w14:paraId="72B3CFBC" w14:textId="0E5B3BD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35627E" w14:textId="7703AE6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Person.Cprhaendelse.forretningsomraadeIndeholder - </w:t>
            </w:r>
          </w:p>
        </w:tc>
        <w:tc>
          <w:tcPr>
            <w:tcW w:w="1607" w:type="dxa"/>
            <w:tcBorders>
              <w:top w:val="nil"/>
              <w:left w:val="nil"/>
              <w:bottom w:val="single" w:sz="4" w:space="0" w:color="auto"/>
              <w:right w:val="single" w:sz="4" w:space="0" w:color="auto"/>
            </w:tcBorders>
            <w:shd w:val="clear" w:color="auto" w:fill="auto"/>
            <w:noWrap/>
            <w:vAlign w:val="bottom"/>
            <w:hideMark/>
          </w:tcPr>
          <w:p w14:paraId="56107E13" w14:textId="6346F7F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7B78AE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89EAFA" w14:textId="34A3A87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chaen.forretningsomraade.eq</w:t>
            </w:r>
          </w:p>
        </w:tc>
        <w:tc>
          <w:tcPr>
            <w:tcW w:w="1607" w:type="dxa"/>
            <w:tcBorders>
              <w:top w:val="nil"/>
              <w:left w:val="nil"/>
              <w:bottom w:val="single" w:sz="4" w:space="0" w:color="auto"/>
              <w:right w:val="single" w:sz="4" w:space="0" w:color="auto"/>
            </w:tcBorders>
            <w:shd w:val="clear" w:color="auto" w:fill="auto"/>
            <w:noWrap/>
            <w:vAlign w:val="bottom"/>
            <w:hideMark/>
          </w:tcPr>
          <w:p w14:paraId="1708270E" w14:textId="05824F4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ECEFA56" w14:textId="7328D2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Person.Cprhaendelse.forretningsomraadeLigMed - </w:t>
            </w:r>
          </w:p>
        </w:tc>
        <w:tc>
          <w:tcPr>
            <w:tcW w:w="1607" w:type="dxa"/>
            <w:tcBorders>
              <w:top w:val="nil"/>
              <w:left w:val="nil"/>
              <w:bottom w:val="single" w:sz="4" w:space="0" w:color="auto"/>
              <w:right w:val="single" w:sz="4" w:space="0" w:color="auto"/>
            </w:tcBorders>
            <w:shd w:val="clear" w:color="auto" w:fill="auto"/>
            <w:noWrap/>
            <w:vAlign w:val="bottom"/>
            <w:hideMark/>
          </w:tcPr>
          <w:p w14:paraId="55667C33" w14:textId="0019B17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093EA8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5828EA" w14:textId="74B8F61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chaen.rettetden.ne</w:t>
            </w:r>
          </w:p>
        </w:tc>
        <w:tc>
          <w:tcPr>
            <w:tcW w:w="1607" w:type="dxa"/>
            <w:tcBorders>
              <w:top w:val="nil"/>
              <w:left w:val="nil"/>
              <w:bottom w:val="single" w:sz="4" w:space="0" w:color="auto"/>
              <w:right w:val="single" w:sz="4" w:space="0" w:color="auto"/>
            </w:tcBorders>
            <w:shd w:val="clear" w:color="auto" w:fill="auto"/>
            <w:noWrap/>
            <w:vAlign w:val="bottom"/>
            <w:hideMark/>
          </w:tcPr>
          <w:p w14:paraId="4C267BEA" w14:textId="76C6D45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6C90DA" w14:textId="44CCBD0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EFDFB07" w14:textId="7D7CDB5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C463A4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98EC40" w14:textId="39F8312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chaen.rettetden.eq</w:t>
            </w:r>
          </w:p>
        </w:tc>
        <w:tc>
          <w:tcPr>
            <w:tcW w:w="1607" w:type="dxa"/>
            <w:tcBorders>
              <w:top w:val="nil"/>
              <w:left w:val="nil"/>
              <w:bottom w:val="single" w:sz="4" w:space="0" w:color="auto"/>
              <w:right w:val="single" w:sz="4" w:space="0" w:color="auto"/>
            </w:tcBorders>
            <w:shd w:val="clear" w:color="auto" w:fill="auto"/>
            <w:noWrap/>
            <w:vAlign w:val="bottom"/>
            <w:hideMark/>
          </w:tcPr>
          <w:p w14:paraId="56AC175C" w14:textId="0181E7F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090289" w14:textId="6FAC461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Person.Cprhaendelse.rettetdenLigMed - </w:t>
            </w:r>
          </w:p>
        </w:tc>
        <w:tc>
          <w:tcPr>
            <w:tcW w:w="1607" w:type="dxa"/>
            <w:tcBorders>
              <w:top w:val="nil"/>
              <w:left w:val="nil"/>
              <w:bottom w:val="single" w:sz="4" w:space="0" w:color="auto"/>
              <w:right w:val="single" w:sz="4" w:space="0" w:color="auto"/>
            </w:tcBorders>
            <w:shd w:val="clear" w:color="auto" w:fill="auto"/>
            <w:noWrap/>
            <w:vAlign w:val="bottom"/>
            <w:hideMark/>
          </w:tcPr>
          <w:p w14:paraId="2BB2FAA4" w14:textId="3F0ADBD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321368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356677" w14:textId="1EA1B97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chaen.rettetden.lt</w:t>
            </w:r>
          </w:p>
        </w:tc>
        <w:tc>
          <w:tcPr>
            <w:tcW w:w="1607" w:type="dxa"/>
            <w:tcBorders>
              <w:top w:val="nil"/>
              <w:left w:val="nil"/>
              <w:bottom w:val="single" w:sz="4" w:space="0" w:color="auto"/>
              <w:right w:val="single" w:sz="4" w:space="0" w:color="auto"/>
            </w:tcBorders>
            <w:shd w:val="clear" w:color="auto" w:fill="auto"/>
            <w:noWrap/>
            <w:vAlign w:val="bottom"/>
            <w:hideMark/>
          </w:tcPr>
          <w:p w14:paraId="04A8CC6F" w14:textId="3D55516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B772B3" w14:textId="0D203B8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AB81598" w14:textId="2898677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59D4B3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355F09" w14:textId="79C6D7C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chaen.rettetden.le</w:t>
            </w:r>
          </w:p>
        </w:tc>
        <w:tc>
          <w:tcPr>
            <w:tcW w:w="1607" w:type="dxa"/>
            <w:tcBorders>
              <w:top w:val="nil"/>
              <w:left w:val="nil"/>
              <w:bottom w:val="single" w:sz="4" w:space="0" w:color="auto"/>
              <w:right w:val="single" w:sz="4" w:space="0" w:color="auto"/>
            </w:tcBorders>
            <w:shd w:val="clear" w:color="auto" w:fill="auto"/>
            <w:noWrap/>
            <w:vAlign w:val="bottom"/>
            <w:hideMark/>
          </w:tcPr>
          <w:p w14:paraId="268BCA7E" w14:textId="5C512EC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E3FEBE" w14:textId="317BA25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4B096FD" w14:textId="6F0ECF1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F1581C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5A6420" w14:textId="262BCB7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chaen.rettetden.gt</w:t>
            </w:r>
          </w:p>
        </w:tc>
        <w:tc>
          <w:tcPr>
            <w:tcW w:w="1607" w:type="dxa"/>
            <w:tcBorders>
              <w:top w:val="nil"/>
              <w:left w:val="nil"/>
              <w:bottom w:val="single" w:sz="4" w:space="0" w:color="auto"/>
              <w:right w:val="single" w:sz="4" w:space="0" w:color="auto"/>
            </w:tcBorders>
            <w:shd w:val="clear" w:color="auto" w:fill="auto"/>
            <w:noWrap/>
            <w:vAlign w:val="bottom"/>
            <w:hideMark/>
          </w:tcPr>
          <w:p w14:paraId="7CC00AD8" w14:textId="7929AF4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6CFDE5" w14:textId="4F3549B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6553D17" w14:textId="4A591FE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9FAB4F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20BB1C" w14:textId="5829025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chaen.rettetden.ge</w:t>
            </w:r>
          </w:p>
        </w:tc>
        <w:tc>
          <w:tcPr>
            <w:tcW w:w="1607" w:type="dxa"/>
            <w:tcBorders>
              <w:top w:val="nil"/>
              <w:left w:val="nil"/>
              <w:bottom w:val="single" w:sz="4" w:space="0" w:color="auto"/>
              <w:right w:val="single" w:sz="4" w:space="0" w:color="auto"/>
            </w:tcBorders>
            <w:shd w:val="clear" w:color="auto" w:fill="auto"/>
            <w:noWrap/>
            <w:vAlign w:val="bottom"/>
            <w:hideMark/>
          </w:tcPr>
          <w:p w14:paraId="2DB6F8EA" w14:textId="384C546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77F762" w14:textId="634F744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85A444B" w14:textId="7A2C6E6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C3D234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FDE2D2" w14:textId="15936DF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flyt.bemaerkninger.wi</w:t>
            </w:r>
          </w:p>
        </w:tc>
        <w:tc>
          <w:tcPr>
            <w:tcW w:w="1607" w:type="dxa"/>
            <w:tcBorders>
              <w:top w:val="nil"/>
              <w:left w:val="nil"/>
              <w:bottom w:val="single" w:sz="4" w:space="0" w:color="auto"/>
              <w:right w:val="single" w:sz="4" w:space="0" w:color="auto"/>
            </w:tcBorders>
            <w:shd w:val="clear" w:color="auto" w:fill="auto"/>
            <w:noWrap/>
            <w:vAlign w:val="bottom"/>
            <w:hideMark/>
          </w:tcPr>
          <w:p w14:paraId="03F33968" w14:textId="53EF220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4EDF738" w14:textId="17F868D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Person.Flyttepaabud.bemaerkningerErIndeholdtI - Fritekstfelt til </w:t>
            </w:r>
            <w:r>
              <w:rPr>
                <w:rFonts w:ascii="Verdana" w:hAnsi="Verdana"/>
                <w:sz w:val="20"/>
                <w:szCs w:val="20"/>
              </w:rPr>
              <w:lastRenderedPageBreak/>
              <w:t>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5831DECC" w14:textId="2FD9D55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523569" w:rsidRPr="00360E00" w14:paraId="6D07F39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7FDB0D" w14:textId="52DA6C6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flyt.bemaerkninger.cont</w:t>
            </w:r>
          </w:p>
        </w:tc>
        <w:tc>
          <w:tcPr>
            <w:tcW w:w="1607" w:type="dxa"/>
            <w:tcBorders>
              <w:top w:val="nil"/>
              <w:left w:val="nil"/>
              <w:bottom w:val="single" w:sz="4" w:space="0" w:color="auto"/>
              <w:right w:val="single" w:sz="4" w:space="0" w:color="auto"/>
            </w:tcBorders>
            <w:shd w:val="clear" w:color="auto" w:fill="auto"/>
            <w:noWrap/>
            <w:vAlign w:val="bottom"/>
            <w:hideMark/>
          </w:tcPr>
          <w:p w14:paraId="64033D4A" w14:textId="207CB62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B53293B" w14:textId="6B64EC1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Person.Flyttepaabud.bemaerkningerIndeholder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7061A51B" w14:textId="19C29DE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E319E2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17FE21" w14:textId="5A30758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flyt.bemaerkninger.eq</w:t>
            </w:r>
          </w:p>
        </w:tc>
        <w:tc>
          <w:tcPr>
            <w:tcW w:w="1607" w:type="dxa"/>
            <w:tcBorders>
              <w:top w:val="nil"/>
              <w:left w:val="nil"/>
              <w:bottom w:val="single" w:sz="4" w:space="0" w:color="auto"/>
              <w:right w:val="single" w:sz="4" w:space="0" w:color="auto"/>
            </w:tcBorders>
            <w:shd w:val="clear" w:color="auto" w:fill="auto"/>
            <w:noWrap/>
            <w:vAlign w:val="bottom"/>
            <w:hideMark/>
          </w:tcPr>
          <w:p w14:paraId="647D2CF3" w14:textId="1019378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13254DF" w14:textId="46E650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Person.Flyttepaabud.bemaerkningerLigMed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72EECCBF" w14:textId="0CBD49B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7107C4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8CB480" w14:textId="54C26CA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0F58225" w14:textId="41CEA40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8E91A5" w14:textId="2F7748D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976365E" w14:textId="0E32C8C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0A5864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7D931B" w14:textId="4D4C94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2813352" w14:textId="0DDA197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9AB9B0" w14:textId="03108FC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7D27A2A" w14:textId="2D69789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F16A12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1E5180" w14:textId="424375B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B297C4E" w14:textId="31080E4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92B040" w14:textId="1D188BF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3806103" w14:textId="51BF4CB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C1D735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31590B" w14:textId="32EEE03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A31C8D8" w14:textId="111CB91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F2FC1B" w14:textId="15F5345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EBE7863" w14:textId="7AE4F18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498DF8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DE905F" w14:textId="3C12835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555562B" w14:textId="2D44619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D7784E" w14:textId="42EF8C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62F0327" w14:textId="7AE177D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4042EB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C55C78" w14:textId="36C000C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9795A89" w14:textId="7EEA7B4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9305AC" w14:textId="04883A5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64D7166" w14:textId="79331D0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B42E9EA"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8037EE" w14:textId="38ECA3C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folk.status.wi</w:t>
            </w:r>
          </w:p>
        </w:tc>
        <w:tc>
          <w:tcPr>
            <w:tcW w:w="1607" w:type="dxa"/>
            <w:tcBorders>
              <w:top w:val="nil"/>
              <w:left w:val="nil"/>
              <w:bottom w:val="single" w:sz="4" w:space="0" w:color="auto"/>
              <w:right w:val="single" w:sz="4" w:space="0" w:color="auto"/>
            </w:tcBorders>
            <w:shd w:val="clear" w:color="auto" w:fill="auto"/>
            <w:noWrap/>
            <w:vAlign w:val="bottom"/>
            <w:hideMark/>
          </w:tcPr>
          <w:p w14:paraId="54EE9A93" w14:textId="6954D3C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60ACCF91" w14:textId="764E41A0" w:rsidR="00523569" w:rsidRPr="00360E00" w:rsidRDefault="00523569"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Person.Folkekirke.statusErIndeholdtI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60A3E988" w14:textId="3338956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C4D8A42"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1471E1" w14:textId="1CC786A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folk.status.eq</w:t>
            </w:r>
          </w:p>
        </w:tc>
        <w:tc>
          <w:tcPr>
            <w:tcW w:w="1607" w:type="dxa"/>
            <w:tcBorders>
              <w:top w:val="nil"/>
              <w:left w:val="nil"/>
              <w:bottom w:val="single" w:sz="4" w:space="0" w:color="auto"/>
              <w:right w:val="single" w:sz="4" w:space="0" w:color="auto"/>
            </w:tcBorders>
            <w:shd w:val="clear" w:color="auto" w:fill="auto"/>
            <w:noWrap/>
            <w:vAlign w:val="bottom"/>
            <w:hideMark/>
          </w:tcPr>
          <w:p w14:paraId="28617D3C" w14:textId="2D84808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3F0E3EFD" w14:textId="4F4414DC" w:rsidR="00523569" w:rsidRPr="00360E00" w:rsidRDefault="00523569"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Person.Folkekirke.statusLigMed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209341BC" w14:textId="01E116E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534EB7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BDF252" w14:textId="3337C99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folk.tilhoersforhold.wi</w:t>
            </w:r>
          </w:p>
        </w:tc>
        <w:tc>
          <w:tcPr>
            <w:tcW w:w="1607" w:type="dxa"/>
            <w:tcBorders>
              <w:top w:val="nil"/>
              <w:left w:val="nil"/>
              <w:bottom w:val="single" w:sz="4" w:space="0" w:color="auto"/>
              <w:right w:val="single" w:sz="4" w:space="0" w:color="auto"/>
            </w:tcBorders>
            <w:shd w:val="clear" w:color="auto" w:fill="auto"/>
            <w:noWrap/>
            <w:vAlign w:val="bottom"/>
            <w:hideMark/>
          </w:tcPr>
          <w:p w14:paraId="730626A7" w14:textId="7E3CCE5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4E05BFF7" w14:textId="7DC4CA73" w:rsidR="00523569" w:rsidRPr="00360E00" w:rsidRDefault="00523569"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Person.Folkekirke.tilhoersforholdErIndeholdtI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4DA244C4" w14:textId="01979EE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585FF2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3A3362" w14:textId="30B6F66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folk.tilhoersforhold.eq</w:t>
            </w:r>
          </w:p>
        </w:tc>
        <w:tc>
          <w:tcPr>
            <w:tcW w:w="1607" w:type="dxa"/>
            <w:tcBorders>
              <w:top w:val="nil"/>
              <w:left w:val="nil"/>
              <w:bottom w:val="single" w:sz="4" w:space="0" w:color="auto"/>
              <w:right w:val="single" w:sz="4" w:space="0" w:color="auto"/>
            </w:tcBorders>
            <w:shd w:val="clear" w:color="auto" w:fill="auto"/>
            <w:noWrap/>
            <w:vAlign w:val="bottom"/>
            <w:hideMark/>
          </w:tcPr>
          <w:p w14:paraId="65D219CE" w14:textId="7616BC8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4834E08F" w14:textId="614AA153" w:rsidR="00523569" w:rsidRPr="00360E00" w:rsidRDefault="00523569"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Person.Folkekirke.tilhoersforholdLigMed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2F9796EE" w14:textId="071BEA8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0ABA84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9A5B13" w14:textId="550052A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CA4D4ED" w14:textId="086F607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A894696" w14:textId="33D50EA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F65D50F" w14:textId="0FA0BAF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6311CC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642B39" w14:textId="243197C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1DB0BB7" w14:textId="1D99A0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B5D40E5" w14:textId="29A60F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38F9417" w14:textId="62B8B65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E656AF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2A0A30" w14:textId="6337E80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8D58BA2" w14:textId="72CDCFE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35AA888" w14:textId="5CAEA07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8004BB6" w14:textId="324E1E3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901723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C49A0F" w14:textId="79EAE8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8570A9D" w14:textId="43E33E0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3F08B7" w14:textId="7FCFF87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33E52F5" w14:textId="687D0B6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5C539C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87B9CA" w14:textId="202C7F5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CEF665A" w14:textId="661EC4A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368114" w14:textId="456C6CB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102DC2B" w14:textId="6B93FEC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6410F5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469789" w14:textId="27A1DE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51300922" w14:textId="07E775B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DB3731" w14:textId="559C17D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6E1247A" w14:textId="604C7B6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579932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F69790" w14:textId="71283EB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72114B3" w14:textId="2FFAFA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B24095E" w14:textId="4A5C686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0883C2E" w14:textId="561D883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F66D3E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0FA605" w14:textId="45FF6F2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7610002" w14:textId="735949A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4A1FAB" w14:textId="436C1F0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9ADE640" w14:textId="25EF3DC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C34D75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DD3185" w14:textId="6621431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EC1900F" w14:textId="2517E71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C079FF" w14:textId="2108D1A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D1510DE" w14:textId="6A605A1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F5418D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35CB0C" w14:textId="0D6C534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folk.virkningtil.lt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34BB45E1" w14:textId="0FC3DCD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749D43" w14:textId="67FB8B8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7C1C2A0" w14:textId="3824A41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9543A0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49CA18" w14:textId="70B6FAD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1DADA54" w14:textId="36C1DBB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F699A9" w14:textId="46165AE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671DDBC" w14:textId="62A98FC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6AB38C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4227DB" w14:textId="1DFDB2E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7FFE12F" w14:textId="28C58AE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6EC61A" w14:textId="3D6DCBB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AB2C137" w14:textId="382C9CC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A8DED7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AE871B" w14:textId="228800D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F81FBF6" w14:textId="56963E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ABEE73" w14:textId="5CF35B5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6E782B4" w14:textId="7F040CE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450B85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DB98F1" w14:textId="596F836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0871D8F" w14:textId="261215D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A85BFC7" w14:textId="1EDD7F4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81B2469" w14:textId="32687EE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17C489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BDE176" w14:textId="6DD9B2B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fopl.foraelderrolle.wi</w:t>
            </w:r>
          </w:p>
        </w:tc>
        <w:tc>
          <w:tcPr>
            <w:tcW w:w="1607" w:type="dxa"/>
            <w:tcBorders>
              <w:top w:val="nil"/>
              <w:left w:val="nil"/>
              <w:bottom w:val="single" w:sz="4" w:space="0" w:color="auto"/>
              <w:right w:val="single" w:sz="4" w:space="0" w:color="auto"/>
            </w:tcBorders>
            <w:shd w:val="clear" w:color="auto" w:fill="auto"/>
            <w:noWrap/>
            <w:vAlign w:val="bottom"/>
            <w:hideMark/>
          </w:tcPr>
          <w:p w14:paraId="7A7F5A9C" w14:textId="53AA234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2C3FE59" w14:textId="4117F39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401508F" w14:textId="4EE8ECC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D08D6B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F94351" w14:textId="58D070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fopl.foraelderrolle.eq</w:t>
            </w:r>
          </w:p>
        </w:tc>
        <w:tc>
          <w:tcPr>
            <w:tcW w:w="1607" w:type="dxa"/>
            <w:tcBorders>
              <w:top w:val="nil"/>
              <w:left w:val="nil"/>
              <w:bottom w:val="single" w:sz="4" w:space="0" w:color="auto"/>
              <w:right w:val="single" w:sz="4" w:space="0" w:color="auto"/>
            </w:tcBorders>
            <w:shd w:val="clear" w:color="auto" w:fill="auto"/>
            <w:noWrap/>
            <w:vAlign w:val="bottom"/>
            <w:hideMark/>
          </w:tcPr>
          <w:p w14:paraId="00981CF9" w14:textId="4F8AE2C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69C25D1" w14:textId="1E2A38A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0F63A6F6" w14:textId="54CCCC3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C7D497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23641B" w14:textId="4FC245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3C4506E" w14:textId="6B042B7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4E3FAA" w14:textId="1A0365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DED1CF8" w14:textId="0F64EB3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36A489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78E966" w14:textId="2D9FBDD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29EAF51" w14:textId="644207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B89848" w14:textId="541D9DB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0B6E48A" w14:textId="0F38191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27295F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6EB2A0" w14:textId="7626AC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4C776C5" w14:textId="44A4E5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244AD1" w14:textId="0502057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257194E" w14:textId="3998D75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2D2382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EFC2EE" w14:textId="378ACD8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915DFA7" w14:textId="62FC47A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31F68A" w14:textId="0354C82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2CBE30D" w14:textId="6690344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2CA878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C1D0A4" w14:textId="453237A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76E098E" w14:textId="328EB4F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716E98" w14:textId="27C0A49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1AC872D" w14:textId="24773EA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68A063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BE89D5" w14:textId="0DAB419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EBA92E9" w14:textId="7DFF3A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6A2C904" w14:textId="437A16D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E066628" w14:textId="3DCB582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217E5F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1D4538" w14:textId="3D028BE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5F55C00" w14:textId="25BE7A7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0D719C9" w14:textId="176D9EC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704E6D2" w14:textId="6371B0F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61219EB"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DE650A" w14:textId="1B9F61D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fmyn.indehaverrolle.wi</w:t>
            </w:r>
          </w:p>
        </w:tc>
        <w:tc>
          <w:tcPr>
            <w:tcW w:w="1607" w:type="dxa"/>
            <w:tcBorders>
              <w:top w:val="nil"/>
              <w:left w:val="nil"/>
              <w:bottom w:val="single" w:sz="4" w:space="0" w:color="auto"/>
              <w:right w:val="single" w:sz="4" w:space="0" w:color="auto"/>
            </w:tcBorders>
            <w:shd w:val="clear" w:color="auto" w:fill="auto"/>
            <w:noWrap/>
            <w:vAlign w:val="bottom"/>
            <w:hideMark/>
          </w:tcPr>
          <w:p w14:paraId="03D6F38C" w14:textId="4C79CBC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6849FD33" w14:textId="778B5420" w:rsidR="00523569" w:rsidRPr="00360E00" w:rsidRDefault="00523569"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9838855" w14:textId="372750B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266732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791BB8" w14:textId="7A50C83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fmyn.indehaverrolle.eq</w:t>
            </w:r>
          </w:p>
        </w:tc>
        <w:tc>
          <w:tcPr>
            <w:tcW w:w="1607" w:type="dxa"/>
            <w:tcBorders>
              <w:top w:val="nil"/>
              <w:left w:val="nil"/>
              <w:bottom w:val="single" w:sz="4" w:space="0" w:color="auto"/>
              <w:right w:val="single" w:sz="4" w:space="0" w:color="auto"/>
            </w:tcBorders>
            <w:shd w:val="clear" w:color="auto" w:fill="auto"/>
            <w:noWrap/>
            <w:vAlign w:val="bottom"/>
            <w:hideMark/>
          </w:tcPr>
          <w:p w14:paraId="24294966" w14:textId="081D94E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5EF18294" w14:textId="71E59736" w:rsidR="00523569" w:rsidRPr="00360E00" w:rsidRDefault="00523569"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722B4E44" w14:textId="0FE6EF2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6A60E4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5B662C" w14:textId="29715A7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06B6DC4" w14:textId="7CA7B8D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5EE97F" w14:textId="496B838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8307931" w14:textId="3CA2718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7333A6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7EFD47" w14:textId="3EEAB99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1C7892C" w14:textId="4DDF86E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E64AE7" w14:textId="13469DE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13D46BAB" w14:textId="1724DF9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77356E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53DBCD" w14:textId="7CA380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32440A2" w14:textId="278288C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D055AD" w14:textId="55C5F02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373AAFD" w14:textId="259B6C1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05E6F6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DA593F" w14:textId="568EEA0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99ECAF6" w14:textId="43B5CEF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DD099E" w14:textId="30D09B5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9C6F2D3" w14:textId="4DE41D6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96A9F8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E3B734" w14:textId="4348556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67F80CFF" w14:textId="490217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177AF0" w14:textId="703D3ED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9D41D08" w14:textId="78A0F51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E27179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78211E" w14:textId="51E6EFF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D9B5284" w14:textId="239169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B96AE5" w14:textId="1C94630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6469DF8" w14:textId="03A77B3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DCE665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C02C36" w14:textId="4B2F33B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436CC3DF" w14:textId="6CDEDC0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EA31AF4" w14:textId="48A4647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24DCD6C" w14:textId="65AF410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8A2F96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39546E" w14:textId="0F5ED04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6C68A93E" w14:textId="4368539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631B2F4" w14:textId="145B72A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BAAF5C2" w14:textId="1349CC8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8D738E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45D948" w14:textId="1139284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fmyn.virkningtil.eq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5AD46DF" w14:textId="58CBB4B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38496D3" w14:textId="19E19B4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09B173B" w14:textId="7F0F3D8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BBE556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AFDE19" w14:textId="06B911A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CE8448A" w14:textId="04E62B6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59A4BB6" w14:textId="0D1ACC3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B5735F9" w14:textId="5818C7E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874C9A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DFBA0B" w14:textId="49BA8B3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4F11F7A" w14:textId="147AA43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5138E1" w14:textId="3FFA2AB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3FFD400" w14:textId="7B45A7C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024EB3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6A1592" w14:textId="3A42CD2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7CA3118" w14:textId="2FC4D97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CA4241" w14:textId="2DD84A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45C9DF7" w14:textId="5D9FC26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AD8D65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6078B2" w14:textId="54F1C60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70304BB" w14:textId="5A46E7D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D93906" w14:textId="6D39E3A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D6D72C5" w14:textId="60DF336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251B4C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A4B614" w14:textId="6DC3664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78EA069D" w14:textId="7C38BC8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50C9DDC" w14:textId="27A4E94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010DF43" w14:textId="7C96DE4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6AF2EC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90186B" w14:textId="42D92EB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0A05A5A7" w14:textId="20E1167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5B0B6E9" w14:textId="7626B43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3765C7CF" w14:textId="45DD2AB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E5BAF5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A1AB29" w14:textId="50BC0B3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A2FFFD6" w14:textId="59061B6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769A92" w14:textId="5A5759D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714A71C" w14:textId="641EC29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0F5EE5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638CF5" w14:textId="0B1BA56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C234462" w14:textId="3EA5EB2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0331FB" w14:textId="7E3B764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5A11D82" w14:textId="4A369C8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2980DA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C4C7C9" w14:textId="2C209DC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9313793" w14:textId="7A51728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2DB5CE" w14:textId="21A33D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4A46A8A" w14:textId="0E8E25D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740DAF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5040CB" w14:textId="7E4EB0D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7D27B06" w14:textId="2BE4605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C64F66" w14:textId="4F37C67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2E0DB10" w14:textId="29C6B38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A22C64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1C1921" w14:textId="46E12CA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6FCEF10" w14:textId="477A3BB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6C1E1E" w14:textId="37518E6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ECC2E8E" w14:textId="4ED1FF9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B70773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1CFFE3" w14:textId="6946C70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A91717E" w14:textId="5B4D3CF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BBDA4C" w14:textId="3D28B42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9B26244" w14:textId="5D93657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8948F7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9A2869" w14:textId="7AA8CD1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90D1D3C" w14:textId="38D0C80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7275F83" w14:textId="3C971B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C8800D3" w14:textId="0C19E2D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D92461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51C3BF" w14:textId="5820772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9CF2A3C" w14:textId="7088B2B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94344F" w14:textId="473E02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FA7A5D8" w14:textId="30E3B2F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6BC4A8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975BC9" w14:textId="2A56139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CA904C8" w14:textId="433B2C0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2979E5" w14:textId="5013DE2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1362F2C" w14:textId="253E7C6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07B96F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8408F1" w14:textId="6938178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457DA1B" w14:textId="27EC274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572A27" w14:textId="29ACC62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FF90D2F" w14:textId="643BD3A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9AD904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5A97B5" w14:textId="6633EB6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E7AD3C4" w14:textId="70DA0B8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1AFE4F" w14:textId="77F84C3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B9B237F" w14:textId="0B900F9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872539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850F7F" w14:textId="30B26C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45B03FD9" w14:textId="47F9F64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58E30F8" w14:textId="5B6A7C2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AF94901" w14:textId="1F28D28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C60DC2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FE032C" w14:textId="7C209AD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FCCB315" w14:textId="09E2281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AFF0F75" w14:textId="4428D47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600EBC0" w14:textId="6D6CD35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646BBB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E97404" w14:textId="02F3B9B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6914A6BA" w14:textId="5B27B17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84D0F5A" w14:textId="1CCFE6D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1F52CB1C" w14:textId="6ED8ABD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788C9D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9C9E25" w14:textId="09442A4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komfor.bemaerkninger.wi</w:t>
            </w:r>
          </w:p>
        </w:tc>
        <w:tc>
          <w:tcPr>
            <w:tcW w:w="1607" w:type="dxa"/>
            <w:tcBorders>
              <w:top w:val="nil"/>
              <w:left w:val="nil"/>
              <w:bottom w:val="single" w:sz="4" w:space="0" w:color="auto"/>
              <w:right w:val="single" w:sz="4" w:space="0" w:color="auto"/>
            </w:tcBorders>
            <w:shd w:val="clear" w:color="000000" w:fill="FFFFFF"/>
            <w:noWrap/>
            <w:vAlign w:val="bottom"/>
            <w:hideMark/>
          </w:tcPr>
          <w:p w14:paraId="6D6BC788" w14:textId="17158B1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AD2A14B" w14:textId="308550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Person.KommunaleForhold.bemaerkningerErIndeholdtI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5D82A1DF" w14:textId="055E435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789CB0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B52C07" w14:textId="0C4966C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komfor.bemaerkninger.cont</w:t>
            </w:r>
          </w:p>
        </w:tc>
        <w:tc>
          <w:tcPr>
            <w:tcW w:w="1607" w:type="dxa"/>
            <w:tcBorders>
              <w:top w:val="nil"/>
              <w:left w:val="nil"/>
              <w:bottom w:val="single" w:sz="4" w:space="0" w:color="auto"/>
              <w:right w:val="single" w:sz="4" w:space="0" w:color="auto"/>
            </w:tcBorders>
            <w:shd w:val="clear" w:color="000000" w:fill="FFFFFF"/>
            <w:noWrap/>
            <w:vAlign w:val="bottom"/>
            <w:hideMark/>
          </w:tcPr>
          <w:p w14:paraId="2266F56A" w14:textId="76F8866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2E1BA6C" w14:textId="301E630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Person.KommunaleForhold.bemaerkningerIndeholder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08B9B60D" w14:textId="18C9425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DFFD4D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3E3E6E" w14:textId="7C0375D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komfor.bemaerkninger.eq</w:t>
            </w:r>
          </w:p>
        </w:tc>
        <w:tc>
          <w:tcPr>
            <w:tcW w:w="1607" w:type="dxa"/>
            <w:tcBorders>
              <w:top w:val="nil"/>
              <w:left w:val="nil"/>
              <w:bottom w:val="single" w:sz="4" w:space="0" w:color="auto"/>
              <w:right w:val="single" w:sz="4" w:space="0" w:color="auto"/>
            </w:tcBorders>
            <w:shd w:val="clear" w:color="000000" w:fill="FFFFFF"/>
            <w:noWrap/>
            <w:vAlign w:val="bottom"/>
            <w:hideMark/>
          </w:tcPr>
          <w:p w14:paraId="5AEDE3F7" w14:textId="2BCCE90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34F6B0C" w14:textId="1087DB4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Person.KommunaleForhold.bemaerkningerLigMed - Fritekstfelt til </w:t>
            </w:r>
            <w:r>
              <w:rPr>
                <w:rFonts w:ascii="Verdana" w:hAnsi="Verdana"/>
                <w:sz w:val="20"/>
                <w:szCs w:val="20"/>
              </w:rPr>
              <w:lastRenderedPageBreak/>
              <w:t>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48CA8FEA" w14:textId="46F3237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523569" w:rsidRPr="00360E00" w14:paraId="6AFCC00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95AF05" w14:textId="78A406F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komfor.kommunaleforholdskode.wi</w:t>
            </w:r>
          </w:p>
        </w:tc>
        <w:tc>
          <w:tcPr>
            <w:tcW w:w="1607" w:type="dxa"/>
            <w:tcBorders>
              <w:top w:val="nil"/>
              <w:left w:val="nil"/>
              <w:bottom w:val="single" w:sz="4" w:space="0" w:color="auto"/>
              <w:right w:val="single" w:sz="4" w:space="0" w:color="auto"/>
            </w:tcBorders>
            <w:shd w:val="clear" w:color="000000" w:fill="FFFFFF"/>
            <w:noWrap/>
            <w:vAlign w:val="bottom"/>
            <w:hideMark/>
          </w:tcPr>
          <w:p w14:paraId="5B684E5F" w14:textId="47ACD6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B938095" w14:textId="4CA713D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Person.KommunaleForhold.kommunaleforholdskodeErIndeholdtI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74B8A772" w14:textId="40B0988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533C97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5F402D" w14:textId="51D7B40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komfor.kommunaleforholdskode.cont</w:t>
            </w:r>
          </w:p>
        </w:tc>
        <w:tc>
          <w:tcPr>
            <w:tcW w:w="1607" w:type="dxa"/>
            <w:tcBorders>
              <w:top w:val="nil"/>
              <w:left w:val="nil"/>
              <w:bottom w:val="single" w:sz="4" w:space="0" w:color="auto"/>
              <w:right w:val="single" w:sz="4" w:space="0" w:color="auto"/>
            </w:tcBorders>
            <w:shd w:val="clear" w:color="000000" w:fill="FFFFFF"/>
            <w:noWrap/>
            <w:vAlign w:val="bottom"/>
            <w:hideMark/>
          </w:tcPr>
          <w:p w14:paraId="4A2DFFC0" w14:textId="5B22539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1B936E6" w14:textId="199E2E6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Person.KommunaleForhold.kommunaleforholdskodeIndeholder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197C00B4" w14:textId="6465C87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4E846A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C5A0EA" w14:textId="2FC7F11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komfor.kommunaleforholdskode.eq</w:t>
            </w:r>
          </w:p>
        </w:tc>
        <w:tc>
          <w:tcPr>
            <w:tcW w:w="1607" w:type="dxa"/>
            <w:tcBorders>
              <w:top w:val="nil"/>
              <w:left w:val="nil"/>
              <w:bottom w:val="single" w:sz="4" w:space="0" w:color="auto"/>
              <w:right w:val="single" w:sz="4" w:space="0" w:color="auto"/>
            </w:tcBorders>
            <w:shd w:val="clear" w:color="000000" w:fill="FFFFFF"/>
            <w:noWrap/>
            <w:vAlign w:val="bottom"/>
            <w:hideMark/>
          </w:tcPr>
          <w:p w14:paraId="2EBB2F6A" w14:textId="2478EF3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E16B977" w14:textId="4E7E3ED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Person.KommunaleForhold.kommunaleforholdskodeLigMed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28D600C5" w14:textId="5C3C9AF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B7028E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EC5521" w14:textId="1C12A53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7E8ABD9C" w14:textId="1258150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B98F5B8" w14:textId="582A96C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Person.KommunaleForhold.kommunaleforholdstypeErIndeholdtI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26176AFD" w14:textId="74E78B8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18738F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DDFA36" w14:textId="71E103E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06D4D0CC" w14:textId="605F759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D5ADA28" w14:textId="1D96C1C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Person.KommunaleForhold.kommunaleforholdstypeLigMed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11700547" w14:textId="3B95BB2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E09310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A1B3E7" w14:textId="7A398D4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57F59AB" w14:textId="0CEE9D6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9FCA2B" w14:textId="3919A84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A1B8D51" w14:textId="28596B2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9FED68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AA696D" w14:textId="0971B72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19B67EC" w14:textId="6A8D0FA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EE7CBD" w14:textId="409ED03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5341463" w14:textId="27A59CB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AFBFE6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780A14" w14:textId="1779620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827545F" w14:textId="26B1BE8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DC6F58" w14:textId="0BE7AFD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EA8561B" w14:textId="5251A0A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542F92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5BC940" w14:textId="208DD0F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C44848E" w14:textId="7B96251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9DE911" w14:textId="4A1AA8C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40314D5" w14:textId="7BC9624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DC4AFF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5E56B1" w14:textId="77CD5B3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F309D3E" w14:textId="1C32651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0D1E4D" w14:textId="545DF2A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D505473" w14:textId="3333112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BA1D62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9EAD89" w14:textId="492654F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B741358" w14:textId="5E9595D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17081C" w14:textId="2BA22F5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19EFECE" w14:textId="07FF45C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FD942B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A0EA7D" w14:textId="67255C2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A5074DB" w14:textId="1F4C409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B9FDF47" w14:textId="4B56E28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F45B262" w14:textId="5F3E4B8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964CBB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E1AD56" w14:textId="73E49A7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78C3BF70" w14:textId="24069CF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8942DFE" w14:textId="2CBFE8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Person.KontaktAdresse.simpelAdresseIndeholder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37B517F4" w14:textId="59408E0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523569" w:rsidRPr="00360E00" w14:paraId="6E6ECD1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E7669E" w14:textId="1C9535C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4A58BE5F" w14:textId="233DC71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98C2FD5" w14:textId="283C1A8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213D8BF" w14:textId="24D1CB1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21FA69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BF8E14" w14:textId="1F69E1D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6EBA661C" w14:textId="3C0ABC5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FEC3FFF" w14:textId="02E751E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5601558" w14:textId="7F3D188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E09184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47A01D" w14:textId="65E1D8B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2DD652AD" w14:textId="2442E8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2E7E08" w14:textId="35D792D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1CA5C1D0" w14:textId="2A282D8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C2929F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F58C8C" w14:textId="6267401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301DC382" w14:textId="2E12F7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0E2143E" w14:textId="5A2D851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Person.Kontaktadresse.SupplerendeAdresse.startmyndighedsnavnErIndeho</w:t>
            </w:r>
            <w:r>
              <w:rPr>
                <w:rFonts w:ascii="Verdana" w:hAnsi="Verdana"/>
                <w:sz w:val="20"/>
                <w:szCs w:val="20"/>
              </w:rPr>
              <w:lastRenderedPageBreak/>
              <w:t>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C2F42F8" w14:textId="1F58EBC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523569" w:rsidRPr="00360E00" w14:paraId="3F80A27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3CCB12" w14:textId="3158F76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41472431" w14:textId="3D17C4F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1443D8C" w14:textId="01A719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11FA0438" w14:textId="027A258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16A8C3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E4E1E8" w14:textId="22FF73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1BBB49BD" w14:textId="3D0991A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B08A3EF" w14:textId="3325F55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15860495" w14:textId="524122C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504A6A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92DE44" w14:textId="27DF296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065DC4D" w14:textId="3743D50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C14AB8" w14:textId="404FE5A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85C3906" w14:textId="542AF4E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5E3D21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78FCF4" w14:textId="0F02916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28CD24B" w14:textId="7090A8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6C3CD3" w14:textId="788DFA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6661942" w14:textId="79D134C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726FF8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FEAEE5" w14:textId="69E3B75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8883D12" w14:textId="5FFDBC8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9B7FA7" w14:textId="24376AA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17D18A4" w14:textId="7D03650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449DD6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24CCFB" w14:textId="0648A28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4D8ABAD" w14:textId="2B8EEF3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3ED44D" w14:textId="257C5F0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063809D" w14:textId="2F56A36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CC59EA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C088FF" w14:textId="29C682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55475C8" w14:textId="3F7CCC3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3736A7" w14:textId="31B2577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5385299" w14:textId="21D1ED4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AC0C26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657703" w14:textId="0D89C65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393AD64" w14:textId="7989EA5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6FC68C" w14:textId="3AF0E2E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220AE04" w14:textId="463E82B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1A8B37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EE68BD" w14:textId="6729F13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83528DF" w14:textId="4F18789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6DE9ED" w14:textId="78D6307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5B3E6C3" w14:textId="4C0EEEC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E95B19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FA846B" w14:textId="73EAE0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8B6FE1F" w14:textId="14BEB4C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3FD1D7" w14:textId="732AC30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E61F234" w14:textId="4A8A053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27BF39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CA1179" w14:textId="2BF614A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60D03DB" w14:textId="1A82003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59CB8A" w14:textId="084EF96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BE244F3" w14:textId="58C2997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EC3027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3DF055" w14:textId="3C865B2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B39B0FD" w14:textId="0963906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47B804" w14:textId="4BA6AF5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D6B770C" w14:textId="54A11E6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0CEC70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4279DB" w14:textId="44183D0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3498C3E" w14:textId="70EAB0D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95FD84" w14:textId="768F7D9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02B865F" w14:textId="79D15D4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2873CF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B6FDB6" w14:textId="6FF41D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2300D99" w14:textId="03198DB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86A8A9" w14:textId="065EFC2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1011B76" w14:textId="04FC270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47BC5F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3A5A98" w14:textId="5871431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2EB26006" w14:textId="0C27D6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C1A81C0" w14:textId="6F56029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Person.Navn.adresseringsnavnErIndeholdtI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6FF065BC" w14:textId="51AE764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4311B7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66B1DB" w14:textId="2CFB91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3DC1F4A7" w14:textId="4A0304B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D37931" w14:textId="70D8484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Person.Navn.adresseringsnavnIndeholder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4FDD346D" w14:textId="3459B24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53B7AE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F71386" w14:textId="7019D3A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13B4C231" w14:textId="29DA1A9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88A825B" w14:textId="049CA31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Person.Navn.adresseringsnavnLigMed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14B7AB83" w14:textId="082842F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F8AAD3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E61614" w14:textId="0B9D4F9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navn.efternavn.wi</w:t>
            </w:r>
          </w:p>
        </w:tc>
        <w:tc>
          <w:tcPr>
            <w:tcW w:w="1607" w:type="dxa"/>
            <w:tcBorders>
              <w:top w:val="nil"/>
              <w:left w:val="nil"/>
              <w:bottom w:val="single" w:sz="4" w:space="0" w:color="auto"/>
              <w:right w:val="single" w:sz="4" w:space="0" w:color="auto"/>
            </w:tcBorders>
            <w:shd w:val="clear" w:color="auto" w:fill="auto"/>
            <w:noWrap/>
            <w:vAlign w:val="bottom"/>
            <w:hideMark/>
          </w:tcPr>
          <w:p w14:paraId="56E9DF45" w14:textId="2D02987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5274A62" w14:textId="579ED8F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Person.Navn.efternavnErIndeholdtI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2F5D7628" w14:textId="03F5E16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FD3F62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247BF5" w14:textId="0AD61C2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navn.efternavn.cont</w:t>
            </w:r>
          </w:p>
        </w:tc>
        <w:tc>
          <w:tcPr>
            <w:tcW w:w="1607" w:type="dxa"/>
            <w:tcBorders>
              <w:top w:val="nil"/>
              <w:left w:val="nil"/>
              <w:bottom w:val="single" w:sz="4" w:space="0" w:color="auto"/>
              <w:right w:val="single" w:sz="4" w:space="0" w:color="auto"/>
            </w:tcBorders>
            <w:shd w:val="clear" w:color="auto" w:fill="auto"/>
            <w:noWrap/>
            <w:vAlign w:val="bottom"/>
            <w:hideMark/>
          </w:tcPr>
          <w:p w14:paraId="70B469CD" w14:textId="530363F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4BCACB" w14:textId="441F5D2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Person.Navn.efternavnIndeholder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7AAFA82E" w14:textId="0245EAF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DF9F5D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962EEC" w14:textId="4F534C2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navn.efternavn.eq</w:t>
            </w:r>
          </w:p>
        </w:tc>
        <w:tc>
          <w:tcPr>
            <w:tcW w:w="1607" w:type="dxa"/>
            <w:tcBorders>
              <w:top w:val="nil"/>
              <w:left w:val="nil"/>
              <w:bottom w:val="single" w:sz="4" w:space="0" w:color="auto"/>
              <w:right w:val="single" w:sz="4" w:space="0" w:color="auto"/>
            </w:tcBorders>
            <w:shd w:val="clear" w:color="auto" w:fill="auto"/>
            <w:noWrap/>
            <w:vAlign w:val="bottom"/>
            <w:hideMark/>
          </w:tcPr>
          <w:p w14:paraId="3992F2E5" w14:textId="499E941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7D08E4" w14:textId="32E6E2E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Person.Navn.efternavnLigMed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38CAFA88" w14:textId="5E9BC08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2C4F18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5A23E8" w14:textId="1835407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72206873" w14:textId="4DF653F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53F691" w14:textId="7E0022E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Person.Navn.efternavnsmarkeringErIndeholdtI - Feltet markerer, at der </w:t>
            </w:r>
            <w:r>
              <w:rPr>
                <w:rFonts w:ascii="Verdana" w:hAnsi="Verdana"/>
                <w:sz w:val="20"/>
                <w:szCs w:val="20"/>
              </w:rPr>
              <w:lastRenderedPageBreak/>
              <w:t xml:space="preserve">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1026FD02" w14:textId="6648525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523569" w:rsidRPr="00360E00" w14:paraId="629BECA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725336" w14:textId="7F8B734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74EEF490" w14:textId="23D3247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E293020" w14:textId="7629EA6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Person.Navn.efternavnsmarkeringLigMed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5D28002F" w14:textId="4111513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5FBA50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D1C95D" w14:textId="5065C45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navn.fornavne.wi</w:t>
            </w:r>
          </w:p>
        </w:tc>
        <w:tc>
          <w:tcPr>
            <w:tcW w:w="1607" w:type="dxa"/>
            <w:tcBorders>
              <w:top w:val="nil"/>
              <w:left w:val="nil"/>
              <w:bottom w:val="single" w:sz="4" w:space="0" w:color="auto"/>
              <w:right w:val="single" w:sz="4" w:space="0" w:color="auto"/>
            </w:tcBorders>
            <w:shd w:val="clear" w:color="auto" w:fill="auto"/>
            <w:noWrap/>
            <w:vAlign w:val="bottom"/>
            <w:hideMark/>
          </w:tcPr>
          <w:p w14:paraId="1526A557" w14:textId="6B2AD04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A1C90F" w14:textId="6485A30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Person.Navn.fornavneErIndeholdtI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07AAFEBF" w14:textId="75CC8FB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F771C7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F5D301" w14:textId="43B284E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navn.fornavne.cont</w:t>
            </w:r>
          </w:p>
        </w:tc>
        <w:tc>
          <w:tcPr>
            <w:tcW w:w="1607" w:type="dxa"/>
            <w:tcBorders>
              <w:top w:val="nil"/>
              <w:left w:val="nil"/>
              <w:bottom w:val="single" w:sz="4" w:space="0" w:color="auto"/>
              <w:right w:val="single" w:sz="4" w:space="0" w:color="auto"/>
            </w:tcBorders>
            <w:shd w:val="clear" w:color="auto" w:fill="auto"/>
            <w:noWrap/>
            <w:vAlign w:val="bottom"/>
            <w:hideMark/>
          </w:tcPr>
          <w:p w14:paraId="2EACBDAF" w14:textId="32A22D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3F5A0C4" w14:textId="12CA73F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Person.Navn.fornavneIndeholder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71254FE6" w14:textId="7BCE86C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FA5177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8B1ED9" w14:textId="3D15F3F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navn.fornavne.eq</w:t>
            </w:r>
          </w:p>
        </w:tc>
        <w:tc>
          <w:tcPr>
            <w:tcW w:w="1607" w:type="dxa"/>
            <w:tcBorders>
              <w:top w:val="nil"/>
              <w:left w:val="nil"/>
              <w:bottom w:val="single" w:sz="4" w:space="0" w:color="auto"/>
              <w:right w:val="single" w:sz="4" w:space="0" w:color="auto"/>
            </w:tcBorders>
            <w:shd w:val="clear" w:color="auto" w:fill="auto"/>
            <w:noWrap/>
            <w:vAlign w:val="bottom"/>
            <w:hideMark/>
          </w:tcPr>
          <w:p w14:paraId="0F2B5815" w14:textId="0E3CF2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CDECAAA" w14:textId="53309D1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Person.Navn.fornavneLigMed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5A11959A" w14:textId="0B07BE8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A9332A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8277B1" w14:textId="4325BB0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47368928" w14:textId="1983ED6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38A4CB" w14:textId="753772A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Person.Navn.fornavnsmarkeringErIndeholdtI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2216AA62" w14:textId="6B36D35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EB5469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0A8A87" w14:textId="315602D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1B714BCA" w14:textId="4BB7333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47549B1" w14:textId="79B45AB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Person.Navn.fornavnsmarkeringLigMed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0298E5D1" w14:textId="1708CA1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AE1A3E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61C328" w14:textId="473DA36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navn.mellemnavn.wi</w:t>
            </w:r>
          </w:p>
        </w:tc>
        <w:tc>
          <w:tcPr>
            <w:tcW w:w="1607" w:type="dxa"/>
            <w:tcBorders>
              <w:top w:val="nil"/>
              <w:left w:val="nil"/>
              <w:bottom w:val="single" w:sz="4" w:space="0" w:color="auto"/>
              <w:right w:val="single" w:sz="4" w:space="0" w:color="auto"/>
            </w:tcBorders>
            <w:shd w:val="clear" w:color="auto" w:fill="auto"/>
            <w:noWrap/>
            <w:vAlign w:val="bottom"/>
            <w:hideMark/>
          </w:tcPr>
          <w:p w14:paraId="0088BE23" w14:textId="22B2987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8F2E7B6" w14:textId="388FABE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Person.Navn.mellemnavnErIndeholdtI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39AFDDED" w14:textId="7AC1956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D1E972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59AC23" w14:textId="6F8C7E6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navn.mellemnavn.cont</w:t>
            </w:r>
          </w:p>
        </w:tc>
        <w:tc>
          <w:tcPr>
            <w:tcW w:w="1607" w:type="dxa"/>
            <w:tcBorders>
              <w:top w:val="nil"/>
              <w:left w:val="nil"/>
              <w:bottom w:val="single" w:sz="4" w:space="0" w:color="auto"/>
              <w:right w:val="single" w:sz="4" w:space="0" w:color="auto"/>
            </w:tcBorders>
            <w:shd w:val="clear" w:color="auto" w:fill="auto"/>
            <w:noWrap/>
            <w:vAlign w:val="bottom"/>
            <w:hideMark/>
          </w:tcPr>
          <w:p w14:paraId="642D7EAC" w14:textId="7BD94ED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0618305" w14:textId="5AB274D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Person.Navn.mellemnavnIndeholder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77EC3E4A" w14:textId="0B38EA6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174E4C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9A10E1" w14:textId="2185D8F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navn.mellemnavn.eq</w:t>
            </w:r>
          </w:p>
        </w:tc>
        <w:tc>
          <w:tcPr>
            <w:tcW w:w="1607" w:type="dxa"/>
            <w:tcBorders>
              <w:top w:val="nil"/>
              <w:left w:val="nil"/>
              <w:bottom w:val="single" w:sz="4" w:space="0" w:color="auto"/>
              <w:right w:val="single" w:sz="4" w:space="0" w:color="auto"/>
            </w:tcBorders>
            <w:shd w:val="clear" w:color="auto" w:fill="auto"/>
            <w:noWrap/>
            <w:vAlign w:val="bottom"/>
            <w:hideMark/>
          </w:tcPr>
          <w:p w14:paraId="068673CA" w14:textId="26E0A01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F14BD02" w14:textId="1CADB3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Person.Navn.mellemnavnLigMed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09A3F183" w14:textId="4EC52C5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A1DC3D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78F332" w14:textId="7D43512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37167D70" w14:textId="1A8E65C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4D6F4F8" w14:textId="63E30D6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Person.Navn.mellemnavnsmarkeringErIndeholdtI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7580D2A4" w14:textId="18863CA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C3B90E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EF8027" w14:textId="70D0AAE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0914189C" w14:textId="1039458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300D43D" w14:textId="002CE4D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Person.Navn.mellemnavnsmarkeringLigMed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31DB1183" w14:textId="5554110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B9D9A3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32BE3D" w14:textId="151E1C3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navn.status.wi</w:t>
            </w:r>
          </w:p>
        </w:tc>
        <w:tc>
          <w:tcPr>
            <w:tcW w:w="1607" w:type="dxa"/>
            <w:tcBorders>
              <w:top w:val="nil"/>
              <w:left w:val="nil"/>
              <w:bottom w:val="single" w:sz="4" w:space="0" w:color="auto"/>
              <w:right w:val="single" w:sz="4" w:space="0" w:color="auto"/>
            </w:tcBorders>
            <w:shd w:val="clear" w:color="auto" w:fill="auto"/>
            <w:noWrap/>
            <w:vAlign w:val="bottom"/>
            <w:hideMark/>
          </w:tcPr>
          <w:p w14:paraId="39B91F93" w14:textId="3F2DA76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DFD1615" w14:textId="557BD51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4144E8A3" w14:textId="0AAA8F7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0537DE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322A7D" w14:textId="4C4DFC2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navn.status.eq</w:t>
            </w:r>
          </w:p>
        </w:tc>
        <w:tc>
          <w:tcPr>
            <w:tcW w:w="1607" w:type="dxa"/>
            <w:tcBorders>
              <w:top w:val="nil"/>
              <w:left w:val="nil"/>
              <w:bottom w:val="single" w:sz="4" w:space="0" w:color="auto"/>
              <w:right w:val="single" w:sz="4" w:space="0" w:color="auto"/>
            </w:tcBorders>
            <w:shd w:val="clear" w:color="auto" w:fill="auto"/>
            <w:noWrap/>
            <w:vAlign w:val="bottom"/>
            <w:hideMark/>
          </w:tcPr>
          <w:p w14:paraId="7794D692" w14:textId="66D03C8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3F8A516" w14:textId="5DAF4D1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14E21530" w14:textId="292CD50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D54CFA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11A184" w14:textId="37F5427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56E314C" w14:textId="570294C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662379" w14:textId="1913A60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C6BC442" w14:textId="21D5832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41A824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AEEB91" w14:textId="17147D5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69018FA" w14:textId="0819C2E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1B1FF7" w14:textId="5F5716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8A604FF" w14:textId="2B0BB18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7D4EDD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05B1BE" w14:textId="7AA61A6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D80A3E8" w14:textId="514FA82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1CEBF9" w14:textId="77F2A5A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F95907C" w14:textId="32C8D39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A80EE3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B62B33" w14:textId="5D69905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DA41D4B" w14:textId="35D2F63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C0490F3" w14:textId="793CF7B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63997CA" w14:textId="32F92AB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8A010A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404311" w14:textId="1BE8572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F59EA1F" w14:textId="3B64D84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778659" w14:textId="26CAC6F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F69CB10" w14:textId="4C40703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B76B3A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AAFF4E" w14:textId="5F1CB59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E110EE7" w14:textId="6B6EEE4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759D43" w14:textId="19B892E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E1F2260" w14:textId="58E98CA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266C25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D64A3C" w14:textId="12C5B47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0EEAA75B" w14:textId="45AA06B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B231371" w14:textId="26D146A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BADB788" w14:textId="458FF47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8DC01B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392BBD" w14:textId="3EA17E5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B4FBFBE" w14:textId="5478FA5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7B8A7A" w14:textId="4029C06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77C5BD6" w14:textId="1CC77B4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141310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3A0B84" w14:textId="2BD1F5D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CD8987A" w14:textId="30D0194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C5E4BC6" w14:textId="3A66CE8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88DC167" w14:textId="150CDB3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384F29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03DF77" w14:textId="2941C6B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8A0E253" w14:textId="5B70FAC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175AFF" w14:textId="185162C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E0AE876" w14:textId="05477F3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3CB11A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5AC70C" w14:textId="22E8B57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B92E270" w14:textId="5486E84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05BCAD" w14:textId="5688E4C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0241875" w14:textId="5CBD4DA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935A75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7102A4" w14:textId="6558013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navn.virkningtil.gt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A7F38A6" w14:textId="7C32774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AD27CD" w14:textId="3716239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6DCA1BC" w14:textId="676091E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DEE4C3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6108EC" w14:textId="7ECA254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7A0238B" w14:textId="2C05173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5807539" w14:textId="5A59888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C1DCA80" w14:textId="37D694A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4FFA50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EED143" w14:textId="3E12AC8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59DEFE22" w14:textId="6D72992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AC855DC" w14:textId="606A57A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292CE42" w14:textId="6AB10CC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37365F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6BACDA" w14:textId="25437B0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notat.notatlinie.wi</w:t>
            </w:r>
          </w:p>
        </w:tc>
        <w:tc>
          <w:tcPr>
            <w:tcW w:w="1607" w:type="dxa"/>
            <w:tcBorders>
              <w:top w:val="nil"/>
              <w:left w:val="nil"/>
              <w:bottom w:val="single" w:sz="4" w:space="0" w:color="auto"/>
              <w:right w:val="single" w:sz="4" w:space="0" w:color="auto"/>
            </w:tcBorders>
            <w:shd w:val="clear" w:color="auto" w:fill="auto"/>
            <w:noWrap/>
            <w:vAlign w:val="bottom"/>
            <w:hideMark/>
          </w:tcPr>
          <w:p w14:paraId="43D30BD3" w14:textId="28D4258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797552" w14:textId="6DB1297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Person.Notat.notatlinieErIndeholdtI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58969232" w14:textId="4090067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60045F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1BEB2F" w14:textId="70547CB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notat.notatlinie.cont</w:t>
            </w:r>
          </w:p>
        </w:tc>
        <w:tc>
          <w:tcPr>
            <w:tcW w:w="1607" w:type="dxa"/>
            <w:tcBorders>
              <w:top w:val="nil"/>
              <w:left w:val="nil"/>
              <w:bottom w:val="single" w:sz="4" w:space="0" w:color="auto"/>
              <w:right w:val="single" w:sz="4" w:space="0" w:color="auto"/>
            </w:tcBorders>
            <w:shd w:val="clear" w:color="auto" w:fill="auto"/>
            <w:noWrap/>
            <w:vAlign w:val="bottom"/>
            <w:hideMark/>
          </w:tcPr>
          <w:p w14:paraId="531A28DD" w14:textId="744133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D9E885E" w14:textId="04627A9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Person.Notat.notatlinieIndeholder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35E24F12" w14:textId="5106B84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236DD9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893288" w14:textId="3F1426E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notat.notatlinie.eq</w:t>
            </w:r>
          </w:p>
        </w:tc>
        <w:tc>
          <w:tcPr>
            <w:tcW w:w="1607" w:type="dxa"/>
            <w:tcBorders>
              <w:top w:val="nil"/>
              <w:left w:val="nil"/>
              <w:bottom w:val="single" w:sz="4" w:space="0" w:color="auto"/>
              <w:right w:val="single" w:sz="4" w:space="0" w:color="auto"/>
            </w:tcBorders>
            <w:shd w:val="clear" w:color="auto" w:fill="auto"/>
            <w:noWrap/>
            <w:vAlign w:val="bottom"/>
            <w:hideMark/>
          </w:tcPr>
          <w:p w14:paraId="1164536A" w14:textId="0324489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E0D256" w14:textId="22010A2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Person.Notat.notatlinieLigMed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5BF21C5C" w14:textId="1CEEDFA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471455D"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DDF1650" w14:textId="1306A23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notat.notatnummer.wi</w:t>
            </w:r>
          </w:p>
        </w:tc>
        <w:tc>
          <w:tcPr>
            <w:tcW w:w="1607" w:type="dxa"/>
            <w:tcBorders>
              <w:top w:val="nil"/>
              <w:left w:val="nil"/>
              <w:bottom w:val="single" w:sz="4" w:space="0" w:color="auto"/>
              <w:right w:val="single" w:sz="4" w:space="0" w:color="auto"/>
            </w:tcBorders>
            <w:shd w:val="clear" w:color="auto" w:fill="auto"/>
            <w:noWrap/>
            <w:vAlign w:val="bottom"/>
            <w:hideMark/>
          </w:tcPr>
          <w:p w14:paraId="3267C0AC" w14:textId="008B148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1575682" w14:textId="7A8E5C8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Person.Notat.notatnummerErIndeholdtI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1E9E92C5" w14:textId="4280A30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84F344B"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87EEAA9" w14:textId="5BFBF4E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notat.notatnummer.ne</w:t>
            </w:r>
          </w:p>
        </w:tc>
        <w:tc>
          <w:tcPr>
            <w:tcW w:w="1607" w:type="dxa"/>
            <w:tcBorders>
              <w:top w:val="nil"/>
              <w:left w:val="nil"/>
              <w:bottom w:val="single" w:sz="4" w:space="0" w:color="auto"/>
              <w:right w:val="single" w:sz="4" w:space="0" w:color="auto"/>
            </w:tcBorders>
            <w:shd w:val="clear" w:color="auto" w:fill="auto"/>
            <w:noWrap/>
            <w:vAlign w:val="bottom"/>
            <w:hideMark/>
          </w:tcPr>
          <w:p w14:paraId="47FD221F" w14:textId="6BEE16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12D91A" w14:textId="2E2465B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Person.Notat.notatnummerForskelligFra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4F1F8C1E" w14:textId="456022C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C7B028A"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195C91B" w14:textId="1424318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notat.notatnummer.eq</w:t>
            </w:r>
          </w:p>
        </w:tc>
        <w:tc>
          <w:tcPr>
            <w:tcW w:w="1607" w:type="dxa"/>
            <w:tcBorders>
              <w:top w:val="nil"/>
              <w:left w:val="nil"/>
              <w:bottom w:val="single" w:sz="4" w:space="0" w:color="auto"/>
              <w:right w:val="single" w:sz="4" w:space="0" w:color="auto"/>
            </w:tcBorders>
            <w:shd w:val="clear" w:color="auto" w:fill="auto"/>
            <w:noWrap/>
            <w:vAlign w:val="bottom"/>
            <w:hideMark/>
          </w:tcPr>
          <w:p w14:paraId="4A5102ED" w14:textId="4B8D933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0EA0A14" w14:textId="38E0D4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4D915BC9" w14:textId="2445C4F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0C0111A"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61D3DC6" w14:textId="23A1F8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notat.notatnummer.lt</w:t>
            </w:r>
          </w:p>
        </w:tc>
        <w:tc>
          <w:tcPr>
            <w:tcW w:w="1607" w:type="dxa"/>
            <w:tcBorders>
              <w:top w:val="nil"/>
              <w:left w:val="nil"/>
              <w:bottom w:val="single" w:sz="4" w:space="0" w:color="auto"/>
              <w:right w:val="single" w:sz="4" w:space="0" w:color="auto"/>
            </w:tcBorders>
            <w:shd w:val="clear" w:color="auto" w:fill="auto"/>
            <w:noWrap/>
            <w:vAlign w:val="bottom"/>
            <w:hideMark/>
          </w:tcPr>
          <w:p w14:paraId="5AD7C65F" w14:textId="17CBAAC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2E204A7" w14:textId="7B6364E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53D941D9" w14:textId="2F234FE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7576C60"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35CE22B" w14:textId="78BE3F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notat.notatnummer.le</w:t>
            </w:r>
          </w:p>
        </w:tc>
        <w:tc>
          <w:tcPr>
            <w:tcW w:w="1607" w:type="dxa"/>
            <w:tcBorders>
              <w:top w:val="nil"/>
              <w:left w:val="nil"/>
              <w:bottom w:val="single" w:sz="4" w:space="0" w:color="auto"/>
              <w:right w:val="single" w:sz="4" w:space="0" w:color="auto"/>
            </w:tcBorders>
            <w:shd w:val="clear" w:color="auto" w:fill="auto"/>
            <w:noWrap/>
            <w:vAlign w:val="bottom"/>
            <w:hideMark/>
          </w:tcPr>
          <w:p w14:paraId="4D5D6FA6" w14:textId="3587493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4912007" w14:textId="220FD61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Person.Notat.notatnummerMindreEndEllerLigMed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1E867587" w14:textId="5495CCE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FD8A4CE"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FE5586B" w14:textId="11E3C1B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notat.notatnummer.gt</w:t>
            </w:r>
          </w:p>
        </w:tc>
        <w:tc>
          <w:tcPr>
            <w:tcW w:w="1607" w:type="dxa"/>
            <w:tcBorders>
              <w:top w:val="nil"/>
              <w:left w:val="nil"/>
              <w:bottom w:val="single" w:sz="4" w:space="0" w:color="auto"/>
              <w:right w:val="single" w:sz="4" w:space="0" w:color="auto"/>
            </w:tcBorders>
            <w:shd w:val="clear" w:color="auto" w:fill="auto"/>
            <w:noWrap/>
            <w:vAlign w:val="bottom"/>
            <w:hideMark/>
          </w:tcPr>
          <w:p w14:paraId="7C7DEDE3" w14:textId="698B81F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1C28AF" w14:textId="2805BD9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015187F0" w14:textId="7F463F8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A53B480"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5374988" w14:textId="45005F2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notat.notatnummer.ge</w:t>
            </w:r>
          </w:p>
        </w:tc>
        <w:tc>
          <w:tcPr>
            <w:tcW w:w="1607" w:type="dxa"/>
            <w:tcBorders>
              <w:top w:val="nil"/>
              <w:left w:val="nil"/>
              <w:bottom w:val="single" w:sz="4" w:space="0" w:color="auto"/>
              <w:right w:val="single" w:sz="4" w:space="0" w:color="auto"/>
            </w:tcBorders>
            <w:shd w:val="clear" w:color="auto" w:fill="auto"/>
            <w:noWrap/>
            <w:vAlign w:val="bottom"/>
            <w:hideMark/>
          </w:tcPr>
          <w:p w14:paraId="550CAB74" w14:textId="3A4E78A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21A5672" w14:textId="6F76E4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Person.Notat.notatnummerStoerreEndEllerLigMed-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277338B8" w14:textId="3F29C45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9031B39" w14:textId="77777777" w:rsidTr="00BD6A48">
        <w:trPr>
          <w:trHeight w:val="27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405B2E" w14:textId="405D36F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7F6D4E4" w14:textId="5312458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521F39" w14:textId="7F02DEF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08492DF" w14:textId="2C30215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ED0453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3862F9" w14:textId="4D7BD34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939A847" w14:textId="22645DD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F959A6" w14:textId="7F7123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1FF11571" w14:textId="32708A2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6FFF00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FD80BE" w14:textId="227058D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640C06F" w14:textId="4B0C770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2319C5" w14:textId="383E783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6A0844A" w14:textId="4F95E24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74CE70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A86B5B" w14:textId="44171FB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F2B2C9E" w14:textId="462808A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5B89D4" w14:textId="08E15E8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0C38186" w14:textId="48F3B1F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8E9F5F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476F86" w14:textId="48000E0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0B8E572D" w14:textId="4527EC1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B3179C" w14:textId="27988F9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79DB9B3" w14:textId="22C8480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DB3227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8D30A9" w14:textId="7880F22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D90A4E0" w14:textId="05D70E2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120B47" w14:textId="2645A59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C477DD6" w14:textId="58EE3BA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D8AB66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3DA052" w14:textId="4673D03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33C3E01" w14:textId="640861B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23B2DB" w14:textId="309994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9917D90" w14:textId="0ED3957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D23E23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849D5B" w14:textId="661AD9C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notat.virkningtil.eq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3958359" w14:textId="2F2109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DCDEA0" w14:textId="217AF54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9556C2E" w14:textId="05214AF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2B064E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A98EEE" w14:textId="69459DD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7DCF01D" w14:textId="2EC58FE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F47674" w14:textId="6C2E9DB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A712BF6" w14:textId="53650E3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A1AF40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1B6793" w14:textId="66DEDEF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A617035" w14:textId="0F1DAB0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1A7A31" w14:textId="00366BC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DCE9AF0" w14:textId="42D19B6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29024C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10A0B5" w14:textId="7E432CF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3F23CCF" w14:textId="7220B53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F13B130" w14:textId="6BD5669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18125B4" w14:textId="74CD4D5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78371B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DF136C" w14:textId="031D4CD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EF8FF95" w14:textId="161991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71DFF4" w14:textId="6DE3203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8A971E6" w14:textId="3D590AD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E485C43"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AEB8FE" w14:textId="1C02DBC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person.cprfoedselsregstedskode.wi</w:t>
            </w:r>
          </w:p>
        </w:tc>
        <w:tc>
          <w:tcPr>
            <w:tcW w:w="1607" w:type="dxa"/>
            <w:tcBorders>
              <w:top w:val="nil"/>
              <w:left w:val="nil"/>
              <w:bottom w:val="single" w:sz="4" w:space="0" w:color="auto"/>
              <w:right w:val="single" w:sz="4" w:space="0" w:color="auto"/>
            </w:tcBorders>
            <w:shd w:val="clear" w:color="auto" w:fill="auto"/>
            <w:noWrap/>
            <w:vAlign w:val="bottom"/>
            <w:hideMark/>
          </w:tcPr>
          <w:p w14:paraId="61FBF2F7" w14:textId="34B59E0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19A4CFF7" w14:textId="367B883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Person.Person.cprfoedselsregistreringsstedskodeErIndeholdtI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62CAEF39" w14:textId="3C25AFD9"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4FE641C5"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084829" w14:textId="0CD7FA1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person.cprfoedselsregstedskode.ne</w:t>
            </w:r>
          </w:p>
        </w:tc>
        <w:tc>
          <w:tcPr>
            <w:tcW w:w="1607" w:type="dxa"/>
            <w:tcBorders>
              <w:top w:val="nil"/>
              <w:left w:val="nil"/>
              <w:bottom w:val="single" w:sz="4" w:space="0" w:color="auto"/>
              <w:right w:val="single" w:sz="4" w:space="0" w:color="auto"/>
            </w:tcBorders>
            <w:shd w:val="clear" w:color="auto" w:fill="auto"/>
            <w:noWrap/>
            <w:vAlign w:val="bottom"/>
            <w:hideMark/>
          </w:tcPr>
          <w:p w14:paraId="2DC53439" w14:textId="54A116A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017134B2" w14:textId="7D5A6AA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Person.Person.cprfoedselsregistreringsstedskodeForskelligFra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6EFF36CD" w14:textId="10BB0973"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6928C2F6"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760C24" w14:textId="726646D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person.cprfoedselsregstedskode.eq</w:t>
            </w:r>
          </w:p>
        </w:tc>
        <w:tc>
          <w:tcPr>
            <w:tcW w:w="1607" w:type="dxa"/>
            <w:tcBorders>
              <w:top w:val="nil"/>
              <w:left w:val="nil"/>
              <w:bottom w:val="single" w:sz="4" w:space="0" w:color="auto"/>
              <w:right w:val="single" w:sz="4" w:space="0" w:color="auto"/>
            </w:tcBorders>
            <w:shd w:val="clear" w:color="auto" w:fill="auto"/>
            <w:noWrap/>
            <w:vAlign w:val="bottom"/>
            <w:hideMark/>
          </w:tcPr>
          <w:p w14:paraId="7EBC984B" w14:textId="58B8533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242B5F92" w14:textId="3A857AE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2EFE344A" w14:textId="2DC8960F"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3C72CF73"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CC4D87" w14:textId="0331826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person.cprfoedselsregstedskode.lt</w:t>
            </w:r>
          </w:p>
        </w:tc>
        <w:tc>
          <w:tcPr>
            <w:tcW w:w="1607" w:type="dxa"/>
            <w:tcBorders>
              <w:top w:val="nil"/>
              <w:left w:val="nil"/>
              <w:bottom w:val="single" w:sz="4" w:space="0" w:color="auto"/>
              <w:right w:val="single" w:sz="4" w:space="0" w:color="auto"/>
            </w:tcBorders>
            <w:shd w:val="clear" w:color="auto" w:fill="auto"/>
            <w:noWrap/>
            <w:vAlign w:val="bottom"/>
            <w:hideMark/>
          </w:tcPr>
          <w:p w14:paraId="47C71F0A" w14:textId="1D63C7A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3CFEAB29" w14:textId="17EE907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10F90649" w14:textId="3629AE7A"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029CBF44"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8D39B5" w14:textId="7817587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person.cprfoedselsregstedskode.le</w:t>
            </w:r>
          </w:p>
        </w:tc>
        <w:tc>
          <w:tcPr>
            <w:tcW w:w="1607" w:type="dxa"/>
            <w:tcBorders>
              <w:top w:val="nil"/>
              <w:left w:val="nil"/>
              <w:bottom w:val="single" w:sz="4" w:space="0" w:color="auto"/>
              <w:right w:val="single" w:sz="4" w:space="0" w:color="auto"/>
            </w:tcBorders>
            <w:shd w:val="clear" w:color="auto" w:fill="auto"/>
            <w:noWrap/>
            <w:vAlign w:val="bottom"/>
            <w:hideMark/>
          </w:tcPr>
          <w:p w14:paraId="13EBA0CF" w14:textId="32A96E0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5184E6B0" w14:textId="28EFB1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7292BE55" w14:textId="0E83FCF5"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2717A3BA"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6234E5" w14:textId="2CC65A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person.cprfoedselsregstedskode.gt</w:t>
            </w:r>
          </w:p>
        </w:tc>
        <w:tc>
          <w:tcPr>
            <w:tcW w:w="1607" w:type="dxa"/>
            <w:tcBorders>
              <w:top w:val="nil"/>
              <w:left w:val="nil"/>
              <w:bottom w:val="single" w:sz="4" w:space="0" w:color="auto"/>
              <w:right w:val="single" w:sz="4" w:space="0" w:color="auto"/>
            </w:tcBorders>
            <w:shd w:val="clear" w:color="auto" w:fill="auto"/>
            <w:noWrap/>
            <w:vAlign w:val="bottom"/>
            <w:hideMark/>
          </w:tcPr>
          <w:p w14:paraId="1C9420F1" w14:textId="509DA39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79C08FAB" w14:textId="1BF9E5B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6B549651" w14:textId="5CEE4471"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172CFBCF"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F0EB9D" w14:textId="3BC48E4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person.cprfoedselsregstedskode.ge</w:t>
            </w:r>
          </w:p>
        </w:tc>
        <w:tc>
          <w:tcPr>
            <w:tcW w:w="1607" w:type="dxa"/>
            <w:tcBorders>
              <w:top w:val="nil"/>
              <w:left w:val="nil"/>
              <w:bottom w:val="single" w:sz="4" w:space="0" w:color="auto"/>
              <w:right w:val="single" w:sz="4" w:space="0" w:color="auto"/>
            </w:tcBorders>
            <w:shd w:val="clear" w:color="auto" w:fill="auto"/>
            <w:noWrap/>
            <w:vAlign w:val="bottom"/>
            <w:hideMark/>
          </w:tcPr>
          <w:p w14:paraId="458BC618" w14:textId="7E92EA7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1E3B5B51" w14:textId="653AE6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662AE8AC" w14:textId="1FAA7B2C"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4FD1F185"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C4E833" w14:textId="6A440E5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person.cprfoedselsregstedsnavn.wi</w:t>
            </w:r>
          </w:p>
        </w:tc>
        <w:tc>
          <w:tcPr>
            <w:tcW w:w="1607" w:type="dxa"/>
            <w:tcBorders>
              <w:top w:val="nil"/>
              <w:left w:val="nil"/>
              <w:bottom w:val="single" w:sz="4" w:space="0" w:color="auto"/>
              <w:right w:val="single" w:sz="4" w:space="0" w:color="auto"/>
            </w:tcBorders>
            <w:shd w:val="clear" w:color="auto" w:fill="auto"/>
            <w:noWrap/>
            <w:vAlign w:val="bottom"/>
            <w:hideMark/>
          </w:tcPr>
          <w:p w14:paraId="240CC89E" w14:textId="4FE610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197911F1" w14:textId="480AEE8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Person.Person.cprfoedselsregistreringsstedsnavnErIndeholdtI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54B21B66" w14:textId="666E55A3"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1503C3A1"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2B5083" w14:textId="31D833D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4CBC7939" w14:textId="4E48BE7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75834C0E" w14:textId="57BF46B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Person.Person.cprfoedselsregistreringsstedsnavnIndeholder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4909B8CF" w14:textId="600823B5"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021FA98C"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74B694" w14:textId="334EB91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person.cprfoedselsregstedsnavn.eq</w:t>
            </w:r>
          </w:p>
        </w:tc>
        <w:tc>
          <w:tcPr>
            <w:tcW w:w="1607" w:type="dxa"/>
            <w:tcBorders>
              <w:top w:val="nil"/>
              <w:left w:val="nil"/>
              <w:bottom w:val="single" w:sz="4" w:space="0" w:color="auto"/>
              <w:right w:val="single" w:sz="4" w:space="0" w:color="auto"/>
            </w:tcBorders>
            <w:shd w:val="clear" w:color="auto" w:fill="auto"/>
            <w:noWrap/>
            <w:vAlign w:val="bottom"/>
            <w:hideMark/>
          </w:tcPr>
          <w:p w14:paraId="348D235C" w14:textId="1D7A29D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259240DD" w14:textId="72A4D5A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Person.Person.cprfoedselsregistreringsstedsnavnLigMed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76CF19DA" w14:textId="38A4733B"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5B3CF037"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B82253" w14:textId="17E56E1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1A09820E" w14:textId="57BCF8B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CF0A88" w14:textId="079D68B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Person.Person.foedselsdatoForskelligFra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16D3ED22" w14:textId="3CC6A964"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6597370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D85708" w14:textId="2C5D3FA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458F9AB5" w14:textId="10602A8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2EF290" w14:textId="544C921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711C4BDC" w14:textId="188CC79C"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2FFDBD3E"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27B893" w14:textId="6BD263F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0FE0CADA" w14:textId="0150FE3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D2D2F4" w14:textId="1B34C8D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5BF3B899" w14:textId="530A9410"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629FE0C0"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51D070" w14:textId="57DEFD9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41B61528" w14:textId="20B489C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56696A" w14:textId="4916D9B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6B16BEBA" w14:textId="0CABC27D"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14B32168"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7E22CF" w14:textId="3450E9F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440A18BF" w14:textId="1F2B5C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641E0B" w14:textId="5D81C89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65E170D9" w14:textId="56F882DF"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5EAC30D9"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154DD3" w14:textId="16C18C3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47577696" w14:textId="1A2BEBD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6D37A8" w14:textId="2203B89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55FCCF5E" w14:textId="03CCC9F4" w:rsidR="00523569" w:rsidRPr="00360E00" w:rsidRDefault="00523569"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23569" w:rsidRPr="00360E00" w14:paraId="396CF61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DAE920" w14:textId="626C545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person.foedselsdatoum.eq</w:t>
            </w:r>
          </w:p>
        </w:tc>
        <w:tc>
          <w:tcPr>
            <w:tcW w:w="1607" w:type="dxa"/>
            <w:tcBorders>
              <w:top w:val="nil"/>
              <w:left w:val="nil"/>
              <w:bottom w:val="single" w:sz="4" w:space="0" w:color="auto"/>
              <w:right w:val="single" w:sz="4" w:space="0" w:color="auto"/>
            </w:tcBorders>
            <w:shd w:val="clear" w:color="auto" w:fill="auto"/>
            <w:noWrap/>
            <w:vAlign w:val="bottom"/>
            <w:hideMark/>
          </w:tcPr>
          <w:p w14:paraId="7F2E2080" w14:textId="70ED022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7A1D154" w14:textId="75DB17A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Person.Person.foedselsdatousikkerhedsmarkeringLigMed - Angiver usikkerhed omkring fødslesdato</w:t>
            </w:r>
          </w:p>
        </w:tc>
        <w:tc>
          <w:tcPr>
            <w:tcW w:w="1607" w:type="dxa"/>
            <w:tcBorders>
              <w:top w:val="nil"/>
              <w:left w:val="nil"/>
              <w:bottom w:val="single" w:sz="4" w:space="0" w:color="auto"/>
              <w:right w:val="single" w:sz="4" w:space="0" w:color="auto"/>
            </w:tcBorders>
            <w:shd w:val="clear" w:color="auto" w:fill="auto"/>
            <w:noWrap/>
            <w:vAlign w:val="bottom"/>
            <w:hideMark/>
          </w:tcPr>
          <w:p w14:paraId="05E83CB1" w14:textId="7128236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04DD2C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2AAFFF" w14:textId="2BE34BC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14AE8DF9" w14:textId="49DF335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789561D" w14:textId="12C24C5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3AB9430B" w14:textId="42F8032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3594E1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9C6865" w14:textId="3F9E66B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2F5DE2CE" w14:textId="3AD7F32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FD2B2E8" w14:textId="09988D4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1263F5B" w14:textId="3C71337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ECE310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14AB02" w14:textId="5DD01F1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77F1347B" w14:textId="1444A9E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B773AD5" w14:textId="29374E9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2818E9CD" w14:textId="49CE2BB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9B5F5E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3B5499" w14:textId="056F6B1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2A294BDF" w14:textId="1E6CFF6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D507F22" w14:textId="568E809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429FC03" w14:textId="33E7CB7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85FB64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A86216" w14:textId="5E7661C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1AC7A96E" w14:textId="7E93358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8BBA6B7" w14:textId="7078D15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1F7BECE" w14:textId="660395B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625AB8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E0D300" w14:textId="3292DC8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1E0BA7F4" w14:textId="4723F5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0370658" w14:textId="49A028C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9FB3B7B" w14:textId="204818A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280BCD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32760A" w14:textId="08E797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70E76493" w14:textId="37A2CD3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80A60D9" w14:textId="7BA6A13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1325201" w14:textId="4282F78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F52D1C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DA5595" w14:textId="355F7D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person.koen.wi</w:t>
            </w:r>
          </w:p>
        </w:tc>
        <w:tc>
          <w:tcPr>
            <w:tcW w:w="1607" w:type="dxa"/>
            <w:tcBorders>
              <w:top w:val="nil"/>
              <w:left w:val="nil"/>
              <w:bottom w:val="single" w:sz="4" w:space="0" w:color="auto"/>
              <w:right w:val="single" w:sz="4" w:space="0" w:color="auto"/>
            </w:tcBorders>
            <w:shd w:val="clear" w:color="auto" w:fill="auto"/>
            <w:noWrap/>
            <w:vAlign w:val="bottom"/>
            <w:hideMark/>
          </w:tcPr>
          <w:p w14:paraId="5612132A" w14:textId="2B5B374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0E760A87" w14:textId="391B70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Person.Person.koenErIndeholdtI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617E8F78" w14:textId="6CBC5EC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C91B31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476BD5" w14:textId="118DAC8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person.koen.eq</w:t>
            </w:r>
          </w:p>
        </w:tc>
        <w:tc>
          <w:tcPr>
            <w:tcW w:w="1607" w:type="dxa"/>
            <w:tcBorders>
              <w:top w:val="nil"/>
              <w:left w:val="nil"/>
              <w:bottom w:val="single" w:sz="4" w:space="0" w:color="auto"/>
              <w:right w:val="single" w:sz="4" w:space="0" w:color="auto"/>
            </w:tcBorders>
            <w:shd w:val="clear" w:color="auto" w:fill="auto"/>
            <w:noWrap/>
            <w:vAlign w:val="bottom"/>
            <w:hideMark/>
          </w:tcPr>
          <w:p w14:paraId="4A00935C" w14:textId="03215B3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1322071E" w14:textId="31B4229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Person.Person.koenLigMed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1B77C372" w14:textId="669FF91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8D3532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8F9E64" w14:textId="22249A7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person.registreringfra.ne</w:t>
            </w:r>
          </w:p>
        </w:tc>
        <w:tc>
          <w:tcPr>
            <w:tcW w:w="1607" w:type="dxa"/>
            <w:tcBorders>
              <w:top w:val="nil"/>
              <w:left w:val="nil"/>
              <w:bottom w:val="single" w:sz="4" w:space="0" w:color="auto"/>
              <w:right w:val="single" w:sz="4" w:space="0" w:color="auto"/>
            </w:tcBorders>
            <w:shd w:val="clear" w:color="auto" w:fill="auto"/>
            <w:noWrap/>
            <w:vAlign w:val="bottom"/>
            <w:hideMark/>
          </w:tcPr>
          <w:p w14:paraId="0CBC4EE7" w14:textId="714775C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2BAEF6" w14:textId="5D7EB2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9E3F24D" w14:textId="60819DA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1289D2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290D0D" w14:textId="678AC07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person.registreringfra.eq</w:t>
            </w:r>
          </w:p>
        </w:tc>
        <w:tc>
          <w:tcPr>
            <w:tcW w:w="1607" w:type="dxa"/>
            <w:tcBorders>
              <w:top w:val="nil"/>
              <w:left w:val="nil"/>
              <w:bottom w:val="single" w:sz="4" w:space="0" w:color="auto"/>
              <w:right w:val="single" w:sz="4" w:space="0" w:color="auto"/>
            </w:tcBorders>
            <w:shd w:val="clear" w:color="auto" w:fill="auto"/>
            <w:noWrap/>
            <w:vAlign w:val="bottom"/>
            <w:hideMark/>
          </w:tcPr>
          <w:p w14:paraId="67E6937F" w14:textId="5106DED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B55EEF" w14:textId="0FA0964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007AA9A" w14:textId="1EB130E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9453A6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20C3E4" w14:textId="0EACE57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person.registreringfra.lt</w:t>
            </w:r>
          </w:p>
        </w:tc>
        <w:tc>
          <w:tcPr>
            <w:tcW w:w="1607" w:type="dxa"/>
            <w:tcBorders>
              <w:top w:val="nil"/>
              <w:left w:val="nil"/>
              <w:bottom w:val="single" w:sz="4" w:space="0" w:color="auto"/>
              <w:right w:val="single" w:sz="4" w:space="0" w:color="auto"/>
            </w:tcBorders>
            <w:shd w:val="clear" w:color="auto" w:fill="auto"/>
            <w:noWrap/>
            <w:vAlign w:val="bottom"/>
            <w:hideMark/>
          </w:tcPr>
          <w:p w14:paraId="4A07F7EA" w14:textId="19EC6CF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BEB00A" w14:textId="1E1BF11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47435EA" w14:textId="30FC677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2959CD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DD9C6A" w14:textId="5E19A92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person.registreringfra.le</w:t>
            </w:r>
          </w:p>
        </w:tc>
        <w:tc>
          <w:tcPr>
            <w:tcW w:w="1607" w:type="dxa"/>
            <w:tcBorders>
              <w:top w:val="nil"/>
              <w:left w:val="nil"/>
              <w:bottom w:val="single" w:sz="4" w:space="0" w:color="auto"/>
              <w:right w:val="single" w:sz="4" w:space="0" w:color="auto"/>
            </w:tcBorders>
            <w:shd w:val="clear" w:color="auto" w:fill="auto"/>
            <w:noWrap/>
            <w:vAlign w:val="bottom"/>
            <w:hideMark/>
          </w:tcPr>
          <w:p w14:paraId="03C66E0C" w14:textId="197B191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78662C" w14:textId="227EF5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BF49F72" w14:textId="7BA7AC6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7C90EF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AE1E47" w14:textId="6A8D045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person.registreringfra.gt</w:t>
            </w:r>
          </w:p>
        </w:tc>
        <w:tc>
          <w:tcPr>
            <w:tcW w:w="1607" w:type="dxa"/>
            <w:tcBorders>
              <w:top w:val="nil"/>
              <w:left w:val="nil"/>
              <w:bottom w:val="single" w:sz="4" w:space="0" w:color="auto"/>
              <w:right w:val="single" w:sz="4" w:space="0" w:color="auto"/>
            </w:tcBorders>
            <w:shd w:val="clear" w:color="auto" w:fill="auto"/>
            <w:noWrap/>
            <w:vAlign w:val="bottom"/>
            <w:hideMark/>
          </w:tcPr>
          <w:p w14:paraId="02CC322F" w14:textId="3EEB73A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ADE4E0" w14:textId="69C10B3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032613C" w14:textId="2DD8EBC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919E70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4F0CB8" w14:textId="75D9986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person.registreringfra.ge</w:t>
            </w:r>
          </w:p>
        </w:tc>
        <w:tc>
          <w:tcPr>
            <w:tcW w:w="1607" w:type="dxa"/>
            <w:tcBorders>
              <w:top w:val="nil"/>
              <w:left w:val="nil"/>
              <w:bottom w:val="single" w:sz="4" w:space="0" w:color="auto"/>
              <w:right w:val="single" w:sz="4" w:space="0" w:color="auto"/>
            </w:tcBorders>
            <w:shd w:val="clear" w:color="auto" w:fill="auto"/>
            <w:noWrap/>
            <w:vAlign w:val="bottom"/>
            <w:hideMark/>
          </w:tcPr>
          <w:p w14:paraId="7EA7A829" w14:textId="37B90F0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EB2B61" w14:textId="51821E0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8EBCCBA" w14:textId="07C73CB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55DC5A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C07BE4" w14:textId="01707B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person.registreringtil.ne</w:t>
            </w:r>
          </w:p>
        </w:tc>
        <w:tc>
          <w:tcPr>
            <w:tcW w:w="1607" w:type="dxa"/>
            <w:tcBorders>
              <w:top w:val="nil"/>
              <w:left w:val="nil"/>
              <w:bottom w:val="single" w:sz="4" w:space="0" w:color="auto"/>
              <w:right w:val="single" w:sz="4" w:space="0" w:color="auto"/>
            </w:tcBorders>
            <w:shd w:val="clear" w:color="auto" w:fill="auto"/>
            <w:noWrap/>
            <w:vAlign w:val="bottom"/>
            <w:hideMark/>
          </w:tcPr>
          <w:p w14:paraId="705DA1D5" w14:textId="533B69E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165792" w14:textId="295B697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B2A6B29" w14:textId="32E9BA4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DA9470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75907C" w14:textId="4B9CB4B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person.registreringtil.eq</w:t>
            </w:r>
          </w:p>
        </w:tc>
        <w:tc>
          <w:tcPr>
            <w:tcW w:w="1607" w:type="dxa"/>
            <w:tcBorders>
              <w:top w:val="nil"/>
              <w:left w:val="nil"/>
              <w:bottom w:val="single" w:sz="4" w:space="0" w:color="auto"/>
              <w:right w:val="single" w:sz="4" w:space="0" w:color="auto"/>
            </w:tcBorders>
            <w:shd w:val="clear" w:color="auto" w:fill="auto"/>
            <w:noWrap/>
            <w:vAlign w:val="bottom"/>
            <w:hideMark/>
          </w:tcPr>
          <w:p w14:paraId="6E34AA94" w14:textId="55CD0E9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80DF2E" w14:textId="36B6AA3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BFEEBCF" w14:textId="18AC487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7F5F06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16C7DC" w14:textId="246499D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person.registreringtil.lt</w:t>
            </w:r>
          </w:p>
        </w:tc>
        <w:tc>
          <w:tcPr>
            <w:tcW w:w="1607" w:type="dxa"/>
            <w:tcBorders>
              <w:top w:val="nil"/>
              <w:left w:val="nil"/>
              <w:bottom w:val="single" w:sz="4" w:space="0" w:color="auto"/>
              <w:right w:val="single" w:sz="4" w:space="0" w:color="auto"/>
            </w:tcBorders>
            <w:shd w:val="clear" w:color="auto" w:fill="auto"/>
            <w:noWrap/>
            <w:vAlign w:val="bottom"/>
            <w:hideMark/>
          </w:tcPr>
          <w:p w14:paraId="4EFE277A" w14:textId="426F28D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3D4406" w14:textId="3D7FC35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4673F58" w14:textId="6975894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CCEC03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148CAA" w14:textId="5D20CDE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person.registreringtil.le</w:t>
            </w:r>
          </w:p>
        </w:tc>
        <w:tc>
          <w:tcPr>
            <w:tcW w:w="1607" w:type="dxa"/>
            <w:tcBorders>
              <w:top w:val="nil"/>
              <w:left w:val="nil"/>
              <w:bottom w:val="single" w:sz="4" w:space="0" w:color="auto"/>
              <w:right w:val="single" w:sz="4" w:space="0" w:color="auto"/>
            </w:tcBorders>
            <w:shd w:val="clear" w:color="auto" w:fill="auto"/>
            <w:noWrap/>
            <w:vAlign w:val="bottom"/>
            <w:hideMark/>
          </w:tcPr>
          <w:p w14:paraId="1C652928" w14:textId="4E88C2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E89D60" w14:textId="6F8B6AC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9EA4E68" w14:textId="528D81B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638DC0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B13FBE" w14:textId="19B5D5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person.registreringtil.gt</w:t>
            </w:r>
          </w:p>
        </w:tc>
        <w:tc>
          <w:tcPr>
            <w:tcW w:w="1607" w:type="dxa"/>
            <w:tcBorders>
              <w:top w:val="nil"/>
              <w:left w:val="nil"/>
              <w:bottom w:val="single" w:sz="4" w:space="0" w:color="auto"/>
              <w:right w:val="single" w:sz="4" w:space="0" w:color="auto"/>
            </w:tcBorders>
            <w:shd w:val="clear" w:color="auto" w:fill="auto"/>
            <w:noWrap/>
            <w:vAlign w:val="bottom"/>
            <w:hideMark/>
          </w:tcPr>
          <w:p w14:paraId="44E75196" w14:textId="6FDF57E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31C11A" w14:textId="663CF3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4CA0BF1" w14:textId="4B46AB0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465808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5D5985" w14:textId="711BCDB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person.registreringtil.ge</w:t>
            </w:r>
          </w:p>
        </w:tc>
        <w:tc>
          <w:tcPr>
            <w:tcW w:w="1607" w:type="dxa"/>
            <w:tcBorders>
              <w:top w:val="nil"/>
              <w:left w:val="nil"/>
              <w:bottom w:val="single" w:sz="4" w:space="0" w:color="auto"/>
              <w:right w:val="single" w:sz="4" w:space="0" w:color="auto"/>
            </w:tcBorders>
            <w:shd w:val="clear" w:color="auto" w:fill="auto"/>
            <w:noWrap/>
            <w:vAlign w:val="bottom"/>
            <w:hideMark/>
          </w:tcPr>
          <w:p w14:paraId="3E403BE0" w14:textId="52AF925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45E42E" w14:textId="348ECC2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14F9074" w14:textId="6539FFB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CA6EF3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0021A4" w14:textId="7D14786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person.statusdato.ne</w:t>
            </w:r>
          </w:p>
        </w:tc>
        <w:tc>
          <w:tcPr>
            <w:tcW w:w="1607" w:type="dxa"/>
            <w:tcBorders>
              <w:top w:val="nil"/>
              <w:left w:val="nil"/>
              <w:bottom w:val="single" w:sz="4" w:space="0" w:color="auto"/>
              <w:right w:val="single" w:sz="4" w:space="0" w:color="auto"/>
            </w:tcBorders>
            <w:shd w:val="clear" w:color="auto" w:fill="auto"/>
            <w:noWrap/>
            <w:vAlign w:val="bottom"/>
            <w:hideMark/>
          </w:tcPr>
          <w:p w14:paraId="01177AAE" w14:textId="155D097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CCA207A" w14:textId="2D40536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14CDC28" w14:textId="17CD3D7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EA5DAC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347849" w14:textId="37BCA36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person.statusdato.eq</w:t>
            </w:r>
          </w:p>
        </w:tc>
        <w:tc>
          <w:tcPr>
            <w:tcW w:w="1607" w:type="dxa"/>
            <w:tcBorders>
              <w:top w:val="nil"/>
              <w:left w:val="nil"/>
              <w:bottom w:val="single" w:sz="4" w:space="0" w:color="auto"/>
              <w:right w:val="single" w:sz="4" w:space="0" w:color="auto"/>
            </w:tcBorders>
            <w:shd w:val="clear" w:color="auto" w:fill="auto"/>
            <w:noWrap/>
            <w:vAlign w:val="bottom"/>
            <w:hideMark/>
          </w:tcPr>
          <w:p w14:paraId="46F757CB" w14:textId="5AD65D3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EFE755" w14:textId="6CC318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238A6087" w14:textId="1386CA4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56EAEC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C800C8" w14:textId="350A330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person.statusdato.lt</w:t>
            </w:r>
          </w:p>
        </w:tc>
        <w:tc>
          <w:tcPr>
            <w:tcW w:w="1607" w:type="dxa"/>
            <w:tcBorders>
              <w:top w:val="nil"/>
              <w:left w:val="nil"/>
              <w:bottom w:val="single" w:sz="4" w:space="0" w:color="auto"/>
              <w:right w:val="single" w:sz="4" w:space="0" w:color="auto"/>
            </w:tcBorders>
            <w:shd w:val="clear" w:color="auto" w:fill="auto"/>
            <w:noWrap/>
            <w:vAlign w:val="bottom"/>
            <w:hideMark/>
          </w:tcPr>
          <w:p w14:paraId="12D2BA5F" w14:textId="6353457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448D74" w14:textId="0C9DB8F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5F364CC" w14:textId="19CE569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08A436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345C90" w14:textId="1BDCBD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person.statusdato.le</w:t>
            </w:r>
          </w:p>
        </w:tc>
        <w:tc>
          <w:tcPr>
            <w:tcW w:w="1607" w:type="dxa"/>
            <w:tcBorders>
              <w:top w:val="nil"/>
              <w:left w:val="nil"/>
              <w:bottom w:val="single" w:sz="4" w:space="0" w:color="auto"/>
              <w:right w:val="single" w:sz="4" w:space="0" w:color="auto"/>
            </w:tcBorders>
            <w:shd w:val="clear" w:color="auto" w:fill="auto"/>
            <w:noWrap/>
            <w:vAlign w:val="bottom"/>
            <w:hideMark/>
          </w:tcPr>
          <w:p w14:paraId="5DCFF0B4" w14:textId="7E69CD8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5214EB" w14:textId="3BFF1B3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0F92196" w14:textId="44C334F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39D101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48539C" w14:textId="0FD2CAF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person.statusdato.gt</w:t>
            </w:r>
          </w:p>
        </w:tc>
        <w:tc>
          <w:tcPr>
            <w:tcW w:w="1607" w:type="dxa"/>
            <w:tcBorders>
              <w:top w:val="nil"/>
              <w:left w:val="nil"/>
              <w:bottom w:val="single" w:sz="4" w:space="0" w:color="auto"/>
              <w:right w:val="single" w:sz="4" w:space="0" w:color="auto"/>
            </w:tcBorders>
            <w:shd w:val="clear" w:color="auto" w:fill="auto"/>
            <w:noWrap/>
            <w:vAlign w:val="bottom"/>
            <w:hideMark/>
          </w:tcPr>
          <w:p w14:paraId="28BC39F3" w14:textId="24C1D9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07F48B" w14:textId="3BBB0C5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43D6D76" w14:textId="11D5082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2BBAA9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7F6CD1" w14:textId="34A669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person.statusdato.ge</w:t>
            </w:r>
          </w:p>
        </w:tc>
        <w:tc>
          <w:tcPr>
            <w:tcW w:w="1607" w:type="dxa"/>
            <w:tcBorders>
              <w:top w:val="nil"/>
              <w:left w:val="nil"/>
              <w:bottom w:val="single" w:sz="4" w:space="0" w:color="auto"/>
              <w:right w:val="single" w:sz="4" w:space="0" w:color="auto"/>
            </w:tcBorders>
            <w:shd w:val="clear" w:color="auto" w:fill="auto"/>
            <w:noWrap/>
            <w:vAlign w:val="bottom"/>
            <w:hideMark/>
          </w:tcPr>
          <w:p w14:paraId="227E70AF" w14:textId="6F2B441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B5AC7C" w14:textId="69DF532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FA6F2C1" w14:textId="37871A9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7DB351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8AFE9F" w14:textId="5514485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person.statusdatoum.eq</w:t>
            </w:r>
          </w:p>
        </w:tc>
        <w:tc>
          <w:tcPr>
            <w:tcW w:w="1607" w:type="dxa"/>
            <w:tcBorders>
              <w:top w:val="nil"/>
              <w:left w:val="nil"/>
              <w:bottom w:val="single" w:sz="4" w:space="0" w:color="auto"/>
              <w:right w:val="single" w:sz="4" w:space="0" w:color="auto"/>
            </w:tcBorders>
            <w:shd w:val="clear" w:color="auto" w:fill="auto"/>
            <w:noWrap/>
            <w:vAlign w:val="bottom"/>
            <w:hideMark/>
          </w:tcPr>
          <w:p w14:paraId="13570F54" w14:textId="0627BC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DF3D3C6" w14:textId="3D6AAEE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E1006A1" w14:textId="40C5130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5DE68DE"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F8F9A34" w14:textId="63790E4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631B8C3D" w14:textId="3626705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32DFE7B6" w14:textId="7BB1C28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Person.Person.statusErIndeholdtI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52C90C01" w14:textId="6D80A2F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2C7AC55"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069D2B5" w14:textId="7AF8A33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36C53D3A" w14:textId="2F9950F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47CA9AE2" w14:textId="27C3D63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Person.Person.statusLigMed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42A4AE83" w14:textId="1EFCF41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3DCE64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2B236E" w14:textId="692BD09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person.stilling.wi</w:t>
            </w:r>
          </w:p>
        </w:tc>
        <w:tc>
          <w:tcPr>
            <w:tcW w:w="1607" w:type="dxa"/>
            <w:tcBorders>
              <w:top w:val="nil"/>
              <w:left w:val="nil"/>
              <w:bottom w:val="single" w:sz="4" w:space="0" w:color="auto"/>
              <w:right w:val="single" w:sz="4" w:space="0" w:color="auto"/>
            </w:tcBorders>
            <w:shd w:val="clear" w:color="auto" w:fill="auto"/>
            <w:noWrap/>
            <w:vAlign w:val="bottom"/>
            <w:hideMark/>
          </w:tcPr>
          <w:p w14:paraId="6EFAF1AC" w14:textId="50EF303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C1654F7" w14:textId="5ED0925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Person.Person.stillingErIndeholdtI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6FC641F2" w14:textId="028BAB5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6AB424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7B64A5" w14:textId="43380F6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person.stilling.cont</w:t>
            </w:r>
          </w:p>
        </w:tc>
        <w:tc>
          <w:tcPr>
            <w:tcW w:w="1607" w:type="dxa"/>
            <w:tcBorders>
              <w:top w:val="nil"/>
              <w:left w:val="nil"/>
              <w:bottom w:val="single" w:sz="4" w:space="0" w:color="auto"/>
              <w:right w:val="single" w:sz="4" w:space="0" w:color="auto"/>
            </w:tcBorders>
            <w:shd w:val="clear" w:color="auto" w:fill="auto"/>
            <w:noWrap/>
            <w:vAlign w:val="bottom"/>
            <w:hideMark/>
          </w:tcPr>
          <w:p w14:paraId="54D0FDE2" w14:textId="58B2C4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0A8AF53" w14:textId="5D2DE41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Person.Person.stillingIndeholder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125AF665" w14:textId="44937E5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F7DF73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198EFB" w14:textId="696307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person.stilling.eq</w:t>
            </w:r>
          </w:p>
        </w:tc>
        <w:tc>
          <w:tcPr>
            <w:tcW w:w="1607" w:type="dxa"/>
            <w:tcBorders>
              <w:top w:val="nil"/>
              <w:left w:val="nil"/>
              <w:bottom w:val="single" w:sz="4" w:space="0" w:color="auto"/>
              <w:right w:val="single" w:sz="4" w:space="0" w:color="auto"/>
            </w:tcBorders>
            <w:shd w:val="clear" w:color="auto" w:fill="auto"/>
            <w:noWrap/>
            <w:vAlign w:val="bottom"/>
            <w:hideMark/>
          </w:tcPr>
          <w:p w14:paraId="768F0514" w14:textId="17174A4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7C2BE8F" w14:textId="738A369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Person.Person.stillingLigMed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35155C2D" w14:textId="185D887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B9DDEA0"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E822D7B" w14:textId="5749F57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person.supplfoedselsregsted.wi</w:t>
            </w:r>
          </w:p>
        </w:tc>
        <w:tc>
          <w:tcPr>
            <w:tcW w:w="1607" w:type="dxa"/>
            <w:tcBorders>
              <w:top w:val="nil"/>
              <w:left w:val="nil"/>
              <w:bottom w:val="single" w:sz="4" w:space="0" w:color="auto"/>
              <w:right w:val="single" w:sz="4" w:space="0" w:color="auto"/>
            </w:tcBorders>
            <w:shd w:val="clear" w:color="000000" w:fill="FFFFFF"/>
            <w:noWrap/>
            <w:vAlign w:val="bottom"/>
            <w:hideMark/>
          </w:tcPr>
          <w:p w14:paraId="1317B77B" w14:textId="4B5A5F5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0FE69D76" w14:textId="65099F7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Person.Person.supplerendefoedselsregistreringsstedErIndeholdtI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1D337F0D" w14:textId="3D3898C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4196C77"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2729636" w14:textId="3F49519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person.supplfoedselsregsted.cont</w:t>
            </w:r>
          </w:p>
        </w:tc>
        <w:tc>
          <w:tcPr>
            <w:tcW w:w="1607" w:type="dxa"/>
            <w:tcBorders>
              <w:top w:val="nil"/>
              <w:left w:val="nil"/>
              <w:bottom w:val="single" w:sz="4" w:space="0" w:color="auto"/>
              <w:right w:val="single" w:sz="4" w:space="0" w:color="auto"/>
            </w:tcBorders>
            <w:shd w:val="clear" w:color="000000" w:fill="FFFFFF"/>
            <w:noWrap/>
            <w:vAlign w:val="bottom"/>
            <w:hideMark/>
          </w:tcPr>
          <w:p w14:paraId="10F979A6" w14:textId="7ACB3AF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4DBC9B96" w14:textId="61A2B36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Person.Person.supplerendefoedselsregistreringsstedIndeholder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57A9B1DE" w14:textId="39CA73B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9887D4B"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E62CA66" w14:textId="2A58556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person.supplfoedselsregsted.eq</w:t>
            </w:r>
          </w:p>
        </w:tc>
        <w:tc>
          <w:tcPr>
            <w:tcW w:w="1607" w:type="dxa"/>
            <w:tcBorders>
              <w:top w:val="nil"/>
              <w:left w:val="nil"/>
              <w:bottom w:val="single" w:sz="4" w:space="0" w:color="auto"/>
              <w:right w:val="single" w:sz="4" w:space="0" w:color="auto"/>
            </w:tcBorders>
            <w:shd w:val="clear" w:color="000000" w:fill="FFFFFF"/>
            <w:noWrap/>
            <w:vAlign w:val="bottom"/>
            <w:hideMark/>
          </w:tcPr>
          <w:p w14:paraId="2EFB9B99" w14:textId="19D011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058D0FD5" w14:textId="5E41FB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Person.Person.supplerendefoedselsregistreringsstedLigMed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0FA50A4A" w14:textId="246C642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D0AE70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3B79DE" w14:textId="6D4B578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48BF0866" w14:textId="7E69BFB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3B20738" w14:textId="39EBC7A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FCBEB33" w14:textId="2556861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6F477B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4E0022" w14:textId="0362097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9681D93" w14:textId="6311615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4368BF" w14:textId="2CD0E56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71620C9" w14:textId="64FE931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F07841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A27AC2" w14:textId="155DA2F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34C29EF" w14:textId="444092E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F19E45" w14:textId="7C5066D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F51C535" w14:textId="3386CF9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E5A8ED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63D167" w14:textId="55D629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6655547" w14:textId="1403BB7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855E1B" w14:textId="6E3BB08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F781F6D" w14:textId="02EF0A6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AA7343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267359" w14:textId="276EB41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523DB5F" w14:textId="5D0073D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A3B4A4" w14:textId="7568A52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255A4FD" w14:textId="4A9546F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5E1501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8BAFBA" w14:textId="5BCFBA8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8E12274" w14:textId="4B32EC1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F3723D" w14:textId="7B97E02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9726D8A" w14:textId="0C803CE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87EBBA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CAD0C9" w14:textId="2EAD04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42B8729B" w14:textId="3E93284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9117801" w14:textId="2E7DDE7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E359414" w14:textId="2DCCB34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2E8B43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F2B1CA" w14:textId="2105A2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99B7957" w14:textId="703D929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8AA1C0" w14:textId="052CC3D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D6BFD7E" w14:textId="21617F4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A6C02E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55D1D0" w14:textId="345D53F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B5EBE66" w14:textId="7B69E30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BB44D8" w14:textId="28381A6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74CDAA0" w14:textId="0B5AA42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440278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B7CBB5" w14:textId="2F5792B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20EA14B" w14:textId="4DA3E1E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4E791D" w14:textId="231D2A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B891039" w14:textId="30E4746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F505AE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388708" w14:textId="475312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FA131D2" w14:textId="58F2D1B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011F20" w14:textId="76654CD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41406AA" w14:textId="27411C9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AEF700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BD5EFD" w14:textId="07F2698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3F1D36B" w14:textId="79C835D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48A2F5" w14:textId="10C751D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0A09135" w14:textId="499BE7B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66B895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A8905B" w14:textId="7D1466C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3B6E388" w14:textId="12B8260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437E2C" w14:textId="3D97C1D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A4C2671" w14:textId="01F54E0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470C82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8031E9" w14:textId="3ABDFC2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1F077BAF" w14:textId="257EB60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D209959" w14:textId="0919862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6A7F50C" w14:textId="333B6F3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BDD320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BBE84D" w14:textId="0A255E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14CB7AD0" w14:textId="5695FBD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D3330D0" w14:textId="392F9A6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0FE47EB2" w14:textId="7242518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916427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D6102F" w14:textId="753F980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5237D7C1" w14:textId="23B7AC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35CEA8B" w14:textId="5BF88F7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5E9EB1C2" w14:textId="69A3DA0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FD063A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005A52" w14:textId="4DEF778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4695D122" w14:textId="76C8AEE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C84DAEB" w14:textId="0BEBF89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0FCF53D9" w14:textId="76ABA25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51F5DB8"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88BE3DF" w14:textId="317F273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49B1B28F" w14:textId="761033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1BFBE7" w14:textId="1E7FAC3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Person.Personnummer.statusErIndeholdtI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699BB298" w14:textId="22FE701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1A95D88"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F5B0FEB" w14:textId="161E8E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137E8D6E" w14:textId="2D5358E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046D87" w14:textId="5933302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Person.Personnummer.statusLigMed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39EAD991" w14:textId="1BCA5C3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4930C7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75D351" w14:textId="3D3FCDD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838AB03" w14:textId="53C7BB1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055633" w14:textId="30615E5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4C8C0A3" w14:textId="226CE22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8EE963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516C73" w14:textId="462DEFD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6BA34FF" w14:textId="6B5762A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8FDD7A" w14:textId="1271509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A3045B2" w14:textId="202D0D6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564820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0623BC" w14:textId="7B68789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6A95B604" w14:textId="71E6437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74A5AD" w14:textId="29B62E2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20498BD" w14:textId="4D14670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81ED00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DCE14A" w14:textId="22C061F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3BBCE2B" w14:textId="497BEB7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E10BE2" w14:textId="32053C2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291A2C9" w14:textId="0DE16AA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31E8C0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1ED882" w14:textId="1BC645C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764CFC3" w14:textId="206F3EA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835230" w14:textId="66C36D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5F5006F" w14:textId="7245EF2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6FF280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EF8D83" w14:textId="7FF3A6F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214BCAC" w14:textId="415A4E9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96E368" w14:textId="4085DB7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79EED37" w14:textId="6A41FBB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978AB3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B06917" w14:textId="006262E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BBC868C" w14:textId="59787C4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A8297FB" w14:textId="7E44732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F0D3A0C" w14:textId="230292B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53F099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4E0493" w14:textId="34C3073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D1244E8" w14:textId="38F7A9A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EA5964" w14:textId="103571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9741464" w14:textId="6D62174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A11B7F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607D56" w14:textId="6724C78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pnr.virkningtil.eq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6B53A03" w14:textId="0906745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7F62E6" w14:textId="57A8C95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F01FB48" w14:textId="0142371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6F015B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CAA100" w14:textId="6447AD8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C8F278F" w14:textId="2CD8841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AED7962" w14:textId="09500AD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35675C1" w14:textId="5EBCEBE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EE1D97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7E4547" w14:textId="10B35BF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E34A45C" w14:textId="4BDC7C3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924918" w14:textId="6495D6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B0AF83C" w14:textId="635E05E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C58706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60382A" w14:textId="29157F2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B579B37" w14:textId="38BBEE4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EA85D6" w14:textId="1CB033D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21D627F" w14:textId="2EC0AA9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6BA13D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DE4B68" w14:textId="305D88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5FFC300" w14:textId="0F5C86A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E8B842" w14:textId="6BA7B3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DF18CFA" w14:textId="1B97697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828E76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98ABDF" w14:textId="1AB6E7C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3B0678C2" w14:textId="75E7AC4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2536FCA" w14:textId="53C986A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5F44C88" w14:textId="753F5A3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E3A3868"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44358A0" w14:textId="1A747D2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56ABE105" w14:textId="01F2B3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1AE45010" w14:textId="56D3E69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Person.PersonUdenCpr.foedselsdatoForskelligFra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43E04815" w14:textId="1A42BD4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405AFF3" w14:textId="77777777" w:rsidTr="00BD6A48">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A929B09" w14:textId="0D6405A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15529D63" w14:textId="513A1F6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1D6C8EC6" w14:textId="3DD47C2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68ADF10F" w14:textId="1BACB38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BD546A6"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93C05E0" w14:textId="4B70DC9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2EBA1AF2" w14:textId="43CBB22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34A89513" w14:textId="787E2A1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426BC79A" w14:textId="1B22208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D0D44DA"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00410C5" w14:textId="0746C9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37040D77" w14:textId="41A3F09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3185550A" w14:textId="4951EE9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631C3AEB" w14:textId="673A8B2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8708EFC"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117463A" w14:textId="4BF9BD9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44EDC92E" w14:textId="46EA78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714BC6B2" w14:textId="2C287C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03128478" w14:textId="28367D0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A629845"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12A5DE0" w14:textId="4D675F9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21601C64" w14:textId="11CA185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7F2DDCC6" w14:textId="1114933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1D7B9DD4" w14:textId="5D60044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CB9D235"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3786922" w14:textId="4792436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pucpr.foedselsdatoum.eq</w:t>
            </w:r>
          </w:p>
        </w:tc>
        <w:tc>
          <w:tcPr>
            <w:tcW w:w="1607" w:type="dxa"/>
            <w:tcBorders>
              <w:top w:val="nil"/>
              <w:left w:val="nil"/>
              <w:bottom w:val="single" w:sz="4" w:space="0" w:color="auto"/>
              <w:right w:val="single" w:sz="4" w:space="0" w:color="auto"/>
            </w:tcBorders>
            <w:shd w:val="clear" w:color="000000" w:fill="FFFFFF"/>
            <w:noWrap/>
            <w:vAlign w:val="bottom"/>
            <w:hideMark/>
          </w:tcPr>
          <w:p w14:paraId="5D65FD90" w14:textId="5130DE8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000000" w:fill="FFFFFF"/>
            <w:vAlign w:val="bottom"/>
            <w:hideMark/>
          </w:tcPr>
          <w:p w14:paraId="2CBD70B4" w14:textId="5AD58A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Person.PersonUdenCpr.foedselsdatousikkerhedsmarkeringLigMed - En person uden cpr-nr. navn</w:t>
            </w:r>
          </w:p>
        </w:tc>
        <w:tc>
          <w:tcPr>
            <w:tcW w:w="1607" w:type="dxa"/>
            <w:tcBorders>
              <w:top w:val="nil"/>
              <w:left w:val="nil"/>
              <w:bottom w:val="single" w:sz="4" w:space="0" w:color="auto"/>
              <w:right w:val="single" w:sz="4" w:space="0" w:color="auto"/>
            </w:tcBorders>
            <w:shd w:val="clear" w:color="auto" w:fill="auto"/>
            <w:noWrap/>
            <w:vAlign w:val="bottom"/>
            <w:hideMark/>
          </w:tcPr>
          <w:p w14:paraId="7A9978BD" w14:textId="4D22D5D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24CB25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C23CA8" w14:textId="4C72456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pucpr.navnemarkering.wi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499DC72E" w14:textId="56DCCE3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4EF1ADC" w14:textId="6FDFF95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Person.PersonUdenCpr.navnemarkeringErIndeholdtI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23E63A06" w14:textId="7E6E0F0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C23823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61F231" w14:textId="5F4403E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pucpr.navnemarkering.eq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3F952C0D" w14:textId="4F57300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8C7B7ED" w14:textId="5ED963D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Person.PersonUdenCpr.navnemarkeringLigMed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00E7EAB3" w14:textId="54D801E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23C0B51"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9471966" w14:textId="5AC15B2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pucpr.navn.wi</w:t>
            </w:r>
          </w:p>
        </w:tc>
        <w:tc>
          <w:tcPr>
            <w:tcW w:w="1607" w:type="dxa"/>
            <w:tcBorders>
              <w:top w:val="nil"/>
              <w:left w:val="nil"/>
              <w:bottom w:val="single" w:sz="4" w:space="0" w:color="auto"/>
              <w:right w:val="single" w:sz="4" w:space="0" w:color="auto"/>
            </w:tcBorders>
            <w:shd w:val="clear" w:color="000000" w:fill="FFFFFF"/>
            <w:noWrap/>
            <w:vAlign w:val="bottom"/>
            <w:hideMark/>
          </w:tcPr>
          <w:p w14:paraId="17A643CF" w14:textId="46D3055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84294C" w14:textId="2880C57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Person.PersonUdenCpr.navnErIndeholdtI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4931454A" w14:textId="6F23CDB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680B99B"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48AD753" w14:textId="4B98499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pucpr.navn.cont</w:t>
            </w:r>
          </w:p>
        </w:tc>
        <w:tc>
          <w:tcPr>
            <w:tcW w:w="1607" w:type="dxa"/>
            <w:tcBorders>
              <w:top w:val="nil"/>
              <w:left w:val="nil"/>
              <w:bottom w:val="single" w:sz="4" w:space="0" w:color="auto"/>
              <w:right w:val="single" w:sz="4" w:space="0" w:color="auto"/>
            </w:tcBorders>
            <w:shd w:val="clear" w:color="000000" w:fill="FFFFFF"/>
            <w:noWrap/>
            <w:vAlign w:val="bottom"/>
            <w:hideMark/>
          </w:tcPr>
          <w:p w14:paraId="6D736E22" w14:textId="2C4AEFD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054FD2D" w14:textId="51E076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Person.PersonUdenCpr.navnIndeholder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57814D56" w14:textId="2B300E4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2E9C1E6"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635D3D9B" w14:textId="6DA1AA7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pucpr.navn.eq</w:t>
            </w:r>
          </w:p>
        </w:tc>
        <w:tc>
          <w:tcPr>
            <w:tcW w:w="1607" w:type="dxa"/>
            <w:tcBorders>
              <w:top w:val="nil"/>
              <w:left w:val="nil"/>
              <w:bottom w:val="single" w:sz="4" w:space="0" w:color="auto"/>
              <w:right w:val="single" w:sz="4" w:space="0" w:color="auto"/>
            </w:tcBorders>
            <w:shd w:val="clear" w:color="000000" w:fill="FFFFFF"/>
            <w:noWrap/>
            <w:vAlign w:val="bottom"/>
            <w:hideMark/>
          </w:tcPr>
          <w:p w14:paraId="0B115C65" w14:textId="6E147E4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412568C" w14:textId="233E344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Person.PersonUdenCpr.navnLigMed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3E8F1A1E" w14:textId="2469503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B029B0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C05598" w14:textId="7736B9B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sep.status.wi</w:t>
            </w:r>
          </w:p>
        </w:tc>
        <w:tc>
          <w:tcPr>
            <w:tcW w:w="1607" w:type="dxa"/>
            <w:tcBorders>
              <w:top w:val="nil"/>
              <w:left w:val="nil"/>
              <w:bottom w:val="single" w:sz="4" w:space="0" w:color="auto"/>
              <w:right w:val="single" w:sz="4" w:space="0" w:color="auto"/>
            </w:tcBorders>
            <w:shd w:val="clear" w:color="auto" w:fill="auto"/>
            <w:noWrap/>
            <w:vAlign w:val="bottom"/>
            <w:hideMark/>
          </w:tcPr>
          <w:p w14:paraId="69A0752B" w14:textId="0980D2F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BBBE15D" w14:textId="2E29397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01C19876" w14:textId="7E8DB8B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80A00E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01D27B" w14:textId="1DF3DFF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sep.status.eq</w:t>
            </w:r>
          </w:p>
        </w:tc>
        <w:tc>
          <w:tcPr>
            <w:tcW w:w="1607" w:type="dxa"/>
            <w:tcBorders>
              <w:top w:val="nil"/>
              <w:left w:val="nil"/>
              <w:bottom w:val="single" w:sz="4" w:space="0" w:color="auto"/>
              <w:right w:val="single" w:sz="4" w:space="0" w:color="auto"/>
            </w:tcBorders>
            <w:shd w:val="clear" w:color="auto" w:fill="auto"/>
            <w:noWrap/>
            <w:vAlign w:val="bottom"/>
            <w:hideMark/>
          </w:tcPr>
          <w:p w14:paraId="16F483FD" w14:textId="2FE46D2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D784971" w14:textId="693BA01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4AA6474C" w14:textId="2F79A46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DAEB5C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D0A282" w14:textId="68A46AD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8F74F35" w14:textId="06A3A42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A6995E" w14:textId="4EDC60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C568165" w14:textId="7774B84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F2CDDB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80E5C4" w14:textId="53CDDB2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5FB72E3" w14:textId="1B5C2C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732A69" w14:textId="3A3617D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F2EBD9C" w14:textId="483D3C3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046A97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439439" w14:textId="703CE5A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69A0C26" w14:textId="6B42E3F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D0E58C" w14:textId="002FC89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F02FA3C" w14:textId="442FA85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09E98F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E0E425" w14:textId="735AF19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B9D4112" w14:textId="02F42FF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D64374" w14:textId="6CE0CA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8E692E8" w14:textId="06B4653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55BFC7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5FD90E" w14:textId="519AB4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B16E24D" w14:textId="37164E6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F47352" w14:textId="6DCA6E8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7F8F858" w14:textId="0A000CB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F3F1E3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F25446" w14:textId="3EF474C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F97EDDA" w14:textId="433044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8C97AA" w14:textId="2DB10BB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6A33BF0" w14:textId="7C1BFBE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D8C608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77B88B" w14:textId="589C514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2EF70AE" w14:textId="7FE78BE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6C2A84A" w14:textId="762484E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4BEFA12" w14:textId="720C54E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822251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60DD29" w14:textId="5E2330C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81142DE" w14:textId="07127DE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3EF15F" w14:textId="6B74272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EBEC897" w14:textId="620F247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BEFD4E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F5D434" w14:textId="79F7AC1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1DA7121" w14:textId="2D92090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32FF91" w14:textId="567067F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383375E" w14:textId="3151718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22933D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C6C3BC" w14:textId="1C7E33F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64FD0C6" w14:textId="309C93B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090EB9" w14:textId="01DB155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986C464" w14:textId="4CCF7AB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9C6312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B61D77" w14:textId="4EA451F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29522B8" w14:textId="10EA69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61A112" w14:textId="0BF124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26CFA2B" w14:textId="3D16981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1EC4E6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5907AE" w14:textId="26D58A4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9885582" w14:textId="6926195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453803" w14:textId="75A7C34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082B87C" w14:textId="3FFB410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905432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87B747" w14:textId="24F97E7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E8F090B" w14:textId="12761A9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5AB434" w14:textId="57E6C78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2BFF420" w14:textId="4B817A7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D88680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EEB6C4" w14:textId="4144A4D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65E6577D" w14:textId="0175868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0B751E4" w14:textId="14B5E30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3CD7EDB" w14:textId="20D22C3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759442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0BD7E5" w14:textId="39F684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stat.cprlandekode.wi</w:t>
            </w:r>
          </w:p>
        </w:tc>
        <w:tc>
          <w:tcPr>
            <w:tcW w:w="1607" w:type="dxa"/>
            <w:tcBorders>
              <w:top w:val="nil"/>
              <w:left w:val="nil"/>
              <w:bottom w:val="single" w:sz="4" w:space="0" w:color="auto"/>
              <w:right w:val="single" w:sz="4" w:space="0" w:color="auto"/>
            </w:tcBorders>
            <w:shd w:val="clear" w:color="auto" w:fill="auto"/>
            <w:noWrap/>
            <w:vAlign w:val="bottom"/>
            <w:hideMark/>
          </w:tcPr>
          <w:p w14:paraId="02662FA2" w14:textId="4146B84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53DF940" w14:textId="511912D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Person.Statsborgerskab.cprlandekodeErIndeholdtI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558FC3D9" w14:textId="49F412F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A5D7D4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97A033" w14:textId="3388D0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stat.cprlandekode.ne</w:t>
            </w:r>
          </w:p>
        </w:tc>
        <w:tc>
          <w:tcPr>
            <w:tcW w:w="1607" w:type="dxa"/>
            <w:tcBorders>
              <w:top w:val="nil"/>
              <w:left w:val="nil"/>
              <w:bottom w:val="single" w:sz="4" w:space="0" w:color="auto"/>
              <w:right w:val="single" w:sz="4" w:space="0" w:color="auto"/>
            </w:tcBorders>
            <w:shd w:val="clear" w:color="auto" w:fill="auto"/>
            <w:noWrap/>
            <w:vAlign w:val="bottom"/>
            <w:hideMark/>
          </w:tcPr>
          <w:p w14:paraId="01E981D3" w14:textId="22C687C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6261F17" w14:textId="3552A4A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Person.Statsborgerskab.cprlandekodeForskelligFra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F83B257" w14:textId="3E841EB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90B2BC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9B3C06" w14:textId="6D9C4B1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stat.cprlandekode.eq</w:t>
            </w:r>
          </w:p>
        </w:tc>
        <w:tc>
          <w:tcPr>
            <w:tcW w:w="1607" w:type="dxa"/>
            <w:tcBorders>
              <w:top w:val="nil"/>
              <w:left w:val="nil"/>
              <w:bottom w:val="single" w:sz="4" w:space="0" w:color="auto"/>
              <w:right w:val="single" w:sz="4" w:space="0" w:color="auto"/>
            </w:tcBorders>
            <w:shd w:val="clear" w:color="auto" w:fill="auto"/>
            <w:noWrap/>
            <w:vAlign w:val="bottom"/>
            <w:hideMark/>
          </w:tcPr>
          <w:p w14:paraId="215A6D00" w14:textId="1FF8C8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5146308" w14:textId="2631DEE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1A27EF11" w14:textId="6241010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0A26B4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9A5705" w14:textId="72D27EA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stat.cprlandekode.lt</w:t>
            </w:r>
          </w:p>
        </w:tc>
        <w:tc>
          <w:tcPr>
            <w:tcW w:w="1607" w:type="dxa"/>
            <w:tcBorders>
              <w:top w:val="nil"/>
              <w:left w:val="nil"/>
              <w:bottom w:val="single" w:sz="4" w:space="0" w:color="auto"/>
              <w:right w:val="single" w:sz="4" w:space="0" w:color="auto"/>
            </w:tcBorders>
            <w:shd w:val="clear" w:color="auto" w:fill="auto"/>
            <w:noWrap/>
            <w:vAlign w:val="bottom"/>
            <w:hideMark/>
          </w:tcPr>
          <w:p w14:paraId="18090E5F" w14:textId="1052B81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E7904CA" w14:textId="506C62E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73B98EA6" w14:textId="691A317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BDCC6E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F9FE5F" w14:textId="2CE9B43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stat.cprlandekode.le</w:t>
            </w:r>
          </w:p>
        </w:tc>
        <w:tc>
          <w:tcPr>
            <w:tcW w:w="1607" w:type="dxa"/>
            <w:tcBorders>
              <w:top w:val="nil"/>
              <w:left w:val="nil"/>
              <w:bottom w:val="single" w:sz="4" w:space="0" w:color="auto"/>
              <w:right w:val="single" w:sz="4" w:space="0" w:color="auto"/>
            </w:tcBorders>
            <w:shd w:val="clear" w:color="auto" w:fill="auto"/>
            <w:noWrap/>
            <w:vAlign w:val="bottom"/>
            <w:hideMark/>
          </w:tcPr>
          <w:p w14:paraId="4EA06737" w14:textId="1CB3B57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AA4879D" w14:textId="3544758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14F37BB0" w14:textId="1E5CE4A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D85778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C7A66C" w14:textId="6CBDA2A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stat.cprlandekode.gt</w:t>
            </w:r>
          </w:p>
        </w:tc>
        <w:tc>
          <w:tcPr>
            <w:tcW w:w="1607" w:type="dxa"/>
            <w:tcBorders>
              <w:top w:val="nil"/>
              <w:left w:val="nil"/>
              <w:bottom w:val="single" w:sz="4" w:space="0" w:color="auto"/>
              <w:right w:val="single" w:sz="4" w:space="0" w:color="auto"/>
            </w:tcBorders>
            <w:shd w:val="clear" w:color="auto" w:fill="auto"/>
            <w:noWrap/>
            <w:vAlign w:val="bottom"/>
            <w:hideMark/>
          </w:tcPr>
          <w:p w14:paraId="6948458A" w14:textId="4214D5E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4A0A3D7" w14:textId="345EC97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71BA2760" w14:textId="3363F68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8F4316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472E03" w14:textId="1CF5958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stat.cprlandekode.ge</w:t>
            </w:r>
          </w:p>
        </w:tc>
        <w:tc>
          <w:tcPr>
            <w:tcW w:w="1607" w:type="dxa"/>
            <w:tcBorders>
              <w:top w:val="nil"/>
              <w:left w:val="nil"/>
              <w:bottom w:val="single" w:sz="4" w:space="0" w:color="auto"/>
              <w:right w:val="single" w:sz="4" w:space="0" w:color="auto"/>
            </w:tcBorders>
            <w:shd w:val="clear" w:color="auto" w:fill="auto"/>
            <w:noWrap/>
            <w:vAlign w:val="bottom"/>
            <w:hideMark/>
          </w:tcPr>
          <w:p w14:paraId="49BD1D3A" w14:textId="14751E0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71728BD" w14:textId="6C0DB3C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4E82BF5D" w14:textId="64B7C7B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67F7F2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18BF86" w14:textId="7974B3D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stat.cprlandenavn.wi</w:t>
            </w:r>
          </w:p>
        </w:tc>
        <w:tc>
          <w:tcPr>
            <w:tcW w:w="1607" w:type="dxa"/>
            <w:tcBorders>
              <w:top w:val="nil"/>
              <w:left w:val="nil"/>
              <w:bottom w:val="single" w:sz="4" w:space="0" w:color="auto"/>
              <w:right w:val="single" w:sz="4" w:space="0" w:color="auto"/>
            </w:tcBorders>
            <w:shd w:val="clear" w:color="auto" w:fill="auto"/>
            <w:noWrap/>
            <w:vAlign w:val="bottom"/>
            <w:hideMark/>
          </w:tcPr>
          <w:p w14:paraId="1F782F81" w14:textId="0D23C6C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0C327B3" w14:textId="308C7B9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Person.Statsborgerskab.cprlandenavnErIndeholdtI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39D6F4F0" w14:textId="186ECA9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AFBB8D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3D6DC1" w14:textId="6D5DEDA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stat.cprlandenavn.cont</w:t>
            </w:r>
          </w:p>
        </w:tc>
        <w:tc>
          <w:tcPr>
            <w:tcW w:w="1607" w:type="dxa"/>
            <w:tcBorders>
              <w:top w:val="nil"/>
              <w:left w:val="nil"/>
              <w:bottom w:val="single" w:sz="4" w:space="0" w:color="auto"/>
              <w:right w:val="single" w:sz="4" w:space="0" w:color="auto"/>
            </w:tcBorders>
            <w:shd w:val="clear" w:color="auto" w:fill="auto"/>
            <w:noWrap/>
            <w:vAlign w:val="bottom"/>
            <w:hideMark/>
          </w:tcPr>
          <w:p w14:paraId="23A8719D" w14:textId="4773C6E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01B481D" w14:textId="3FA1BF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Person.Statsborgerskab.cprlandenavnIndeholder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01AA3D3B" w14:textId="3B39344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8241ED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EF7AC9" w14:textId="1C9666E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stat.cprlandenavn.eq</w:t>
            </w:r>
          </w:p>
        </w:tc>
        <w:tc>
          <w:tcPr>
            <w:tcW w:w="1607" w:type="dxa"/>
            <w:tcBorders>
              <w:top w:val="nil"/>
              <w:left w:val="nil"/>
              <w:bottom w:val="single" w:sz="4" w:space="0" w:color="auto"/>
              <w:right w:val="single" w:sz="4" w:space="0" w:color="auto"/>
            </w:tcBorders>
            <w:shd w:val="clear" w:color="auto" w:fill="auto"/>
            <w:noWrap/>
            <w:vAlign w:val="bottom"/>
            <w:hideMark/>
          </w:tcPr>
          <w:p w14:paraId="6F462C23" w14:textId="50F7463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18209D" w14:textId="394EC8E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Person.Statsborgerskab.cprlandenavnLigMed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22A82870" w14:textId="1E7E6D4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683B29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BFE2E5" w14:textId="7334414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stat.status.wi</w:t>
            </w:r>
          </w:p>
        </w:tc>
        <w:tc>
          <w:tcPr>
            <w:tcW w:w="1607" w:type="dxa"/>
            <w:tcBorders>
              <w:top w:val="nil"/>
              <w:left w:val="nil"/>
              <w:bottom w:val="single" w:sz="4" w:space="0" w:color="auto"/>
              <w:right w:val="single" w:sz="4" w:space="0" w:color="auto"/>
            </w:tcBorders>
            <w:shd w:val="clear" w:color="auto" w:fill="auto"/>
            <w:noWrap/>
            <w:vAlign w:val="bottom"/>
            <w:hideMark/>
          </w:tcPr>
          <w:p w14:paraId="387014ED" w14:textId="36B9D30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EDFA89B" w14:textId="11E1AC4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25541A5A" w14:textId="199A04F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5B7843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66C756" w14:textId="44BE53C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stat.status.eq</w:t>
            </w:r>
          </w:p>
        </w:tc>
        <w:tc>
          <w:tcPr>
            <w:tcW w:w="1607" w:type="dxa"/>
            <w:tcBorders>
              <w:top w:val="nil"/>
              <w:left w:val="nil"/>
              <w:bottom w:val="single" w:sz="4" w:space="0" w:color="auto"/>
              <w:right w:val="single" w:sz="4" w:space="0" w:color="auto"/>
            </w:tcBorders>
            <w:shd w:val="clear" w:color="auto" w:fill="auto"/>
            <w:noWrap/>
            <w:vAlign w:val="bottom"/>
            <w:hideMark/>
          </w:tcPr>
          <w:p w14:paraId="72F9F379" w14:textId="54A0A2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9FE62DD" w14:textId="3175C5B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2F23A682" w14:textId="0E2F7E3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462040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574A21" w14:textId="4F08B67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BC3B744" w14:textId="1C4C50C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5A9F77" w14:textId="36C333C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5A48A80" w14:textId="79A5A16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D5A5E3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423F5E" w14:textId="622D8C8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B85A80D" w14:textId="0876474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8CEFAF" w14:textId="3C9A50C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6D3FB3F" w14:textId="0718D8A7"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3E2275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DDB5B4" w14:textId="5F3C3EA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A90A40B" w14:textId="253C91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9F1F1F8" w14:textId="1FA750A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1DC84DF" w14:textId="70CE702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83D86B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0B3322" w14:textId="3AB2A08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6B557A0" w14:textId="71C532C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EF5869" w14:textId="353A176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A1F9255" w14:textId="10A0578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476E90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661164" w14:textId="724ACE1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5B60D5B" w14:textId="3AD0AEA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2B48C7" w14:textId="72C931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B93E9A3" w14:textId="2B765C9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45851C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D7ABEE" w14:textId="76CB47C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CEBAE3C" w14:textId="6F8E64B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883FC3" w14:textId="44BB2B1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E03015F" w14:textId="5B7093A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B0ACB8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464F4D" w14:textId="08DE45E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535D41AB" w14:textId="522C00D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BAD3156" w14:textId="7D28F6B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E4A7F83" w14:textId="278ED18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66795E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2F25DB" w14:textId="2D0927A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3CC094B" w14:textId="5342CB9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8D47B4" w14:textId="44895A3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804ACD7" w14:textId="6456BB3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E4BCA1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EE00E1" w14:textId="6E58C82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5BA4824A" w14:textId="5F04641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2746D2" w14:textId="4680255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6AD4BC61" w14:textId="3D2443E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D1863F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961540" w14:textId="334EE17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4BA1A2E" w14:textId="742BA00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8B400F" w14:textId="48A7805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3256820" w14:textId="5CF45CC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D1332B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BF3053" w14:textId="25992FB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0ADD231" w14:textId="00C75F8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658D52" w14:textId="7BA7DFA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DEB75CD" w14:textId="723B28C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A8116C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8D1FB2" w14:textId="629891C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1505D6B2" w14:textId="121DEC7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0A14C7" w14:textId="210480C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9CBCCEA" w14:textId="44CCD79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56A52F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54C8F5" w14:textId="017877E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10AE3CF8" w14:textId="059CB8E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65A108" w14:textId="686E438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0DF6674" w14:textId="692217B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938C3A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FDE457" w14:textId="5BF5083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92D94FA" w14:textId="624846E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4B91D93" w14:textId="09D4AC2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CB079AC" w14:textId="3EDC989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34F826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B5D2FA" w14:textId="2FD7164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udind.cprlandekodeindrejse.wi</w:t>
            </w:r>
          </w:p>
        </w:tc>
        <w:tc>
          <w:tcPr>
            <w:tcW w:w="1607" w:type="dxa"/>
            <w:tcBorders>
              <w:top w:val="nil"/>
              <w:left w:val="nil"/>
              <w:bottom w:val="single" w:sz="4" w:space="0" w:color="auto"/>
              <w:right w:val="single" w:sz="4" w:space="0" w:color="auto"/>
            </w:tcBorders>
            <w:shd w:val="clear" w:color="auto" w:fill="auto"/>
            <w:noWrap/>
            <w:vAlign w:val="bottom"/>
            <w:hideMark/>
          </w:tcPr>
          <w:p w14:paraId="276B9258" w14:textId="697E5C7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4DA056B" w14:textId="40DC268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Person.UdrejseIndrejse.cprlandekodeindrejseErIndeholdtI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1B0ED6B4" w14:textId="58BFE16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EAEFD2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4A2FB6" w14:textId="5437727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udind.cprlandekodeindrejse.ne</w:t>
            </w:r>
          </w:p>
        </w:tc>
        <w:tc>
          <w:tcPr>
            <w:tcW w:w="1607" w:type="dxa"/>
            <w:tcBorders>
              <w:top w:val="nil"/>
              <w:left w:val="nil"/>
              <w:bottom w:val="single" w:sz="4" w:space="0" w:color="auto"/>
              <w:right w:val="single" w:sz="4" w:space="0" w:color="auto"/>
            </w:tcBorders>
            <w:shd w:val="clear" w:color="auto" w:fill="auto"/>
            <w:noWrap/>
            <w:vAlign w:val="bottom"/>
            <w:hideMark/>
          </w:tcPr>
          <w:p w14:paraId="05153CDA" w14:textId="6E2EA8E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ACC219B" w14:textId="0F127AD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Person.UdrejseIndrejse.cprlandekodeindrejseForskelligFra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43209CF" w14:textId="52FE4FC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57205D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32886E" w14:textId="0146A94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udind.cprlandekodeindrejse.eq</w:t>
            </w:r>
          </w:p>
        </w:tc>
        <w:tc>
          <w:tcPr>
            <w:tcW w:w="1607" w:type="dxa"/>
            <w:tcBorders>
              <w:top w:val="nil"/>
              <w:left w:val="nil"/>
              <w:bottom w:val="single" w:sz="4" w:space="0" w:color="auto"/>
              <w:right w:val="single" w:sz="4" w:space="0" w:color="auto"/>
            </w:tcBorders>
            <w:shd w:val="clear" w:color="auto" w:fill="auto"/>
            <w:noWrap/>
            <w:vAlign w:val="bottom"/>
            <w:hideMark/>
          </w:tcPr>
          <w:p w14:paraId="4FA88D78" w14:textId="0ED906E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0482690" w14:textId="36EA73E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3AFC205B" w14:textId="5B6E56A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B1DBF2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561D0F" w14:textId="32FF171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udind.cprlandekodeindrejse.lt</w:t>
            </w:r>
          </w:p>
        </w:tc>
        <w:tc>
          <w:tcPr>
            <w:tcW w:w="1607" w:type="dxa"/>
            <w:tcBorders>
              <w:top w:val="nil"/>
              <w:left w:val="nil"/>
              <w:bottom w:val="single" w:sz="4" w:space="0" w:color="auto"/>
              <w:right w:val="single" w:sz="4" w:space="0" w:color="auto"/>
            </w:tcBorders>
            <w:shd w:val="clear" w:color="auto" w:fill="auto"/>
            <w:noWrap/>
            <w:vAlign w:val="bottom"/>
            <w:hideMark/>
          </w:tcPr>
          <w:p w14:paraId="2CA5A549" w14:textId="7F259FB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9C2BD61" w14:textId="616C87C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6EE82699" w14:textId="1BA1603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3622CE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3B39E0" w14:textId="094F9F6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udind.cprlandekodeindrejse.le</w:t>
            </w:r>
          </w:p>
        </w:tc>
        <w:tc>
          <w:tcPr>
            <w:tcW w:w="1607" w:type="dxa"/>
            <w:tcBorders>
              <w:top w:val="nil"/>
              <w:left w:val="nil"/>
              <w:bottom w:val="single" w:sz="4" w:space="0" w:color="auto"/>
              <w:right w:val="single" w:sz="4" w:space="0" w:color="auto"/>
            </w:tcBorders>
            <w:shd w:val="clear" w:color="auto" w:fill="auto"/>
            <w:noWrap/>
            <w:vAlign w:val="bottom"/>
            <w:hideMark/>
          </w:tcPr>
          <w:p w14:paraId="3E27FFC5" w14:textId="4EA2F4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F8C07A7" w14:textId="5C799B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5A0E5866" w14:textId="404C4C0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E0C60F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6075D4" w14:textId="4A0CD76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udind.cprlandekodeindrejse.gt</w:t>
            </w:r>
          </w:p>
        </w:tc>
        <w:tc>
          <w:tcPr>
            <w:tcW w:w="1607" w:type="dxa"/>
            <w:tcBorders>
              <w:top w:val="nil"/>
              <w:left w:val="nil"/>
              <w:bottom w:val="single" w:sz="4" w:space="0" w:color="auto"/>
              <w:right w:val="single" w:sz="4" w:space="0" w:color="auto"/>
            </w:tcBorders>
            <w:shd w:val="clear" w:color="auto" w:fill="auto"/>
            <w:noWrap/>
            <w:vAlign w:val="bottom"/>
            <w:hideMark/>
          </w:tcPr>
          <w:p w14:paraId="47950195" w14:textId="69B0226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A6A9A7B" w14:textId="7ED068C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6B522FF" w14:textId="1C515EA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B3CEED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F08C6C" w14:textId="78A9394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udind.cprlandekodeindrejse.ge</w:t>
            </w:r>
          </w:p>
        </w:tc>
        <w:tc>
          <w:tcPr>
            <w:tcW w:w="1607" w:type="dxa"/>
            <w:tcBorders>
              <w:top w:val="nil"/>
              <w:left w:val="nil"/>
              <w:bottom w:val="single" w:sz="4" w:space="0" w:color="auto"/>
              <w:right w:val="single" w:sz="4" w:space="0" w:color="auto"/>
            </w:tcBorders>
            <w:shd w:val="clear" w:color="auto" w:fill="auto"/>
            <w:noWrap/>
            <w:vAlign w:val="bottom"/>
            <w:hideMark/>
          </w:tcPr>
          <w:p w14:paraId="2647B08D" w14:textId="0F08633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74CD63C" w14:textId="6FD2559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49C37A70" w14:textId="732B510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B5C3D9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A33A8C" w14:textId="5FCFA5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udind.cprlandekodeudrejse.wi</w:t>
            </w:r>
          </w:p>
        </w:tc>
        <w:tc>
          <w:tcPr>
            <w:tcW w:w="1607" w:type="dxa"/>
            <w:tcBorders>
              <w:top w:val="nil"/>
              <w:left w:val="nil"/>
              <w:bottom w:val="single" w:sz="4" w:space="0" w:color="auto"/>
              <w:right w:val="single" w:sz="4" w:space="0" w:color="auto"/>
            </w:tcBorders>
            <w:shd w:val="clear" w:color="auto" w:fill="auto"/>
            <w:noWrap/>
            <w:vAlign w:val="bottom"/>
            <w:hideMark/>
          </w:tcPr>
          <w:p w14:paraId="6009C654" w14:textId="3C20139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20A6A91" w14:textId="359D17B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Person.UdrejseIndrejse.cprlandekodeudrejseErIndeholdtI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14A725A7" w14:textId="66A2E13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BC95D3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B31C4C" w14:textId="11A664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udind.cprlandekodeudrejse.ne</w:t>
            </w:r>
          </w:p>
        </w:tc>
        <w:tc>
          <w:tcPr>
            <w:tcW w:w="1607" w:type="dxa"/>
            <w:tcBorders>
              <w:top w:val="nil"/>
              <w:left w:val="nil"/>
              <w:bottom w:val="single" w:sz="4" w:space="0" w:color="auto"/>
              <w:right w:val="single" w:sz="4" w:space="0" w:color="auto"/>
            </w:tcBorders>
            <w:shd w:val="clear" w:color="auto" w:fill="auto"/>
            <w:noWrap/>
            <w:vAlign w:val="bottom"/>
            <w:hideMark/>
          </w:tcPr>
          <w:p w14:paraId="0E517F08" w14:textId="3759309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7830D34" w14:textId="73AA2A4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Person.UdrejseIndrejse.cprlandekodeudrejseForskelligFra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299E5FAE" w14:textId="6225F28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EB4A38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0AF4DB" w14:textId="64D669E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udind.cprlandekodeudrejse.eq</w:t>
            </w:r>
          </w:p>
        </w:tc>
        <w:tc>
          <w:tcPr>
            <w:tcW w:w="1607" w:type="dxa"/>
            <w:tcBorders>
              <w:top w:val="nil"/>
              <w:left w:val="nil"/>
              <w:bottom w:val="single" w:sz="4" w:space="0" w:color="auto"/>
              <w:right w:val="single" w:sz="4" w:space="0" w:color="auto"/>
            </w:tcBorders>
            <w:shd w:val="clear" w:color="auto" w:fill="auto"/>
            <w:noWrap/>
            <w:vAlign w:val="bottom"/>
            <w:hideMark/>
          </w:tcPr>
          <w:p w14:paraId="3A604D86" w14:textId="10A8BD1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B8AF0F6" w14:textId="346B323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3C4ADAB2" w14:textId="0F712791"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AFE52A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F222C0" w14:textId="0307AE2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udind.cprlandekodeudrejse.lt</w:t>
            </w:r>
          </w:p>
        </w:tc>
        <w:tc>
          <w:tcPr>
            <w:tcW w:w="1607" w:type="dxa"/>
            <w:tcBorders>
              <w:top w:val="nil"/>
              <w:left w:val="nil"/>
              <w:bottom w:val="single" w:sz="4" w:space="0" w:color="auto"/>
              <w:right w:val="single" w:sz="4" w:space="0" w:color="auto"/>
            </w:tcBorders>
            <w:shd w:val="clear" w:color="auto" w:fill="auto"/>
            <w:noWrap/>
            <w:vAlign w:val="bottom"/>
            <w:hideMark/>
          </w:tcPr>
          <w:p w14:paraId="6E2BD5C5" w14:textId="58B01AA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2B4E559" w14:textId="76FA68E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10CF47B3" w14:textId="7F96812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6A0613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B4B199" w14:textId="4BE5103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udind.cprlandekodeudrejse.le</w:t>
            </w:r>
          </w:p>
        </w:tc>
        <w:tc>
          <w:tcPr>
            <w:tcW w:w="1607" w:type="dxa"/>
            <w:tcBorders>
              <w:top w:val="nil"/>
              <w:left w:val="nil"/>
              <w:bottom w:val="single" w:sz="4" w:space="0" w:color="auto"/>
              <w:right w:val="single" w:sz="4" w:space="0" w:color="auto"/>
            </w:tcBorders>
            <w:shd w:val="clear" w:color="auto" w:fill="auto"/>
            <w:noWrap/>
            <w:vAlign w:val="bottom"/>
            <w:hideMark/>
          </w:tcPr>
          <w:p w14:paraId="740DFC97" w14:textId="2DAC6C4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7A02E08" w14:textId="41ECE97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3712C871" w14:textId="38C4B93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64748A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BEE788" w14:textId="6E01738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udind.cprlandekodeudrejse.gt</w:t>
            </w:r>
          </w:p>
        </w:tc>
        <w:tc>
          <w:tcPr>
            <w:tcW w:w="1607" w:type="dxa"/>
            <w:tcBorders>
              <w:top w:val="nil"/>
              <w:left w:val="nil"/>
              <w:bottom w:val="single" w:sz="4" w:space="0" w:color="auto"/>
              <w:right w:val="single" w:sz="4" w:space="0" w:color="auto"/>
            </w:tcBorders>
            <w:shd w:val="clear" w:color="auto" w:fill="auto"/>
            <w:noWrap/>
            <w:vAlign w:val="bottom"/>
            <w:hideMark/>
          </w:tcPr>
          <w:p w14:paraId="03C510BF" w14:textId="48B9DD0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A2015AD" w14:textId="14DBFF6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BEC60B7" w14:textId="56E29DD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8B2114F"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BA6E4D" w14:textId="4ECDFF2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udind.cprlandekodeudrejse.ge</w:t>
            </w:r>
          </w:p>
        </w:tc>
        <w:tc>
          <w:tcPr>
            <w:tcW w:w="1607" w:type="dxa"/>
            <w:tcBorders>
              <w:top w:val="nil"/>
              <w:left w:val="nil"/>
              <w:bottom w:val="single" w:sz="4" w:space="0" w:color="auto"/>
              <w:right w:val="single" w:sz="4" w:space="0" w:color="auto"/>
            </w:tcBorders>
            <w:shd w:val="clear" w:color="auto" w:fill="auto"/>
            <w:noWrap/>
            <w:vAlign w:val="bottom"/>
            <w:hideMark/>
          </w:tcPr>
          <w:p w14:paraId="76267F0C" w14:textId="4FC2179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DE4F1F6" w14:textId="640EE97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132334ED" w14:textId="2B1E971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8AFA1E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4ED9CA" w14:textId="4F978E5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udind.cprlandindrejse.wi</w:t>
            </w:r>
          </w:p>
        </w:tc>
        <w:tc>
          <w:tcPr>
            <w:tcW w:w="1607" w:type="dxa"/>
            <w:tcBorders>
              <w:top w:val="nil"/>
              <w:left w:val="nil"/>
              <w:bottom w:val="single" w:sz="4" w:space="0" w:color="auto"/>
              <w:right w:val="single" w:sz="4" w:space="0" w:color="auto"/>
            </w:tcBorders>
            <w:shd w:val="clear" w:color="auto" w:fill="auto"/>
            <w:noWrap/>
            <w:vAlign w:val="bottom"/>
            <w:hideMark/>
          </w:tcPr>
          <w:p w14:paraId="56060F45" w14:textId="043DA8C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84B1B1" w14:textId="4C7FD09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Person.UdrejseIndrejse.cprlandindrejseErIndeholdtI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1AA1B529" w14:textId="5E7176C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7B0410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E35472" w14:textId="41E6DFA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udind.cprlandindrejse.cont</w:t>
            </w:r>
          </w:p>
        </w:tc>
        <w:tc>
          <w:tcPr>
            <w:tcW w:w="1607" w:type="dxa"/>
            <w:tcBorders>
              <w:top w:val="nil"/>
              <w:left w:val="nil"/>
              <w:bottom w:val="single" w:sz="4" w:space="0" w:color="auto"/>
              <w:right w:val="single" w:sz="4" w:space="0" w:color="auto"/>
            </w:tcBorders>
            <w:shd w:val="clear" w:color="auto" w:fill="auto"/>
            <w:noWrap/>
            <w:vAlign w:val="bottom"/>
            <w:hideMark/>
          </w:tcPr>
          <w:p w14:paraId="702B42FF" w14:textId="511DD87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6B62992" w14:textId="010610D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Person.UdrejseIndrejse.cprlandindrejseIndeholder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5565A679" w14:textId="60BFF59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FAD82D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BB97E9" w14:textId="3F3EAA7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udind.cprlandindrejse.eq</w:t>
            </w:r>
          </w:p>
        </w:tc>
        <w:tc>
          <w:tcPr>
            <w:tcW w:w="1607" w:type="dxa"/>
            <w:tcBorders>
              <w:top w:val="nil"/>
              <w:left w:val="nil"/>
              <w:bottom w:val="single" w:sz="4" w:space="0" w:color="auto"/>
              <w:right w:val="single" w:sz="4" w:space="0" w:color="auto"/>
            </w:tcBorders>
            <w:shd w:val="clear" w:color="auto" w:fill="auto"/>
            <w:noWrap/>
            <w:vAlign w:val="bottom"/>
            <w:hideMark/>
          </w:tcPr>
          <w:p w14:paraId="5ABFB4D6" w14:textId="621F0E3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78964DD" w14:textId="5C70620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Person.UdrejseIndrejse.cprlandindrejseLigMed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3CEF3413" w14:textId="5E6D02B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2ECEFD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802B18" w14:textId="170E7A2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udind.cprlandudrejse.wi</w:t>
            </w:r>
          </w:p>
        </w:tc>
        <w:tc>
          <w:tcPr>
            <w:tcW w:w="1607" w:type="dxa"/>
            <w:tcBorders>
              <w:top w:val="nil"/>
              <w:left w:val="nil"/>
              <w:bottom w:val="single" w:sz="4" w:space="0" w:color="auto"/>
              <w:right w:val="single" w:sz="4" w:space="0" w:color="auto"/>
            </w:tcBorders>
            <w:shd w:val="clear" w:color="auto" w:fill="auto"/>
            <w:noWrap/>
            <w:vAlign w:val="bottom"/>
            <w:hideMark/>
          </w:tcPr>
          <w:p w14:paraId="16022724" w14:textId="2171092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BA44773" w14:textId="0879E97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Person.UdrejseIndrejse.cprlandudrejseErIndeholdtI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1855E989" w14:textId="47FEB6E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43E2FDF"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B987A9" w14:textId="11BB7DA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udind.cprlandudrejse.cont</w:t>
            </w:r>
          </w:p>
        </w:tc>
        <w:tc>
          <w:tcPr>
            <w:tcW w:w="1607" w:type="dxa"/>
            <w:tcBorders>
              <w:top w:val="nil"/>
              <w:left w:val="nil"/>
              <w:bottom w:val="single" w:sz="4" w:space="0" w:color="auto"/>
              <w:right w:val="single" w:sz="4" w:space="0" w:color="auto"/>
            </w:tcBorders>
            <w:shd w:val="clear" w:color="auto" w:fill="auto"/>
            <w:noWrap/>
            <w:vAlign w:val="bottom"/>
            <w:hideMark/>
          </w:tcPr>
          <w:p w14:paraId="56962A98" w14:textId="60CF6EC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ECFF01" w14:textId="1CBFD71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Person.UdrejseIndrejse.cprlandudrejseIndeholder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3FFB7E1" w14:textId="06ABBB4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E0911B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BF3EAD" w14:textId="053BE9B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udind.cprlandudrejse.eq</w:t>
            </w:r>
          </w:p>
        </w:tc>
        <w:tc>
          <w:tcPr>
            <w:tcW w:w="1607" w:type="dxa"/>
            <w:tcBorders>
              <w:top w:val="nil"/>
              <w:left w:val="nil"/>
              <w:bottom w:val="single" w:sz="4" w:space="0" w:color="auto"/>
              <w:right w:val="single" w:sz="4" w:space="0" w:color="auto"/>
            </w:tcBorders>
            <w:shd w:val="clear" w:color="auto" w:fill="auto"/>
            <w:noWrap/>
            <w:vAlign w:val="bottom"/>
            <w:hideMark/>
          </w:tcPr>
          <w:p w14:paraId="53D44352" w14:textId="6682967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1277DC7" w14:textId="3AD2D31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Person.UdrejseIndrejse.cprlandudrejseLigMed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3310FEBB" w14:textId="44F8988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B174A6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F89143" w14:textId="100073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56E988A3" w14:textId="7C54E96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82BB220" w14:textId="608BF63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F5D5875" w14:textId="7472042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B106D4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8D6F30" w14:textId="5517553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77EF5941" w14:textId="7B2E012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4400421" w14:textId="2EEF99B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16EB4706" w14:textId="38E8422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D9492C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3CE3D5" w14:textId="413F32C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udind.udenlandsadresse.cont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5AFD2E34" w14:textId="308CD1B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DE27A33" w14:textId="255735C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Person.UdrejseIndrejse.udenlandsadresseIndeholder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3476D34A" w14:textId="1DB5C4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523569" w:rsidRPr="00360E00" w14:paraId="3DB9077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CFAE6A" w14:textId="613D032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562F558" w14:textId="7CAED78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6B0CD5" w14:textId="5A8FCA4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5D81561" w14:textId="5951183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0C2023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5F9F1D" w14:textId="171B7FF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56821A8" w14:textId="15096CE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E00943" w14:textId="25A437B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BD04A60" w14:textId="27F9E76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F3777F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DCD54C" w14:textId="392F53A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BEF971B" w14:textId="67A9037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84C020" w14:textId="59F69EE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CCB52E2" w14:textId="653A15D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CD97A9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027D6C" w14:textId="0065063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0927CA4" w14:textId="3EAB4FE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C46257" w14:textId="4D25436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EFD7760" w14:textId="2997E9F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B2A1BD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3FB43D" w14:textId="43F8566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CF25E67" w14:textId="29171F1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1C71E2" w14:textId="7711346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349A420" w14:textId="6A1485A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24C241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7BEEFC" w14:textId="3058F61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28C237F" w14:textId="5FE6C68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3A92FB" w14:textId="335BC70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3258AD6" w14:textId="62EFD73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FDA5BE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103801" w14:textId="261F901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F414F10" w14:textId="23E70CD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782E457" w14:textId="71E5133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37EBB0C" w14:textId="7C1FD14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25D99C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039A22" w14:textId="6BAD04A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03CEA90" w14:textId="679990B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FF527C" w14:textId="09512F3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D0C0D0D" w14:textId="0A8D4B6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FC0EC0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E1D411" w14:textId="6992F3B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191696B" w14:textId="459C243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85EE29" w14:textId="122569E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70E6EE3" w14:textId="405CB7A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06EA28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2CBD04" w14:textId="3FFE81B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A5BF374" w14:textId="21C359F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97A167" w14:textId="5E5E542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817B45A" w14:textId="63D05C8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7259FC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5F14D4" w14:textId="4B7B600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DAECA6D" w14:textId="571F6EA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598A764" w14:textId="6BE466B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C5A8178" w14:textId="34454BD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546963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6F5E33" w14:textId="617BCE3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07D9A40" w14:textId="65A34D5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936D47" w14:textId="44DB5E1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Person.UdrejseIndrejsje.virkningtilStoerreEnd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BD42971" w14:textId="2EB4B35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C85146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FD7E5D" w14:textId="6551633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AE5B370" w14:textId="7E58989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21C10F" w14:textId="27E3922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EF8092E" w14:textId="6069E6C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BD2987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6CCCCC" w14:textId="59C69A7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60F980FA" w14:textId="33206F9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ED5F2FA" w14:textId="7E66D69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0D739D6" w14:textId="4A424E2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302718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30D3C6" w14:textId="6CBDAB3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3138F6D2" w14:textId="435DACB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161B05A" w14:textId="7BB8364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4BB75346" w14:textId="65084D4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523569" w:rsidRPr="00360E00" w14:paraId="4F6318C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CA44BA" w14:textId="0A88F82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vaerge.vaergenavn.wi</w:t>
            </w:r>
          </w:p>
        </w:tc>
        <w:tc>
          <w:tcPr>
            <w:tcW w:w="1607" w:type="dxa"/>
            <w:tcBorders>
              <w:top w:val="nil"/>
              <w:left w:val="nil"/>
              <w:bottom w:val="single" w:sz="4" w:space="0" w:color="auto"/>
              <w:right w:val="single" w:sz="4" w:space="0" w:color="auto"/>
            </w:tcBorders>
            <w:shd w:val="clear" w:color="auto" w:fill="auto"/>
            <w:noWrap/>
            <w:vAlign w:val="bottom"/>
            <w:hideMark/>
          </w:tcPr>
          <w:p w14:paraId="2DBB50A3" w14:textId="43A4D0D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11587B" w14:textId="24EC14A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Person.Vaergemaal.vaergenavnErIndeholdtI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627C234C" w14:textId="0FE0467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A63791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BAD2BA" w14:textId="29FD401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vaerge.vaergenavn.cont</w:t>
            </w:r>
          </w:p>
        </w:tc>
        <w:tc>
          <w:tcPr>
            <w:tcW w:w="1607" w:type="dxa"/>
            <w:tcBorders>
              <w:top w:val="nil"/>
              <w:left w:val="nil"/>
              <w:bottom w:val="single" w:sz="4" w:space="0" w:color="auto"/>
              <w:right w:val="single" w:sz="4" w:space="0" w:color="auto"/>
            </w:tcBorders>
            <w:shd w:val="clear" w:color="auto" w:fill="auto"/>
            <w:noWrap/>
            <w:vAlign w:val="bottom"/>
            <w:hideMark/>
          </w:tcPr>
          <w:p w14:paraId="4532FF23" w14:textId="739096E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72CC30" w14:textId="0CFA395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Person.Vaergemaal.vaergenavnIndeholder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5F102B8C" w14:textId="7676B09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7D256F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296264" w14:textId="4260B57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vaerge.vaergenavn.eq</w:t>
            </w:r>
          </w:p>
        </w:tc>
        <w:tc>
          <w:tcPr>
            <w:tcW w:w="1607" w:type="dxa"/>
            <w:tcBorders>
              <w:top w:val="nil"/>
              <w:left w:val="nil"/>
              <w:bottom w:val="single" w:sz="4" w:space="0" w:color="auto"/>
              <w:right w:val="single" w:sz="4" w:space="0" w:color="auto"/>
            </w:tcBorders>
            <w:shd w:val="clear" w:color="auto" w:fill="auto"/>
            <w:noWrap/>
            <w:vAlign w:val="bottom"/>
            <w:hideMark/>
          </w:tcPr>
          <w:p w14:paraId="3FB0538B" w14:textId="131D992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A81E4B1" w14:textId="718A271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Person.Vaergemaal.vaergenavnLigMed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142F5B68" w14:textId="5C0B869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74600E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5FCFD8" w14:textId="4136F67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5B58AA2" w14:textId="749B1CF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941151" w14:textId="7DB3C7E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B690732" w14:textId="75082F4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C15CF5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9D5B96" w14:textId="560B5CB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6CF4FC7" w14:textId="0CF1885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A34474E" w14:textId="2907541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2A05626" w14:textId="193270F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D65158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C006C8" w14:textId="3F258A4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10D1201E" w14:textId="1E37977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C9E34F" w14:textId="55BBAFB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9222151" w14:textId="1C50CB6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1E18F4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F82561" w14:textId="6297488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vaerge.virkningfra.le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FBEB056" w14:textId="60C5C89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7FB2A1" w14:textId="78293E0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AF486BC" w14:textId="613CC15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69DAD77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423404" w14:textId="72D1448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7D25125" w14:textId="613EAB6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7FF485" w14:textId="3C43AAC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9D48AB9" w14:textId="0AFA510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090E5C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87C3D3" w14:textId="40036C1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2702AD9" w14:textId="5E573D9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28C5AF" w14:textId="53E2DEB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B34B858" w14:textId="4187CF6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6ED4C2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CBED05" w14:textId="122D6F7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075097AF" w14:textId="741A5DD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9D7D743" w14:textId="328F7FC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86A0923" w14:textId="46262B2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FA7372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900043" w14:textId="4151FE3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2766E0BC" w14:textId="01923A4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C85055" w14:textId="61D3904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FBEA406" w14:textId="0C52309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B93CAA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FC6747" w14:textId="481EAC0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A12F5E5" w14:textId="5BBB6C7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7029A2" w14:textId="403C700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DFA04B7" w14:textId="69A2F79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EC4BB8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D25145" w14:textId="2C00378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2848D6D" w14:textId="1F5F760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323B68" w14:textId="2C3F128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C1DD016" w14:textId="0AB5A84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922941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5AF439" w14:textId="76061F6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85801CD" w14:textId="63EEE02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34A002C" w14:textId="5E19DAD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8F564A4" w14:textId="20EE0796"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0A17AA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97E5C9" w14:textId="66A5BAE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4572909" w14:textId="7F00906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CE1005" w14:textId="53B0A0C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24949D0" w14:textId="3A13BDCB"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7F241E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EBBE3F" w14:textId="2264D8A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7EE65B6" w14:textId="11D7880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C09D1B" w14:textId="148B6CB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B57F22A" w14:textId="43D5491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04AA54A"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D6EC26" w14:textId="6862F20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valg.valgoplysningstype.wi</w:t>
            </w:r>
          </w:p>
        </w:tc>
        <w:tc>
          <w:tcPr>
            <w:tcW w:w="1607" w:type="dxa"/>
            <w:tcBorders>
              <w:top w:val="nil"/>
              <w:left w:val="nil"/>
              <w:bottom w:val="single" w:sz="4" w:space="0" w:color="auto"/>
              <w:right w:val="single" w:sz="4" w:space="0" w:color="auto"/>
            </w:tcBorders>
            <w:shd w:val="clear" w:color="auto" w:fill="auto"/>
            <w:noWrap/>
            <w:vAlign w:val="bottom"/>
            <w:hideMark/>
          </w:tcPr>
          <w:p w14:paraId="072E2E52" w14:textId="36EC6A4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11B3C254" w14:textId="39E71F3E" w:rsidR="00523569" w:rsidRPr="00360E00" w:rsidRDefault="00523569"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Person.Valgoplysninger.valgoplysningstypeErIndeholdtI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3832CF62" w14:textId="72A65DF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7518366"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B3D4B0" w14:textId="7370DC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valg.valgoplysningstype.eq</w:t>
            </w:r>
          </w:p>
        </w:tc>
        <w:tc>
          <w:tcPr>
            <w:tcW w:w="1607" w:type="dxa"/>
            <w:tcBorders>
              <w:top w:val="nil"/>
              <w:left w:val="nil"/>
              <w:bottom w:val="single" w:sz="4" w:space="0" w:color="auto"/>
              <w:right w:val="single" w:sz="4" w:space="0" w:color="auto"/>
            </w:tcBorders>
            <w:shd w:val="clear" w:color="auto" w:fill="auto"/>
            <w:noWrap/>
            <w:vAlign w:val="bottom"/>
            <w:hideMark/>
          </w:tcPr>
          <w:p w14:paraId="7FF31E61" w14:textId="4BCCA9A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2CE16327" w14:textId="31A53D43" w:rsidR="00523569" w:rsidRPr="00360E00" w:rsidRDefault="00523569"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Person.Valgoplysninger.valgoplysningstypeLigMed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5DA5A901" w14:textId="2B2C00E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05F095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2AB972" w14:textId="522B049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valg.valgretdato.ne</w:t>
            </w:r>
          </w:p>
        </w:tc>
        <w:tc>
          <w:tcPr>
            <w:tcW w:w="1607" w:type="dxa"/>
            <w:tcBorders>
              <w:top w:val="nil"/>
              <w:left w:val="nil"/>
              <w:bottom w:val="single" w:sz="4" w:space="0" w:color="auto"/>
              <w:right w:val="single" w:sz="4" w:space="0" w:color="auto"/>
            </w:tcBorders>
            <w:shd w:val="clear" w:color="auto" w:fill="auto"/>
            <w:noWrap/>
            <w:vAlign w:val="bottom"/>
            <w:hideMark/>
          </w:tcPr>
          <w:p w14:paraId="7B1918A3" w14:textId="575C05E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D31756" w14:textId="664E9AB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Person.Valgoplysninger.valgretdatoForskelligFra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1932E3EF" w14:textId="709313E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3E006C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F51275" w14:textId="5570A6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valg.valgretdato.eq</w:t>
            </w:r>
          </w:p>
        </w:tc>
        <w:tc>
          <w:tcPr>
            <w:tcW w:w="1607" w:type="dxa"/>
            <w:tcBorders>
              <w:top w:val="nil"/>
              <w:left w:val="nil"/>
              <w:bottom w:val="single" w:sz="4" w:space="0" w:color="auto"/>
              <w:right w:val="single" w:sz="4" w:space="0" w:color="auto"/>
            </w:tcBorders>
            <w:shd w:val="clear" w:color="auto" w:fill="auto"/>
            <w:noWrap/>
            <w:vAlign w:val="bottom"/>
            <w:hideMark/>
          </w:tcPr>
          <w:p w14:paraId="1CD20EE3" w14:textId="5DBB940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91E206" w14:textId="0AA1A6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1498C591" w14:textId="76902EB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F5C789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717FA7" w14:textId="145E40C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valg.valgretdato.lt</w:t>
            </w:r>
          </w:p>
        </w:tc>
        <w:tc>
          <w:tcPr>
            <w:tcW w:w="1607" w:type="dxa"/>
            <w:tcBorders>
              <w:top w:val="nil"/>
              <w:left w:val="nil"/>
              <w:bottom w:val="single" w:sz="4" w:space="0" w:color="auto"/>
              <w:right w:val="single" w:sz="4" w:space="0" w:color="auto"/>
            </w:tcBorders>
            <w:shd w:val="clear" w:color="auto" w:fill="auto"/>
            <w:noWrap/>
            <w:vAlign w:val="bottom"/>
            <w:hideMark/>
          </w:tcPr>
          <w:p w14:paraId="113ADE59" w14:textId="7EE6DB8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70A40C" w14:textId="6DFB3F5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6E521E2C" w14:textId="5AB9A6A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DDF413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8A32CE" w14:textId="1F3C0BF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valg.valgretdato.le</w:t>
            </w:r>
          </w:p>
        </w:tc>
        <w:tc>
          <w:tcPr>
            <w:tcW w:w="1607" w:type="dxa"/>
            <w:tcBorders>
              <w:top w:val="nil"/>
              <w:left w:val="nil"/>
              <w:bottom w:val="single" w:sz="4" w:space="0" w:color="auto"/>
              <w:right w:val="single" w:sz="4" w:space="0" w:color="auto"/>
            </w:tcBorders>
            <w:shd w:val="clear" w:color="auto" w:fill="auto"/>
            <w:noWrap/>
            <w:vAlign w:val="bottom"/>
            <w:hideMark/>
          </w:tcPr>
          <w:p w14:paraId="45CC0AC3" w14:textId="5DA5049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C5B37B" w14:textId="30FECB8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1E834AF4" w14:textId="39D26B95"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BEEE2E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D6AFC1" w14:textId="58760AC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valg.valgretdato.gt</w:t>
            </w:r>
          </w:p>
        </w:tc>
        <w:tc>
          <w:tcPr>
            <w:tcW w:w="1607" w:type="dxa"/>
            <w:tcBorders>
              <w:top w:val="nil"/>
              <w:left w:val="nil"/>
              <w:bottom w:val="single" w:sz="4" w:space="0" w:color="auto"/>
              <w:right w:val="single" w:sz="4" w:space="0" w:color="auto"/>
            </w:tcBorders>
            <w:shd w:val="clear" w:color="auto" w:fill="auto"/>
            <w:noWrap/>
            <w:vAlign w:val="bottom"/>
            <w:hideMark/>
          </w:tcPr>
          <w:p w14:paraId="0F215CDA" w14:textId="4388FB8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F3D397" w14:textId="3B60269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5E090AC4" w14:textId="72B4478A"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0C7233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83D917" w14:textId="0929623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valg.valgretdato.ge</w:t>
            </w:r>
          </w:p>
        </w:tc>
        <w:tc>
          <w:tcPr>
            <w:tcW w:w="1607" w:type="dxa"/>
            <w:tcBorders>
              <w:top w:val="nil"/>
              <w:left w:val="nil"/>
              <w:bottom w:val="single" w:sz="4" w:space="0" w:color="auto"/>
              <w:right w:val="single" w:sz="4" w:space="0" w:color="auto"/>
            </w:tcBorders>
            <w:shd w:val="clear" w:color="auto" w:fill="auto"/>
            <w:noWrap/>
            <w:vAlign w:val="bottom"/>
            <w:hideMark/>
          </w:tcPr>
          <w:p w14:paraId="7B2C1607" w14:textId="13A8720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56001A" w14:textId="5619CF6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2F4EE580" w14:textId="3736A34C"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C91682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29F966D" w14:textId="46235E45"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F5AC76F" w14:textId="55E457B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8A1F207" w14:textId="340672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7CE9E08" w14:textId="76649DD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CC6A58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568D4B" w14:textId="0D07A05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0775542" w14:textId="789FDB3C"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0E84BD" w14:textId="27AA89A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107369B" w14:textId="546EB0A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9B9EC5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CA4333" w14:textId="357B6489"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valg.virkningfra.lt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980FD3A" w14:textId="59CCB74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47F8417" w14:textId="1D9F308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AFB6761" w14:textId="7F1469F3"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5D8F0E0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ACF2B0" w14:textId="4D318C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1E73A8E" w14:textId="00D8D95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BE33B9" w14:textId="1A16261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1D32DC1" w14:textId="5EC0DBA9"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92D7BC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19A58A" w14:textId="27B7BF6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6F08329" w14:textId="4F3745E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E4A88B" w14:textId="1682C86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6229EA8" w14:textId="324EE472"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4BAF4B9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F27F19" w14:textId="179EB8C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202BAF3" w14:textId="3F22F86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CAC017" w14:textId="3B9FEF3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637F499" w14:textId="01A8F77D"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7F4B84B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F336DF" w14:textId="4A2B161B"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38CD523" w14:textId="71FBDD47"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CD98E88" w14:textId="6664DF6E"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13DEA1F" w14:textId="46DC7BDE"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1C82BDF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2E8DEA" w14:textId="1388C59F"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0806F731" w14:textId="011233AA"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45DA96" w14:textId="3254BE80"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8DF606B" w14:textId="781D01C0"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05F4484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BF79EF" w14:textId="0BD9128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2B5BCA8" w14:textId="21A7C8B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137C61" w14:textId="3CCCC76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3977F1D" w14:textId="1709FAC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899C24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850C2F" w14:textId="74E78281"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6311263" w14:textId="70868E9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39B12FD" w14:textId="751A11B2"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F346880" w14:textId="0425D2D4"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2E13E0F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BE0396" w14:textId="3A15B78D"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D9C98BC" w14:textId="6E2F805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9C5F40" w14:textId="4CE0BA88"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8FF1D4D" w14:textId="6460D58F"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23569" w:rsidRPr="00360E00" w14:paraId="3DF9A65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AA8DAB" w14:textId="71EDCD33"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909B176" w14:textId="4AE62034"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E9DBA0" w14:textId="796E3C56" w:rsidR="00523569" w:rsidRPr="00360E00" w:rsidRDefault="00523569"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D9B6836" w14:textId="150D9A18" w:rsidR="00523569" w:rsidRPr="00360E00" w:rsidRDefault="00523569"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3ECBFB8C" w14:textId="0666A37C" w:rsidR="00A406DF" w:rsidRDefault="00A406DF" w:rsidP="007032B0"/>
    <w:p w14:paraId="11FB63A9" w14:textId="77777777" w:rsidR="00BD6A48" w:rsidRDefault="00BD6A48" w:rsidP="0055083E">
      <w:pPr>
        <w:rPr>
          <w:b/>
        </w:rPr>
      </w:pPr>
    </w:p>
    <w:p w14:paraId="6FE43E26" w14:textId="77777777" w:rsidR="00BD6A48" w:rsidRDefault="00BD6A48" w:rsidP="0055083E">
      <w:pPr>
        <w:rPr>
          <w:b/>
        </w:rPr>
      </w:pPr>
    </w:p>
    <w:p w14:paraId="002D8654" w14:textId="77777777" w:rsidR="00BD6A48" w:rsidRDefault="00BD6A48" w:rsidP="0055083E">
      <w:pPr>
        <w:rPr>
          <w:b/>
        </w:rPr>
      </w:pPr>
    </w:p>
    <w:p w14:paraId="1F8DB01A" w14:textId="77777777" w:rsidR="00BD6A48" w:rsidRDefault="00BD6A48" w:rsidP="0055083E">
      <w:pPr>
        <w:rPr>
          <w:b/>
        </w:rPr>
      </w:pPr>
    </w:p>
    <w:p w14:paraId="4FEC580F" w14:textId="77777777" w:rsidR="00BD6A48" w:rsidRDefault="00BD6A48" w:rsidP="0055083E">
      <w:pPr>
        <w:rPr>
          <w:b/>
        </w:rPr>
      </w:pPr>
    </w:p>
    <w:p w14:paraId="4D1847EB" w14:textId="77777777" w:rsidR="0055083E" w:rsidRPr="00732629" w:rsidRDefault="0055083E" w:rsidP="0055083E">
      <w:pPr>
        <w:rPr>
          <w:b/>
        </w:rPr>
      </w:pPr>
      <w:r w:rsidRPr="00732629">
        <w:rPr>
          <w:b/>
        </w:rPr>
        <w:t>Output</w:t>
      </w:r>
      <w:r>
        <w:rPr>
          <w:b/>
        </w:rPr>
        <w:t>parametre:</w:t>
      </w:r>
    </w:p>
    <w:tbl>
      <w:tblPr>
        <w:tblStyle w:val="Tabel-Gitter"/>
        <w:tblW w:w="0" w:type="auto"/>
        <w:tblLook w:val="04A0" w:firstRow="1" w:lastRow="0" w:firstColumn="1" w:lastColumn="0" w:noHBand="0" w:noVBand="1"/>
      </w:tblPr>
      <w:tblGrid>
        <w:gridCol w:w="4191"/>
        <w:gridCol w:w="5437"/>
      </w:tblGrid>
      <w:tr w:rsidR="0055083E" w:rsidRPr="00800787" w14:paraId="376BEF78" w14:textId="77777777" w:rsidTr="00A134B5">
        <w:tc>
          <w:tcPr>
            <w:tcW w:w="4388" w:type="dxa"/>
            <w:shd w:val="clear" w:color="auto" w:fill="D6E3BC" w:themeFill="accent3" w:themeFillTint="66"/>
          </w:tcPr>
          <w:p w14:paraId="378BEDE5" w14:textId="45DD3F18" w:rsidR="0055083E" w:rsidRPr="00732629" w:rsidRDefault="00D650CD"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0E3236C6" w14:textId="53CA5448" w:rsidR="0055083E" w:rsidRPr="00732629" w:rsidRDefault="00BD306A"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55083E" w14:paraId="208828EB" w14:textId="77777777" w:rsidTr="00A134B5">
        <w:trPr>
          <w:trHeight w:val="70"/>
        </w:trPr>
        <w:tc>
          <w:tcPr>
            <w:tcW w:w="4388" w:type="dxa"/>
          </w:tcPr>
          <w:p w14:paraId="42CEA882" w14:textId="04D151B1" w:rsidR="0055083E" w:rsidRPr="002C777E" w:rsidRDefault="0055083E" w:rsidP="00A134B5">
            <w:pPr>
              <w:keepNext/>
              <w:rPr>
                <w:rFonts w:eastAsia="Arial Unicode MS" w:cs="Arial Unicode MS"/>
                <w:color w:val="000000"/>
                <w:highlight w:val="yellow"/>
              </w:rPr>
            </w:pPr>
            <w:r>
              <w:t>PersonSmallCurrentListSimple</w:t>
            </w:r>
          </w:p>
        </w:tc>
        <w:tc>
          <w:tcPr>
            <w:tcW w:w="5466" w:type="dxa"/>
          </w:tcPr>
          <w:p w14:paraId="01EC74C6" w14:textId="141042D3" w:rsidR="00BD6A48" w:rsidRDefault="00BD6A48" w:rsidP="00A134B5">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PersonSmall.js</w:t>
            </w:r>
          </w:p>
          <w:p w14:paraId="0D235BDF" w14:textId="0F4DDC48" w:rsidR="0055083E" w:rsidRPr="00732629" w:rsidRDefault="007B71C7" w:rsidP="00A134B5">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583BF4BA" w14:textId="36F3D595" w:rsidR="00A406DF" w:rsidRDefault="00A406DF" w:rsidP="007032B0"/>
    <w:p w14:paraId="4FB35F46" w14:textId="2BF7A547" w:rsidR="00BF1642" w:rsidRPr="00AD696C" w:rsidRDefault="00A406DF" w:rsidP="0032519F">
      <w:pPr>
        <w:pStyle w:val="Overskrift2"/>
        <w:rPr>
          <w:lang w:val="en-US"/>
        </w:rPr>
      </w:pPr>
      <w:bookmarkStart w:id="83" w:name="_Toc507585441"/>
      <w:r w:rsidRPr="00AD696C">
        <w:rPr>
          <w:lang w:val="en-US"/>
        </w:rPr>
        <w:t>Metode</w:t>
      </w:r>
      <w:r w:rsidRPr="00AD696C">
        <w:rPr>
          <w:b/>
          <w:lang w:val="en-US"/>
        </w:rPr>
        <w:t>:</w:t>
      </w:r>
      <w:r w:rsidRPr="00AD696C">
        <w:rPr>
          <w:lang w:val="en-US"/>
        </w:rPr>
        <w:t xml:space="preserve"> PersonSmallListComplete</w:t>
      </w:r>
      <w:bookmarkEnd w:id="83"/>
    </w:p>
    <w:p w14:paraId="6F524608" w14:textId="56609828" w:rsidR="00A406DF" w:rsidRPr="00AD696C" w:rsidRDefault="00A406DF" w:rsidP="00A406DF">
      <w:pPr>
        <w:rPr>
          <w:rStyle w:val="Hyperlink"/>
          <w:lang w:val="en-US"/>
        </w:rPr>
      </w:pPr>
      <w:r w:rsidRPr="00AD696C">
        <w:rPr>
          <w:b/>
          <w:lang w:val="en-US"/>
        </w:rPr>
        <w:t xml:space="preserve">URL: </w:t>
      </w:r>
      <w:r w:rsidR="00050CB0">
        <w:fldChar w:fldCharType="begin"/>
      </w:r>
      <w:r w:rsidR="00050CB0" w:rsidRPr="00FA275E">
        <w:rPr>
          <w:lang w:val="en-US"/>
          <w:rPrChange w:id="84" w:author="Cæcilie Elle" w:date="2018-02-27T11:58:00Z">
            <w:rPr/>
          </w:rPrChange>
        </w:rPr>
        <w:instrText xml:space="preserve"> HYPERLINK "https://test03-s5-services.datafordeler.dk/CPR/CprPersonFullSimple/1/REST" \t "_blanc" </w:instrText>
      </w:r>
      <w:r w:rsidR="00050CB0">
        <w:fldChar w:fldCharType="separate"/>
      </w:r>
      <w:r w:rsidR="00BD6A48" w:rsidRPr="00576CEF">
        <w:rPr>
          <w:lang w:val="en-US"/>
        </w:rPr>
        <w:t>&lt;endpoint&gt;/CPR/CprPerson</w:t>
      </w:r>
      <w:r w:rsidR="00BD6A48">
        <w:rPr>
          <w:lang w:val="en-US"/>
        </w:rPr>
        <w:t>SmallComplete</w:t>
      </w:r>
      <w:r w:rsidR="00BD6A48" w:rsidRPr="00576CEF">
        <w:rPr>
          <w:lang w:val="en-US"/>
        </w:rPr>
        <w:t>/1/REST</w:t>
      </w:r>
      <w:r w:rsidR="00050CB0">
        <w:rPr>
          <w:lang w:val="en-US"/>
        </w:rPr>
        <w:fldChar w:fldCharType="end"/>
      </w:r>
      <w:r w:rsidR="00BD6A48" w:rsidRPr="00576CEF">
        <w:rPr>
          <w:lang w:val="en-US"/>
        </w:rPr>
        <w:t>/</w:t>
      </w:r>
      <w:r w:rsidR="00BD6A48" w:rsidRPr="00AD696C">
        <w:rPr>
          <w:lang w:val="en-US"/>
        </w:rPr>
        <w:t>PersonSmallListComplete</w:t>
      </w:r>
      <w:r w:rsidR="00BD6A48">
        <w:rPr>
          <w:lang w:val="en-US"/>
        </w:rPr>
        <w:t>?</w:t>
      </w:r>
    </w:p>
    <w:p w14:paraId="3D908EF0" w14:textId="379B5C31" w:rsidR="00A406DF" w:rsidRDefault="00A406DF" w:rsidP="00AD696C">
      <w:pPr>
        <w:keepNext/>
      </w:pPr>
      <w:r w:rsidRPr="00515295">
        <w:rPr>
          <w:b/>
        </w:rPr>
        <w:t>Inputparametre:</w:t>
      </w:r>
    </w:p>
    <w:p w14:paraId="37CD62D1" w14:textId="54EC8E50" w:rsidR="00710157" w:rsidRPr="00710157" w:rsidRDefault="00710157" w:rsidP="00AD696C">
      <w:pPr>
        <w:keepNext/>
        <w:rPr>
          <w:lang w:val="en-US"/>
        </w:rPr>
      </w:pPr>
      <w:r w:rsidRPr="00F45B00">
        <w:rPr>
          <w:lang w:val="en-US"/>
        </w:rPr>
        <w:t xml:space="preserve">Date: Datoformat følger ISO 8601 </w:t>
      </w:r>
      <w:hyperlink r:id="rId28" w:history="1">
        <w:r w:rsidRPr="00F45B00">
          <w:rPr>
            <w:rStyle w:val="Hyperlink"/>
            <w:rFonts w:cstheme="minorHAnsi"/>
            <w:bCs/>
            <w:color w:val="660099"/>
            <w:lang w:val="en-US"/>
          </w:rPr>
          <w:t>Date and time format</w:t>
        </w:r>
      </w:hyperlink>
    </w:p>
    <w:tbl>
      <w:tblPr>
        <w:tblW w:w="9356" w:type="dxa"/>
        <w:tblInd w:w="7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533C42" w:rsidRPr="00360E00" w14:paraId="29A2DDA5" w14:textId="77777777" w:rsidTr="00BD6A48">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52912E81" w14:textId="4A06F8DF"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26B1E2AE" w14:textId="08864F4B"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1152028F" w14:textId="239CA047"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1238D728" w14:textId="4ABD87D4"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533C42" w:rsidRPr="00360E00" w14:paraId="19AB3D1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1DBAB0" w14:textId="6410A72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adropl.conavn.wi</w:t>
            </w:r>
          </w:p>
        </w:tc>
        <w:tc>
          <w:tcPr>
            <w:tcW w:w="1607" w:type="dxa"/>
            <w:tcBorders>
              <w:top w:val="nil"/>
              <w:left w:val="nil"/>
              <w:bottom w:val="single" w:sz="4" w:space="0" w:color="auto"/>
              <w:right w:val="single" w:sz="4" w:space="0" w:color="auto"/>
            </w:tcBorders>
            <w:shd w:val="clear" w:color="auto" w:fill="auto"/>
            <w:noWrap/>
            <w:vAlign w:val="bottom"/>
            <w:hideMark/>
          </w:tcPr>
          <w:p w14:paraId="578FD12C" w14:textId="6DE98CE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35859A7" w14:textId="33CEB4C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Person.Adresseoplysninger.conavnErIndeholdtI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2F743F40" w14:textId="1BF95DA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EBC55E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534FBB" w14:textId="488AAE1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adropl.conavn.cont</w:t>
            </w:r>
          </w:p>
        </w:tc>
        <w:tc>
          <w:tcPr>
            <w:tcW w:w="1607" w:type="dxa"/>
            <w:tcBorders>
              <w:top w:val="nil"/>
              <w:left w:val="nil"/>
              <w:bottom w:val="single" w:sz="4" w:space="0" w:color="auto"/>
              <w:right w:val="single" w:sz="4" w:space="0" w:color="auto"/>
            </w:tcBorders>
            <w:shd w:val="clear" w:color="auto" w:fill="auto"/>
            <w:noWrap/>
            <w:vAlign w:val="bottom"/>
            <w:hideMark/>
          </w:tcPr>
          <w:p w14:paraId="6C26917F" w14:textId="0B450A0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EA8A9CD" w14:textId="729DD94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Person.Adresseoplysninger.conavnIndeholder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4786F045" w14:textId="2CA5378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BE3A08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37E8F7" w14:textId="594F51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adropl.conavn.eq</w:t>
            </w:r>
          </w:p>
        </w:tc>
        <w:tc>
          <w:tcPr>
            <w:tcW w:w="1607" w:type="dxa"/>
            <w:tcBorders>
              <w:top w:val="nil"/>
              <w:left w:val="nil"/>
              <w:bottom w:val="single" w:sz="4" w:space="0" w:color="auto"/>
              <w:right w:val="single" w:sz="4" w:space="0" w:color="auto"/>
            </w:tcBorders>
            <w:shd w:val="clear" w:color="auto" w:fill="auto"/>
            <w:noWrap/>
            <w:vAlign w:val="bottom"/>
            <w:hideMark/>
          </w:tcPr>
          <w:p w14:paraId="0DF11D1B" w14:textId="52F32B8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5F65252" w14:textId="55D9694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Person.Adresseoplysninger.conavnLigMed - Conavn - C/O navn på adressen</w:t>
            </w:r>
          </w:p>
        </w:tc>
        <w:tc>
          <w:tcPr>
            <w:tcW w:w="1607" w:type="dxa"/>
            <w:tcBorders>
              <w:top w:val="nil"/>
              <w:left w:val="nil"/>
              <w:bottom w:val="single" w:sz="4" w:space="0" w:color="auto"/>
              <w:right w:val="single" w:sz="4" w:space="0" w:color="auto"/>
            </w:tcBorders>
            <w:shd w:val="clear" w:color="auto" w:fill="auto"/>
            <w:noWrap/>
            <w:vAlign w:val="bottom"/>
            <w:hideMark/>
          </w:tcPr>
          <w:p w14:paraId="05C118DE" w14:textId="10A7B79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7273D18"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92A832" w14:textId="0D3AA83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034B6CBF" w14:textId="1E54451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center"/>
            <w:hideMark/>
          </w:tcPr>
          <w:p w14:paraId="7F97820C" w14:textId="21EA2CB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Person.Adresseoplysninger.fraflytningsdatokommuneForskelligFra - Hændelsesdato for flytning fra en kommune</w:t>
            </w:r>
          </w:p>
        </w:tc>
        <w:tc>
          <w:tcPr>
            <w:tcW w:w="1607" w:type="dxa"/>
            <w:tcBorders>
              <w:top w:val="nil"/>
              <w:left w:val="nil"/>
              <w:bottom w:val="single" w:sz="4" w:space="0" w:color="auto"/>
              <w:right w:val="single" w:sz="4" w:space="0" w:color="auto"/>
            </w:tcBorders>
            <w:shd w:val="clear" w:color="000000" w:fill="FFFFFF"/>
            <w:noWrap/>
            <w:vAlign w:val="center"/>
            <w:hideMark/>
          </w:tcPr>
          <w:p w14:paraId="7264FC12" w14:textId="2FC1266B"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1FBFAA5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5F939E" w14:textId="1FEB9F7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18AEDC55" w14:textId="2D51E5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7476ABF" w14:textId="39DF86E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9D6C7E6" w14:textId="4F47D08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48C929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F64850" w14:textId="11174E6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0140D8D8" w14:textId="4628190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CB774A" w14:textId="44B87A0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BAC1ACA" w14:textId="742E016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746188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E136FD" w14:textId="23F7F83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1E074E9B" w14:textId="7AF990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5F6578" w14:textId="7ED6440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Person.Adresseoplysninger.fraflytningsdatokommuneMindreEndEllerLigMed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BC45D8E" w14:textId="7CFC0A2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02327E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2869C9" w14:textId="6C1E0C6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046EFCF8" w14:textId="57CD9E1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EB6B5E" w14:textId="06376CE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282D49B" w14:textId="175A378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C1B858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BDE051" w14:textId="7B1227A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12536DC1" w14:textId="02887FE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A63D50" w14:textId="499E630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Person.Adresseoplysninger.fraflytningsdatokommuneStoerreEndEllerLigMed - Hændelsesdato for flytning fra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758AE260" w14:textId="5C4AF02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0F7B30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DF0B52" w14:textId="41EBA70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65C2434B" w14:textId="0873FE2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89C93D9" w14:textId="64EAF27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Person.Adresseoplysninger.fraflytningsdatokommuneusikkerhedsmarkeringLigMed - Usikkerhed ved fraflytningsdato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59E0D27C" w14:textId="2465A61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C9A707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9C7839" w14:textId="6AA088E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62BD0AA1" w14:textId="2BB1F97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94DC039" w14:textId="1ED7BB1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Person.Adresseoplysninger.fraflytningskommunekodeErIndeholdtI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06D3F63F" w14:textId="553124C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0E35A5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D8FA5E" w14:textId="595D458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6E09B506" w14:textId="6A4043D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5728EF6" w14:textId="3E76C6F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Person.Adresseoplysninger.fraflytningskommunekodeForskelligFra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16E31683" w14:textId="6DBB353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61DB1A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0D584D" w14:textId="41F4554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1401719E" w14:textId="5578020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670869A" w14:textId="77F25E5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75E8915E" w14:textId="281B333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D79CAD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35C3F6" w14:textId="36886A3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65ABA249" w14:textId="2A5FCAC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47DB658" w14:textId="56BE775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65C9100E" w14:textId="63F5E11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4EF946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68820F" w14:textId="6AC9BD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68526A5D" w14:textId="58683E5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CC767CC" w14:textId="322BD2B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Person.Adresseoplysninger.fraflytningskommunekodeMindreEndEllerLigMed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48E5DA2C" w14:textId="563E904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5AB7C5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1C81F7" w14:textId="3932455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adropl.fraflytningskommunekode.gt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6EB2BF10" w14:textId="589C02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A58BCF3" w14:textId="7426985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1955A519" w14:textId="07AF73C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091864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CEABD1" w14:textId="70F9BDC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79A234F5" w14:textId="37F1B03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ED69882" w14:textId="3EF2D4F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Person.Adresseoplysninger.fraflytningskommunekodeStoerreEndEllerLigMed - Tidligere kommunekode,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69A596A7" w14:textId="04E0BAC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FD3928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D9CE3A" w14:textId="3C6972B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73C95EE2" w14:textId="34622F2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F49FFD0" w14:textId="35B76A6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Person.Adresseoplysninger.fraflytningskommunenavnErIndeholdtI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4E77DD8" w14:textId="587A6BC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ABED29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A9DED9" w14:textId="6B849F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59D70A70" w14:textId="59ECDF7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9B86233" w14:textId="6F46D64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Person.Adresseoplysninger.fraflytningskommunenavnIndeholder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219C0D81" w14:textId="0B97B5D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1F2F30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A11A89" w14:textId="5627D4B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adropl.fraflytningskommunenavn.eq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1083B80A" w14:textId="51195C7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83808F0" w14:textId="265EEF3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Person.Adresseoplysninger.fraflytningskommunenavnLigMed - Tidligere kommunenavn, hvorfra personen er fraflyttet</w:t>
            </w:r>
          </w:p>
        </w:tc>
        <w:tc>
          <w:tcPr>
            <w:tcW w:w="1607" w:type="dxa"/>
            <w:tcBorders>
              <w:top w:val="nil"/>
              <w:left w:val="nil"/>
              <w:bottom w:val="single" w:sz="4" w:space="0" w:color="auto"/>
              <w:right w:val="single" w:sz="4" w:space="0" w:color="auto"/>
            </w:tcBorders>
            <w:shd w:val="clear" w:color="auto" w:fill="auto"/>
            <w:noWrap/>
            <w:vAlign w:val="bottom"/>
            <w:hideMark/>
          </w:tcPr>
          <w:p w14:paraId="08BBA699" w14:textId="230B152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D580B1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623D45" w14:textId="7B363CC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adropl.status.wi</w:t>
            </w:r>
          </w:p>
        </w:tc>
        <w:tc>
          <w:tcPr>
            <w:tcW w:w="1607" w:type="dxa"/>
            <w:tcBorders>
              <w:top w:val="nil"/>
              <w:left w:val="nil"/>
              <w:bottom w:val="single" w:sz="4" w:space="0" w:color="auto"/>
              <w:right w:val="single" w:sz="4" w:space="0" w:color="auto"/>
            </w:tcBorders>
            <w:shd w:val="clear" w:color="auto" w:fill="auto"/>
            <w:noWrap/>
            <w:vAlign w:val="bottom"/>
            <w:hideMark/>
          </w:tcPr>
          <w:p w14:paraId="53D53EDB" w14:textId="6AC7459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6D939A4" w14:textId="79C55F7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468527E3" w14:textId="23ED09B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FE4C05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AEC3E8" w14:textId="579A7A1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adropl.status.eq</w:t>
            </w:r>
          </w:p>
        </w:tc>
        <w:tc>
          <w:tcPr>
            <w:tcW w:w="1607" w:type="dxa"/>
            <w:tcBorders>
              <w:top w:val="nil"/>
              <w:left w:val="nil"/>
              <w:bottom w:val="single" w:sz="4" w:space="0" w:color="auto"/>
              <w:right w:val="single" w:sz="4" w:space="0" w:color="auto"/>
            </w:tcBorders>
            <w:shd w:val="clear" w:color="auto" w:fill="auto"/>
            <w:noWrap/>
            <w:vAlign w:val="bottom"/>
            <w:hideMark/>
          </w:tcPr>
          <w:p w14:paraId="0C9E5EA5" w14:textId="5C4A783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2A19EBC" w14:textId="2FF2576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7D534E03" w14:textId="7F0FF59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FBA99D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B50350" w14:textId="224C8BC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0C4CBEDA" w14:textId="6D9B0B8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74259CE" w14:textId="70157F9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Person.Adresseoplysninger.SupplerendeAdresse.simpelAdresseIndeholder -</w:t>
            </w:r>
          </w:p>
        </w:tc>
        <w:tc>
          <w:tcPr>
            <w:tcW w:w="1607" w:type="dxa"/>
            <w:tcBorders>
              <w:top w:val="nil"/>
              <w:left w:val="nil"/>
              <w:bottom w:val="single" w:sz="4" w:space="0" w:color="auto"/>
              <w:right w:val="single" w:sz="4" w:space="0" w:color="auto"/>
            </w:tcBorders>
            <w:shd w:val="clear" w:color="auto" w:fill="auto"/>
            <w:vAlign w:val="bottom"/>
            <w:hideMark/>
          </w:tcPr>
          <w:p w14:paraId="477C1EE9" w14:textId="03CCF6B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533C42" w:rsidRPr="00360E00" w14:paraId="45FE945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AD056E" w14:textId="69216D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6CB62081" w14:textId="427D0D9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209E303" w14:textId="12C76D9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0569E2A" w14:textId="07C3FF0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28DCB4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8C9FFF" w14:textId="051B090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77E2D8CB" w14:textId="793643C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A3D7CF" w14:textId="31D4361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2C9B07FA" w14:textId="352CCF2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E632FF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BB3064" w14:textId="1F146A0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3C3C3383" w14:textId="6D334A3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C90F17E" w14:textId="7BBB2F7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0F8D64DD" w14:textId="57183F0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10513B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3369EB" w14:textId="5836808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15736B1D" w14:textId="3DEE83F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7E0EC10" w14:textId="0249F71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ACCE1F3" w14:textId="6A99356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75A1FD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D18D80" w14:textId="12A36B0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142E2851" w14:textId="224E6AA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9CD6EF0" w14:textId="20805BA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925B9E9" w14:textId="7747C5D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9ACCCE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849982" w14:textId="177CC1B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0501C342" w14:textId="2820346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FAC62D7" w14:textId="7687A3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Person.Adresseoplysninger.SupplerendeAdresse.startmyndighedsnavnLigM</w:t>
            </w:r>
            <w:r>
              <w:rPr>
                <w:rFonts w:ascii="Verdana" w:hAnsi="Verdana"/>
                <w:sz w:val="20"/>
                <w:szCs w:val="20"/>
              </w:rPr>
              <w:lastRenderedPageBreak/>
              <w:t>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03589DDD" w14:textId="4C9522B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533C42" w:rsidRPr="00360E00" w14:paraId="46400FE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3D746F" w14:textId="10611D5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1A8C148" w14:textId="78AF9D8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0BC3D7" w14:textId="043AEE6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8650365" w14:textId="63D7CAD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0495E6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B0204A" w14:textId="688D7E8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9D36FE7" w14:textId="173B2A5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78D387" w14:textId="53D4927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9579704" w14:textId="1D03BBE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3D6641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B76944" w14:textId="334CF44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C4E12FE" w14:textId="2A44DDD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3B8A71" w14:textId="2EFFD0A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93AE7AC" w14:textId="26F49C6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D64F1F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C98497" w14:textId="1121711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7F07956" w14:textId="4AFD40D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6BA1F8" w14:textId="70AE94F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F319D1B" w14:textId="7495750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DBCB67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A2A249" w14:textId="24B8BC9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E38AE67" w14:textId="5E285F6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875DD6" w14:textId="3E1DF5C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727D255" w14:textId="1E6BAA5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C4D01E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B08D74" w14:textId="2371AE0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F2F8B02" w14:textId="5B2E431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F4ACE9" w14:textId="18D1CA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E9A30BF" w14:textId="434F094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9FAC41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4DDD32" w14:textId="4A24525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32B9385" w14:textId="6E77DA7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C70C51" w14:textId="72357DB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4303F57" w14:textId="0925D89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35E2A5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442B918" w14:textId="0BF1CD9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EC3B3C5" w14:textId="5668624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D4758A" w14:textId="7D8E605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5AE1B67" w14:textId="5A136FD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C69DE8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8A2E7C" w14:textId="36B6F48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6260258" w14:textId="23CEF1C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34C5C1" w14:textId="551EFF6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2936A83" w14:textId="213888D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BC8AE6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8BEBEA" w14:textId="10E5FD4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6E6534A" w14:textId="6231E1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D160B36" w14:textId="2EAFABD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1B8DB7A" w14:textId="245F5BE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458686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D6E859" w14:textId="0011ADB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B9C9D1D" w14:textId="4142900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4421E7" w14:textId="319B9BF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AD54F84" w14:textId="39BAD77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70A028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AADF8A" w14:textId="4FE841A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adropl.suppladr.virkningtil.ge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C4E5E9D" w14:textId="1C2A71B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9090B0" w14:textId="2359441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Person.Adresseoplysninger.SupplerendeAdresse.virkningtilStoerreEndEllerLigMed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60BA01B" w14:textId="3296BCB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9D61DB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0EC868" w14:textId="5BD28A7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adropl.tilflytningsdatokommune.ne</w:t>
            </w:r>
          </w:p>
        </w:tc>
        <w:tc>
          <w:tcPr>
            <w:tcW w:w="1607" w:type="dxa"/>
            <w:tcBorders>
              <w:top w:val="nil"/>
              <w:left w:val="nil"/>
              <w:bottom w:val="single" w:sz="4" w:space="0" w:color="auto"/>
              <w:right w:val="single" w:sz="4" w:space="0" w:color="auto"/>
            </w:tcBorders>
            <w:shd w:val="clear" w:color="auto" w:fill="auto"/>
            <w:noWrap/>
            <w:vAlign w:val="bottom"/>
            <w:hideMark/>
          </w:tcPr>
          <w:p w14:paraId="602B2ACD" w14:textId="3716530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315DF53" w14:textId="6E7C8AB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Person.Adresseoplysninger.tilflytningsdatokommuneForskelligFra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29255FBA" w14:textId="3AE341E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1A5D69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63DCED7" w14:textId="3B646B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adropl.tilflytningsdatokommune.eq</w:t>
            </w:r>
          </w:p>
        </w:tc>
        <w:tc>
          <w:tcPr>
            <w:tcW w:w="1607" w:type="dxa"/>
            <w:tcBorders>
              <w:top w:val="nil"/>
              <w:left w:val="nil"/>
              <w:bottom w:val="single" w:sz="4" w:space="0" w:color="auto"/>
              <w:right w:val="single" w:sz="4" w:space="0" w:color="auto"/>
            </w:tcBorders>
            <w:shd w:val="clear" w:color="auto" w:fill="auto"/>
            <w:noWrap/>
            <w:vAlign w:val="bottom"/>
            <w:hideMark/>
          </w:tcPr>
          <w:p w14:paraId="4C34E925" w14:textId="168F119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E0FE85" w14:textId="09A38BE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6690F221" w14:textId="623BDF6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5F5306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257F2C" w14:textId="2DF6909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adropl.tilflytningsdatokommune.lt</w:t>
            </w:r>
          </w:p>
        </w:tc>
        <w:tc>
          <w:tcPr>
            <w:tcW w:w="1607" w:type="dxa"/>
            <w:tcBorders>
              <w:top w:val="nil"/>
              <w:left w:val="nil"/>
              <w:bottom w:val="single" w:sz="4" w:space="0" w:color="auto"/>
              <w:right w:val="single" w:sz="4" w:space="0" w:color="auto"/>
            </w:tcBorders>
            <w:shd w:val="clear" w:color="auto" w:fill="auto"/>
            <w:noWrap/>
            <w:vAlign w:val="bottom"/>
            <w:hideMark/>
          </w:tcPr>
          <w:p w14:paraId="638C968B" w14:textId="6715DBB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78515A" w14:textId="59D401D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59D5B107" w14:textId="35565F1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8586A9F"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4E0D72" w14:textId="4D8B60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adropl.tilflytningsdatokommune.le</w:t>
            </w:r>
          </w:p>
        </w:tc>
        <w:tc>
          <w:tcPr>
            <w:tcW w:w="1607" w:type="dxa"/>
            <w:tcBorders>
              <w:top w:val="nil"/>
              <w:left w:val="nil"/>
              <w:bottom w:val="single" w:sz="4" w:space="0" w:color="auto"/>
              <w:right w:val="single" w:sz="4" w:space="0" w:color="auto"/>
            </w:tcBorders>
            <w:shd w:val="clear" w:color="auto" w:fill="auto"/>
            <w:noWrap/>
            <w:vAlign w:val="bottom"/>
            <w:hideMark/>
          </w:tcPr>
          <w:p w14:paraId="7F66B357" w14:textId="770CA78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FB0426" w14:textId="3B84D6B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Person.Adresseoplysninger.tilflytningsdatokommuneMindreEndEllerLigMed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35DADCE1" w14:textId="722D118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50BA7A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FF2928" w14:textId="4607327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adropl.tilflytningsdatokommune.gt</w:t>
            </w:r>
          </w:p>
        </w:tc>
        <w:tc>
          <w:tcPr>
            <w:tcW w:w="1607" w:type="dxa"/>
            <w:tcBorders>
              <w:top w:val="nil"/>
              <w:left w:val="nil"/>
              <w:bottom w:val="single" w:sz="4" w:space="0" w:color="auto"/>
              <w:right w:val="single" w:sz="4" w:space="0" w:color="auto"/>
            </w:tcBorders>
            <w:shd w:val="clear" w:color="auto" w:fill="auto"/>
            <w:noWrap/>
            <w:vAlign w:val="bottom"/>
            <w:hideMark/>
          </w:tcPr>
          <w:p w14:paraId="71DAC3BD" w14:textId="1D284DA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940C30" w14:textId="2E380FF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7AA4883E" w14:textId="37C9E3E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CEC005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2AEE74" w14:textId="5738047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adropl.tilflytningsdatokommune.ge</w:t>
            </w:r>
          </w:p>
        </w:tc>
        <w:tc>
          <w:tcPr>
            <w:tcW w:w="1607" w:type="dxa"/>
            <w:tcBorders>
              <w:top w:val="nil"/>
              <w:left w:val="nil"/>
              <w:bottom w:val="single" w:sz="4" w:space="0" w:color="auto"/>
              <w:right w:val="single" w:sz="4" w:space="0" w:color="auto"/>
            </w:tcBorders>
            <w:shd w:val="clear" w:color="auto" w:fill="auto"/>
            <w:noWrap/>
            <w:vAlign w:val="bottom"/>
            <w:hideMark/>
          </w:tcPr>
          <w:p w14:paraId="390ADAF7" w14:textId="1B0FCE8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7F1543" w14:textId="4873CD1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Person.Adresseoplysninger.tilflytningsdatokommuneStoerreEndEllerLigMed - Hændelsesdato for tilflytning i en kommune </w:t>
            </w:r>
          </w:p>
        </w:tc>
        <w:tc>
          <w:tcPr>
            <w:tcW w:w="1607" w:type="dxa"/>
            <w:tcBorders>
              <w:top w:val="nil"/>
              <w:left w:val="nil"/>
              <w:bottom w:val="single" w:sz="4" w:space="0" w:color="auto"/>
              <w:right w:val="single" w:sz="4" w:space="0" w:color="auto"/>
            </w:tcBorders>
            <w:shd w:val="clear" w:color="auto" w:fill="auto"/>
            <w:noWrap/>
            <w:vAlign w:val="bottom"/>
            <w:hideMark/>
          </w:tcPr>
          <w:p w14:paraId="565F9BE2" w14:textId="1D8FCB5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CE4C83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D6289A" w14:textId="3078963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adropl.tilflytningsdatokommuneum.eq</w:t>
            </w:r>
          </w:p>
        </w:tc>
        <w:tc>
          <w:tcPr>
            <w:tcW w:w="1607" w:type="dxa"/>
            <w:tcBorders>
              <w:top w:val="nil"/>
              <w:left w:val="nil"/>
              <w:bottom w:val="single" w:sz="4" w:space="0" w:color="auto"/>
              <w:right w:val="single" w:sz="4" w:space="0" w:color="auto"/>
            </w:tcBorders>
            <w:shd w:val="clear" w:color="auto" w:fill="auto"/>
            <w:noWrap/>
            <w:vAlign w:val="bottom"/>
            <w:hideMark/>
          </w:tcPr>
          <w:p w14:paraId="56E086B8" w14:textId="1D28362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7E9D1489" w14:textId="29D066C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Person.Adresseoplysninger.tilflytningsdatokommuneusikkerhedsmarkeringLigMed - Usikkerhed ved tilflytningsdato</w:t>
            </w:r>
          </w:p>
        </w:tc>
        <w:tc>
          <w:tcPr>
            <w:tcW w:w="1607" w:type="dxa"/>
            <w:tcBorders>
              <w:top w:val="nil"/>
              <w:left w:val="nil"/>
              <w:bottom w:val="single" w:sz="4" w:space="0" w:color="auto"/>
              <w:right w:val="single" w:sz="4" w:space="0" w:color="auto"/>
            </w:tcBorders>
            <w:shd w:val="clear" w:color="auto" w:fill="auto"/>
            <w:noWrap/>
            <w:vAlign w:val="bottom"/>
            <w:hideMark/>
          </w:tcPr>
          <w:p w14:paraId="6B29C7D9" w14:textId="3B03AA9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22AD27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E2C878" w14:textId="16B576C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2A31642F" w14:textId="4A9B2C3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3DD2894" w14:textId="3DFB944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66A96E0" w14:textId="7774CD1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34CCD5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D7DBF8" w14:textId="56EC24D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71E854B" w14:textId="3C4E75A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EC8409" w14:textId="2904FCF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492156D" w14:textId="3F6A1D8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84A758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6F4FAA" w14:textId="64FC611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5D4FEF4B" w14:textId="4124C7E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9BF579" w14:textId="2B42013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0250C02" w14:textId="1E35AE7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A8C416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8B9CD9" w14:textId="0C71EA8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60D24BE" w14:textId="093E65A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1478D3A" w14:textId="39CF7F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101BBBE" w14:textId="68601EE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3D6217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B64DBD" w14:textId="4A8E4E7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9D0F10D" w14:textId="5065478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BC4BB3" w14:textId="5876027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5B109EA" w14:textId="424AB70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7956ED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CE8256" w14:textId="475C48C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456AE83F" w14:textId="3A61E8B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5C8BE9" w14:textId="090EF00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6702703" w14:textId="1D1A4CA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040048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CAE6C9" w14:textId="14FC5B6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5045FF8" w14:textId="304BF82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3E29AB7" w14:textId="6D7BD9A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7562E6D" w14:textId="435A455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834641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FAB5B0" w14:textId="792415A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7190A83" w14:textId="786017E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B51ACF" w14:textId="1981467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CD23B2A" w14:textId="0F7A205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008355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EFC7A8" w14:textId="5B36CDB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5CB25A9" w14:textId="607FD7B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70B5FC" w14:textId="2382DA8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8026C79" w14:textId="6E06211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77A150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F2830C" w14:textId="7C315EF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39A51A8" w14:textId="0D14959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3B6987" w14:textId="69BB07A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C4C5588" w14:textId="4720CCE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19F484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867AF9" w14:textId="5060DDA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F2887D5" w14:textId="2F25456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0EFED5D" w14:textId="43E4A7E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F71F3B6" w14:textId="360961A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4FB9D4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A5EB93" w14:textId="20F4AB6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64B1708" w14:textId="656120F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BF6354" w14:textId="5A3A1E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E5243B1" w14:textId="02BEBF2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18DA67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CDFE5E" w14:textId="6AB918B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0A437DC" w14:textId="59F5BF2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FFD959" w14:textId="43B3457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04210DD" w14:textId="4F7D8BB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FEC512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389F5E" w14:textId="1E6624B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adropl.virkningtilum.eq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146A377" w14:textId="4F9AE7D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DF9E1DF" w14:textId="04BC931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Person.Adresseoplysninger.virkningtilusikkerhedsmarkeringLigMed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65B1975" w14:textId="5162F85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D01C730"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7F13E98" w14:textId="5CDD596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5CFB44BA" w14:textId="32BA8DD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E8888E9" w14:textId="4C208E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Person.Beskyttelse.beskyttelsestypeErIndeholdtI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46F9175B" w14:textId="17FDC1A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5DD74CC"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8436111" w14:textId="7CFA26E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besk.beskyttelsestype.eq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3BEFA0D8" w14:textId="23B3A84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2FA45DF" w14:textId="018C3A2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Person.Beskyttelse.beskyttelsestypeLigMed -Angiver typen for beskyttelse 1) navn og adr. 2) vejviser eller 3) markedsføring</w:t>
            </w:r>
          </w:p>
        </w:tc>
        <w:tc>
          <w:tcPr>
            <w:tcW w:w="1607" w:type="dxa"/>
            <w:tcBorders>
              <w:top w:val="nil"/>
              <w:left w:val="nil"/>
              <w:bottom w:val="single" w:sz="4" w:space="0" w:color="auto"/>
              <w:right w:val="single" w:sz="4" w:space="0" w:color="auto"/>
            </w:tcBorders>
            <w:shd w:val="clear" w:color="auto" w:fill="auto"/>
            <w:noWrap/>
            <w:vAlign w:val="bottom"/>
            <w:hideMark/>
          </w:tcPr>
          <w:p w14:paraId="06578030" w14:textId="7B9FF6C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572EB91" w14:textId="77777777" w:rsidTr="00BD6A48">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BD69B42" w14:textId="42CC3AB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730F3B6B" w14:textId="2FF569D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A676F3C" w14:textId="74EAB53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D2311E8" w14:textId="6B3639A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8D5EF32" w14:textId="77777777" w:rsidTr="00BD6A48">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4C3DDEF" w14:textId="1A4F54B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292605DF" w14:textId="707223E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2BC1301" w14:textId="65D962C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7431E2C7" w14:textId="5FAFA6A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ADBE2E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46113B" w14:textId="7098B17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50FC386" w14:textId="2CDC7AB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CCC346" w14:textId="215DAF8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26C2BDF" w14:textId="2222B19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13C983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9B958C" w14:textId="2803E3D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BC50476" w14:textId="384998B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48EC38" w14:textId="7A74488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89B19E1" w14:textId="5A0EFE5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B0317D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A76644" w14:textId="0C3F47C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besk.virkningfra.lt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D0B3012" w14:textId="72B0D19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3FF5A2" w14:textId="046662B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DBF328D" w14:textId="66E5782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DEE0F9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B7BF3E" w14:textId="0C3FEF3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5430A9D4" w14:textId="0BC9433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F0110A" w14:textId="4325335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CAA378" w14:textId="05300CB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717F5D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D88A91" w14:textId="1F6590F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E48A26F" w14:textId="1677399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8C5A49" w14:textId="3BFC4D0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A7073D2" w14:textId="59234FF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2685B9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3EF593" w14:textId="3ABFBBC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35FD248" w14:textId="6894981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E12F1BD" w14:textId="279B846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7D0DAD7" w14:textId="1433E37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87F2A7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8FC3B9" w14:textId="25A97FC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E544556" w14:textId="7298D12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F49F66" w14:textId="6B9DDF9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093FDDF" w14:textId="2298D82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CB0F92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8D7BB1" w14:textId="5CA9916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BCEE1F6" w14:textId="703C2DE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ABF57BC" w14:textId="4FBAD38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995A392" w14:textId="4D52F58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57A783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52E9DE" w14:textId="02A2416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3E2B2ED" w14:textId="25B465A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F720AB" w14:textId="14ABE7C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5ACE92F" w14:textId="21E855D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5DBCCB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634634" w14:textId="69315BE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988F967" w14:textId="259F044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D4CD52" w14:textId="6075134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CD581A7" w14:textId="0672718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C376EE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497BCB" w14:textId="6F7AFC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A1F097E" w14:textId="5C30B3A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BBEC3C" w14:textId="53692AA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B627BE2" w14:textId="0495C40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F64F23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A5AF84" w14:textId="008DE9F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besk.virkningtil.ge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04B2581" w14:textId="5F5606D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EABBCD" w14:textId="0250687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Person.Beskyttelse.virkningtilStoerreEndEllerLigMed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1337D90" w14:textId="61C3F7F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771013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AC7627" w14:textId="360D9A8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civ.civilstandstype.wi</w:t>
            </w:r>
          </w:p>
        </w:tc>
        <w:tc>
          <w:tcPr>
            <w:tcW w:w="1607" w:type="dxa"/>
            <w:tcBorders>
              <w:top w:val="nil"/>
              <w:left w:val="nil"/>
              <w:bottom w:val="single" w:sz="4" w:space="0" w:color="auto"/>
              <w:right w:val="single" w:sz="4" w:space="0" w:color="auto"/>
            </w:tcBorders>
            <w:shd w:val="clear" w:color="auto" w:fill="auto"/>
            <w:noWrap/>
            <w:vAlign w:val="bottom"/>
            <w:hideMark/>
          </w:tcPr>
          <w:p w14:paraId="793D9805" w14:textId="42EEE47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FE008F" w14:textId="61BEBF5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Person.Civilstand.civilstandstypeErIndeholdtI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0D685AD3" w14:textId="6DBFED0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B30E22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481CB4" w14:textId="76F4559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civ.civilstandstype.eq</w:t>
            </w:r>
          </w:p>
        </w:tc>
        <w:tc>
          <w:tcPr>
            <w:tcW w:w="1607" w:type="dxa"/>
            <w:tcBorders>
              <w:top w:val="nil"/>
              <w:left w:val="nil"/>
              <w:bottom w:val="single" w:sz="4" w:space="0" w:color="auto"/>
              <w:right w:val="single" w:sz="4" w:space="0" w:color="auto"/>
            </w:tcBorders>
            <w:shd w:val="clear" w:color="auto" w:fill="auto"/>
            <w:noWrap/>
            <w:vAlign w:val="bottom"/>
            <w:hideMark/>
          </w:tcPr>
          <w:p w14:paraId="7A82061F" w14:textId="1684896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931C035" w14:textId="630C26C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Person.Civilstand.civilstandstypeLigMed - Død, fraskilt, gift, enke osv.</w:t>
            </w:r>
          </w:p>
        </w:tc>
        <w:tc>
          <w:tcPr>
            <w:tcW w:w="1607" w:type="dxa"/>
            <w:tcBorders>
              <w:top w:val="nil"/>
              <w:left w:val="nil"/>
              <w:bottom w:val="single" w:sz="4" w:space="0" w:color="auto"/>
              <w:right w:val="single" w:sz="4" w:space="0" w:color="auto"/>
            </w:tcBorders>
            <w:shd w:val="clear" w:color="auto" w:fill="auto"/>
            <w:noWrap/>
            <w:vAlign w:val="bottom"/>
            <w:hideMark/>
          </w:tcPr>
          <w:p w14:paraId="34A78F4A" w14:textId="64399BA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135263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60A498" w14:textId="1115485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civ.status.wi</w:t>
            </w:r>
          </w:p>
        </w:tc>
        <w:tc>
          <w:tcPr>
            <w:tcW w:w="1607" w:type="dxa"/>
            <w:tcBorders>
              <w:top w:val="nil"/>
              <w:left w:val="nil"/>
              <w:bottom w:val="single" w:sz="4" w:space="0" w:color="auto"/>
              <w:right w:val="single" w:sz="4" w:space="0" w:color="auto"/>
            </w:tcBorders>
            <w:shd w:val="clear" w:color="auto" w:fill="auto"/>
            <w:noWrap/>
            <w:vAlign w:val="bottom"/>
            <w:hideMark/>
          </w:tcPr>
          <w:p w14:paraId="3F973E6D" w14:textId="7883D51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842A1F5" w14:textId="7492BDC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Person.Civilstand.statusErIndeholdtI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1F4BFCFD" w14:textId="3C866C4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97B0B0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08D212" w14:textId="0BF3DD0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civ.status.eq</w:t>
            </w:r>
          </w:p>
        </w:tc>
        <w:tc>
          <w:tcPr>
            <w:tcW w:w="1607" w:type="dxa"/>
            <w:tcBorders>
              <w:top w:val="nil"/>
              <w:left w:val="nil"/>
              <w:bottom w:val="single" w:sz="4" w:space="0" w:color="auto"/>
              <w:right w:val="single" w:sz="4" w:space="0" w:color="auto"/>
            </w:tcBorders>
            <w:shd w:val="clear" w:color="auto" w:fill="auto"/>
            <w:noWrap/>
            <w:vAlign w:val="bottom"/>
            <w:hideMark/>
          </w:tcPr>
          <w:p w14:paraId="006FC333" w14:textId="2573CA4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AA03A04" w14:textId="662328F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Person.Civilstand.statusLigMed - Aktuel, fortrudt, historisk osv.</w:t>
            </w:r>
          </w:p>
        </w:tc>
        <w:tc>
          <w:tcPr>
            <w:tcW w:w="1607" w:type="dxa"/>
            <w:tcBorders>
              <w:top w:val="nil"/>
              <w:left w:val="nil"/>
              <w:bottom w:val="single" w:sz="4" w:space="0" w:color="auto"/>
              <w:right w:val="single" w:sz="4" w:space="0" w:color="auto"/>
            </w:tcBorders>
            <w:shd w:val="clear" w:color="auto" w:fill="auto"/>
            <w:noWrap/>
            <w:vAlign w:val="bottom"/>
            <w:hideMark/>
          </w:tcPr>
          <w:p w14:paraId="4FDE9806" w14:textId="6DE716D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E7A09C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63C8A3" w14:textId="55634BA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F150A07" w14:textId="5D595B7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2E8F47" w14:textId="574E31F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63B5D61" w14:textId="6DDFD6B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F79D76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D5482C" w14:textId="3F3C888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33E7AA8" w14:textId="104EE52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EF43B21" w14:textId="3DBB07C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A8D0807" w14:textId="4B253C1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D3B5A8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4847C2" w14:textId="6E80564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FF594B4" w14:textId="4C7A42D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566BD8" w14:textId="0963581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D742EFD" w14:textId="4336913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CC1AFC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0BE25A" w14:textId="1F6CD8C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7F76838" w14:textId="2DC5D55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65F7CD" w14:textId="19962C2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7E02394" w14:textId="312944F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DF57F0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80EB97" w14:textId="17486FC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5DABD39" w14:textId="50F6202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9A047B" w14:textId="0D3B7A3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6AAB52E" w14:textId="3DCC5CD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8EB7C7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16F6CC" w14:textId="6413255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5206E66C" w14:textId="4D8C1D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C28FE1" w14:textId="135B29A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C1691FD" w14:textId="2B58A64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6F11C2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11B340" w14:textId="02F0ED9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1B165A92" w14:textId="6FD8230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39D4EFB" w14:textId="51C4CDF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4EBD904" w14:textId="061D4D7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687E66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D22317" w14:textId="2D31FA4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A990D28" w14:textId="715ADE5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9AB5A2" w14:textId="46108F1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636FCAA" w14:textId="044D428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3FE6A6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9F567C" w14:textId="22FE66E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9C5B521" w14:textId="14BF4DD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C283E8" w14:textId="0A191BD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14B6213" w14:textId="004E344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2D7A7B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453390" w14:textId="5337E5C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33D7C0B4" w14:textId="2276CB4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708855E" w14:textId="4262203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CF15F09" w14:textId="4979BBC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5C04F0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4A3AAC" w14:textId="5E24F80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78B9C9FF" w14:textId="4B4B729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8742F6" w14:textId="772BC9D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2208CA5" w14:textId="65EB292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27E494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A4F5D9" w14:textId="0996945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C784DB1" w14:textId="70C47E0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493A32" w14:textId="3D24B36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A4A6129" w14:textId="4402776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62CA01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CEB590" w14:textId="2DABFBE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civ.virkningtil.ge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42181DB2" w14:textId="39EC3B1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37FAF9" w14:textId="36A4B21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8A3FCF9" w14:textId="6750B4B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80B2D0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07798F" w14:textId="1E315ED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civ.virkningtilum.eq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5ECF5AE8" w14:textId="67113FB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3DF6F11" w14:textId="1BC5495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Person.Civilstand.virkningtilusikkerhedsmarkeringLigMed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DB4B186" w14:textId="7A9C230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3C54A3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FCC67F3" w14:textId="52F82D1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cadr.bygningsnummer.wi</w:t>
            </w:r>
          </w:p>
        </w:tc>
        <w:tc>
          <w:tcPr>
            <w:tcW w:w="1607" w:type="dxa"/>
            <w:tcBorders>
              <w:top w:val="nil"/>
              <w:left w:val="nil"/>
              <w:bottom w:val="single" w:sz="4" w:space="0" w:color="auto"/>
              <w:right w:val="single" w:sz="4" w:space="0" w:color="auto"/>
            </w:tcBorders>
            <w:shd w:val="clear" w:color="auto" w:fill="auto"/>
            <w:noWrap/>
            <w:vAlign w:val="bottom"/>
            <w:hideMark/>
          </w:tcPr>
          <w:p w14:paraId="1FBCA467" w14:textId="15E5AC2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2FBD611" w14:textId="2FE93E9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Person.CprAdresse.bygningsnummerErIndeholdtI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32500B11" w14:textId="2212239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272237F"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BC0A6D" w14:textId="2CEBDBF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cadr.bygningsnummer.cont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02E8BC29" w14:textId="6F62DF4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872C17" w14:textId="3F1CC8B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Person.CprAdresse.bygningsnummerIndeholder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1DB34BDD" w14:textId="4E4CDC3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F1FE07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C87A2D" w14:textId="75A7F0C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cadr.bygningsnummer.eq</w:t>
            </w:r>
          </w:p>
        </w:tc>
        <w:tc>
          <w:tcPr>
            <w:tcW w:w="1607" w:type="dxa"/>
            <w:tcBorders>
              <w:top w:val="nil"/>
              <w:left w:val="nil"/>
              <w:bottom w:val="single" w:sz="4" w:space="0" w:color="auto"/>
              <w:right w:val="single" w:sz="4" w:space="0" w:color="auto"/>
            </w:tcBorders>
            <w:shd w:val="clear" w:color="auto" w:fill="auto"/>
            <w:noWrap/>
            <w:vAlign w:val="bottom"/>
            <w:hideMark/>
          </w:tcPr>
          <w:p w14:paraId="790415A5" w14:textId="46CC1BB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CBF511B" w14:textId="1F50223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Person.CprAdresse.bygningsnummerLigMed - Bygningsnummer er et persondatafelt, og anvendes på Grønland </w:t>
            </w:r>
          </w:p>
        </w:tc>
        <w:tc>
          <w:tcPr>
            <w:tcW w:w="1607" w:type="dxa"/>
            <w:tcBorders>
              <w:top w:val="nil"/>
              <w:left w:val="nil"/>
              <w:bottom w:val="single" w:sz="4" w:space="0" w:color="auto"/>
              <w:right w:val="single" w:sz="4" w:space="0" w:color="auto"/>
            </w:tcBorders>
            <w:shd w:val="clear" w:color="auto" w:fill="auto"/>
            <w:noWrap/>
            <w:vAlign w:val="bottom"/>
            <w:hideMark/>
          </w:tcPr>
          <w:p w14:paraId="42973D85" w14:textId="603D263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3234EE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F25A0B" w14:textId="24EFF97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cadr.bynavn.wi</w:t>
            </w:r>
          </w:p>
        </w:tc>
        <w:tc>
          <w:tcPr>
            <w:tcW w:w="1607" w:type="dxa"/>
            <w:tcBorders>
              <w:top w:val="nil"/>
              <w:left w:val="nil"/>
              <w:bottom w:val="single" w:sz="4" w:space="0" w:color="auto"/>
              <w:right w:val="single" w:sz="4" w:space="0" w:color="auto"/>
            </w:tcBorders>
            <w:shd w:val="clear" w:color="auto" w:fill="auto"/>
            <w:noWrap/>
            <w:vAlign w:val="bottom"/>
            <w:hideMark/>
          </w:tcPr>
          <w:p w14:paraId="20752FAA" w14:textId="2541991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B2542A" w14:textId="609A681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Person.CprAdresse.bynavnErIndeholdtI - Bynavn</w:t>
            </w:r>
          </w:p>
        </w:tc>
        <w:tc>
          <w:tcPr>
            <w:tcW w:w="1607" w:type="dxa"/>
            <w:tcBorders>
              <w:top w:val="nil"/>
              <w:left w:val="nil"/>
              <w:bottom w:val="single" w:sz="4" w:space="0" w:color="auto"/>
              <w:right w:val="single" w:sz="4" w:space="0" w:color="auto"/>
            </w:tcBorders>
            <w:shd w:val="clear" w:color="auto" w:fill="auto"/>
            <w:noWrap/>
            <w:vAlign w:val="bottom"/>
            <w:hideMark/>
          </w:tcPr>
          <w:p w14:paraId="3653AD12" w14:textId="1E98DDD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4ABA3E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96B2B5" w14:textId="6982D7D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cadr.bynavn.cont</w:t>
            </w:r>
          </w:p>
        </w:tc>
        <w:tc>
          <w:tcPr>
            <w:tcW w:w="1607" w:type="dxa"/>
            <w:tcBorders>
              <w:top w:val="nil"/>
              <w:left w:val="nil"/>
              <w:bottom w:val="single" w:sz="4" w:space="0" w:color="auto"/>
              <w:right w:val="single" w:sz="4" w:space="0" w:color="auto"/>
            </w:tcBorders>
            <w:shd w:val="clear" w:color="auto" w:fill="auto"/>
            <w:noWrap/>
            <w:vAlign w:val="bottom"/>
            <w:hideMark/>
          </w:tcPr>
          <w:p w14:paraId="7C52ABD5" w14:textId="5B9E69E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9701AB" w14:textId="6751C23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Person.CprAdresse.bynavnIndeholder - Bynavn</w:t>
            </w:r>
          </w:p>
        </w:tc>
        <w:tc>
          <w:tcPr>
            <w:tcW w:w="1607" w:type="dxa"/>
            <w:tcBorders>
              <w:top w:val="nil"/>
              <w:left w:val="nil"/>
              <w:bottom w:val="single" w:sz="4" w:space="0" w:color="auto"/>
              <w:right w:val="single" w:sz="4" w:space="0" w:color="auto"/>
            </w:tcBorders>
            <w:shd w:val="clear" w:color="auto" w:fill="auto"/>
            <w:noWrap/>
            <w:vAlign w:val="bottom"/>
            <w:hideMark/>
          </w:tcPr>
          <w:p w14:paraId="5E27B730" w14:textId="4694CF7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7CEA4E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BA9062" w14:textId="55E8AC8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cadr.bynavn.eq</w:t>
            </w:r>
          </w:p>
        </w:tc>
        <w:tc>
          <w:tcPr>
            <w:tcW w:w="1607" w:type="dxa"/>
            <w:tcBorders>
              <w:top w:val="nil"/>
              <w:left w:val="nil"/>
              <w:bottom w:val="single" w:sz="4" w:space="0" w:color="auto"/>
              <w:right w:val="single" w:sz="4" w:space="0" w:color="auto"/>
            </w:tcBorders>
            <w:shd w:val="clear" w:color="auto" w:fill="auto"/>
            <w:noWrap/>
            <w:vAlign w:val="bottom"/>
            <w:hideMark/>
          </w:tcPr>
          <w:p w14:paraId="0B41C86F" w14:textId="5A2F80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5B31314" w14:textId="6B6BFB9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Person.CprAdresse.bynavnLigMed - Bynavn</w:t>
            </w:r>
          </w:p>
        </w:tc>
        <w:tc>
          <w:tcPr>
            <w:tcW w:w="1607" w:type="dxa"/>
            <w:tcBorders>
              <w:top w:val="nil"/>
              <w:left w:val="nil"/>
              <w:bottom w:val="single" w:sz="4" w:space="0" w:color="auto"/>
              <w:right w:val="single" w:sz="4" w:space="0" w:color="auto"/>
            </w:tcBorders>
            <w:shd w:val="clear" w:color="auto" w:fill="auto"/>
            <w:noWrap/>
            <w:vAlign w:val="bottom"/>
            <w:hideMark/>
          </w:tcPr>
          <w:p w14:paraId="71EFCE6A" w14:textId="289F39D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2CF495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9A1201" w14:textId="7F7A449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cadr.cprkommunekode.wi</w:t>
            </w:r>
          </w:p>
        </w:tc>
        <w:tc>
          <w:tcPr>
            <w:tcW w:w="1607" w:type="dxa"/>
            <w:tcBorders>
              <w:top w:val="nil"/>
              <w:left w:val="nil"/>
              <w:bottom w:val="single" w:sz="4" w:space="0" w:color="auto"/>
              <w:right w:val="single" w:sz="4" w:space="0" w:color="auto"/>
            </w:tcBorders>
            <w:shd w:val="clear" w:color="auto" w:fill="auto"/>
            <w:noWrap/>
            <w:vAlign w:val="bottom"/>
            <w:hideMark/>
          </w:tcPr>
          <w:p w14:paraId="4AB19E82" w14:textId="10A5649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B1ABBAB" w14:textId="3411B1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Person.CprAdresse.cprkommunekodeErIndeholdtI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B9E4BD0" w14:textId="25CACD4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37A038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3DACA1" w14:textId="703115F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cadr.cprkommunekode.ne</w:t>
            </w:r>
          </w:p>
        </w:tc>
        <w:tc>
          <w:tcPr>
            <w:tcW w:w="1607" w:type="dxa"/>
            <w:tcBorders>
              <w:top w:val="nil"/>
              <w:left w:val="nil"/>
              <w:bottom w:val="single" w:sz="4" w:space="0" w:color="auto"/>
              <w:right w:val="single" w:sz="4" w:space="0" w:color="auto"/>
            </w:tcBorders>
            <w:shd w:val="clear" w:color="auto" w:fill="auto"/>
            <w:noWrap/>
            <w:vAlign w:val="bottom"/>
            <w:hideMark/>
          </w:tcPr>
          <w:p w14:paraId="3A147966" w14:textId="2625BA3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E8220E3" w14:textId="4FA85CD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Person.CprAdresse.cprkommunekodeForskelligFra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1346E59" w14:textId="08FFAAB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ED4F3F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E73368" w14:textId="5344B77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cadr.cprkommunekode.eq</w:t>
            </w:r>
          </w:p>
        </w:tc>
        <w:tc>
          <w:tcPr>
            <w:tcW w:w="1607" w:type="dxa"/>
            <w:tcBorders>
              <w:top w:val="nil"/>
              <w:left w:val="nil"/>
              <w:bottom w:val="single" w:sz="4" w:space="0" w:color="auto"/>
              <w:right w:val="single" w:sz="4" w:space="0" w:color="auto"/>
            </w:tcBorders>
            <w:shd w:val="clear" w:color="auto" w:fill="auto"/>
            <w:noWrap/>
            <w:vAlign w:val="bottom"/>
            <w:hideMark/>
          </w:tcPr>
          <w:p w14:paraId="02ABE7F0" w14:textId="0E3F6F0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7ED9CC9" w14:textId="32924F3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11A48026" w14:textId="31F66A6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2F23C7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A0337A" w14:textId="555D587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cadr.cprkommunekode.lt</w:t>
            </w:r>
          </w:p>
        </w:tc>
        <w:tc>
          <w:tcPr>
            <w:tcW w:w="1607" w:type="dxa"/>
            <w:tcBorders>
              <w:top w:val="nil"/>
              <w:left w:val="nil"/>
              <w:bottom w:val="single" w:sz="4" w:space="0" w:color="auto"/>
              <w:right w:val="single" w:sz="4" w:space="0" w:color="auto"/>
            </w:tcBorders>
            <w:shd w:val="clear" w:color="auto" w:fill="auto"/>
            <w:noWrap/>
            <w:vAlign w:val="bottom"/>
            <w:hideMark/>
          </w:tcPr>
          <w:p w14:paraId="6EE3CD1F" w14:textId="7918E0D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4411D91" w14:textId="4A77919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41180E88" w14:textId="6819524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C870B3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077362" w14:textId="2E755FE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cadr.cprkommunekode.le</w:t>
            </w:r>
          </w:p>
        </w:tc>
        <w:tc>
          <w:tcPr>
            <w:tcW w:w="1607" w:type="dxa"/>
            <w:tcBorders>
              <w:top w:val="nil"/>
              <w:left w:val="nil"/>
              <w:bottom w:val="single" w:sz="4" w:space="0" w:color="auto"/>
              <w:right w:val="single" w:sz="4" w:space="0" w:color="auto"/>
            </w:tcBorders>
            <w:shd w:val="clear" w:color="auto" w:fill="auto"/>
            <w:noWrap/>
            <w:vAlign w:val="bottom"/>
            <w:hideMark/>
          </w:tcPr>
          <w:p w14:paraId="62E246A0" w14:textId="67EC138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DBC41AB" w14:textId="66B6053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Person.CprAdresse.cprkommunekodeMindreEndEllerLigMed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A2FF2EB" w14:textId="6FF42E9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103DBB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C73C9D" w14:textId="05ACDFA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cadr.cprkommunekode.gt</w:t>
            </w:r>
          </w:p>
        </w:tc>
        <w:tc>
          <w:tcPr>
            <w:tcW w:w="1607" w:type="dxa"/>
            <w:tcBorders>
              <w:top w:val="nil"/>
              <w:left w:val="nil"/>
              <w:bottom w:val="single" w:sz="4" w:space="0" w:color="auto"/>
              <w:right w:val="single" w:sz="4" w:space="0" w:color="auto"/>
            </w:tcBorders>
            <w:shd w:val="clear" w:color="auto" w:fill="auto"/>
            <w:noWrap/>
            <w:vAlign w:val="bottom"/>
            <w:hideMark/>
          </w:tcPr>
          <w:p w14:paraId="6D6D2CDF" w14:textId="540CE08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05F5F0D" w14:textId="64E79C5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5CE28E6" w14:textId="2464B50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D9A7DC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10E55B" w14:textId="4681B3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cadr.cprkommunekode.ge</w:t>
            </w:r>
          </w:p>
        </w:tc>
        <w:tc>
          <w:tcPr>
            <w:tcW w:w="1607" w:type="dxa"/>
            <w:tcBorders>
              <w:top w:val="nil"/>
              <w:left w:val="nil"/>
              <w:bottom w:val="single" w:sz="4" w:space="0" w:color="auto"/>
              <w:right w:val="single" w:sz="4" w:space="0" w:color="auto"/>
            </w:tcBorders>
            <w:shd w:val="clear" w:color="auto" w:fill="auto"/>
            <w:noWrap/>
            <w:vAlign w:val="bottom"/>
            <w:hideMark/>
          </w:tcPr>
          <w:p w14:paraId="3F3BA0C9" w14:textId="78BF98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D9418DB" w14:textId="693AD9C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Person.CprAdresse.cprkommunekodeStoerreEndEllerLigMed - Kode 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58A8197" w14:textId="11C0F03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3D50B2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D757A3" w14:textId="31CC812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cadr.cprkommunenavn.wi</w:t>
            </w:r>
          </w:p>
        </w:tc>
        <w:tc>
          <w:tcPr>
            <w:tcW w:w="1607" w:type="dxa"/>
            <w:tcBorders>
              <w:top w:val="nil"/>
              <w:left w:val="nil"/>
              <w:bottom w:val="single" w:sz="4" w:space="0" w:color="auto"/>
              <w:right w:val="single" w:sz="4" w:space="0" w:color="auto"/>
            </w:tcBorders>
            <w:shd w:val="clear" w:color="auto" w:fill="auto"/>
            <w:noWrap/>
            <w:vAlign w:val="bottom"/>
            <w:hideMark/>
          </w:tcPr>
          <w:p w14:paraId="3249F217" w14:textId="0D83120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D92928" w14:textId="7857691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Person.CprAdresse.cprkommunenavnErIndeholdtI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7B0CC456" w14:textId="4C685DD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D773C2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19D760" w14:textId="5AE4048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cadr.cprkommunenavn.cont</w:t>
            </w:r>
          </w:p>
        </w:tc>
        <w:tc>
          <w:tcPr>
            <w:tcW w:w="1607" w:type="dxa"/>
            <w:tcBorders>
              <w:top w:val="nil"/>
              <w:left w:val="nil"/>
              <w:bottom w:val="single" w:sz="4" w:space="0" w:color="auto"/>
              <w:right w:val="single" w:sz="4" w:space="0" w:color="auto"/>
            </w:tcBorders>
            <w:shd w:val="clear" w:color="auto" w:fill="auto"/>
            <w:noWrap/>
            <w:vAlign w:val="bottom"/>
            <w:hideMark/>
          </w:tcPr>
          <w:p w14:paraId="6D68292E" w14:textId="788D79B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00C977" w14:textId="66834BC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Person.CprAdresse.cprkommunenavnIndeholder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493DA888" w14:textId="55FFEE1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006A63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4A85D8" w14:textId="565D8A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cadr.cprkommunenavn.eq</w:t>
            </w:r>
          </w:p>
        </w:tc>
        <w:tc>
          <w:tcPr>
            <w:tcW w:w="1607" w:type="dxa"/>
            <w:tcBorders>
              <w:top w:val="nil"/>
              <w:left w:val="nil"/>
              <w:bottom w:val="single" w:sz="4" w:space="0" w:color="auto"/>
              <w:right w:val="single" w:sz="4" w:space="0" w:color="auto"/>
            </w:tcBorders>
            <w:shd w:val="clear" w:color="auto" w:fill="auto"/>
            <w:noWrap/>
            <w:vAlign w:val="bottom"/>
            <w:hideMark/>
          </w:tcPr>
          <w:p w14:paraId="3FFD90BA" w14:textId="5D86CAB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DA60090" w14:textId="171B200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Person.CprAdresse.cprkommunenavnLigMed - Navn for kommune</w:t>
            </w:r>
          </w:p>
        </w:tc>
        <w:tc>
          <w:tcPr>
            <w:tcW w:w="1607" w:type="dxa"/>
            <w:tcBorders>
              <w:top w:val="nil"/>
              <w:left w:val="nil"/>
              <w:bottom w:val="single" w:sz="4" w:space="0" w:color="auto"/>
              <w:right w:val="single" w:sz="4" w:space="0" w:color="auto"/>
            </w:tcBorders>
            <w:shd w:val="clear" w:color="auto" w:fill="auto"/>
            <w:noWrap/>
            <w:vAlign w:val="bottom"/>
            <w:hideMark/>
          </w:tcPr>
          <w:p w14:paraId="6470A213" w14:textId="06A86EB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1BCA51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237ABA" w14:textId="06ABD82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cadr.cprvejkode.wi</w:t>
            </w:r>
          </w:p>
        </w:tc>
        <w:tc>
          <w:tcPr>
            <w:tcW w:w="1607" w:type="dxa"/>
            <w:tcBorders>
              <w:top w:val="nil"/>
              <w:left w:val="nil"/>
              <w:bottom w:val="single" w:sz="4" w:space="0" w:color="auto"/>
              <w:right w:val="single" w:sz="4" w:space="0" w:color="auto"/>
            </w:tcBorders>
            <w:shd w:val="clear" w:color="auto" w:fill="auto"/>
            <w:noWrap/>
            <w:vAlign w:val="bottom"/>
            <w:hideMark/>
          </w:tcPr>
          <w:p w14:paraId="2E27F6E1" w14:textId="098FB46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E36F040" w14:textId="69076B7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Person.CprAdresse.cprvejkodeErIndeholdtI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CABB146" w14:textId="5CB19A1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9F074B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165B51" w14:textId="2471BF4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cadr.cprvejkode.ne</w:t>
            </w:r>
          </w:p>
        </w:tc>
        <w:tc>
          <w:tcPr>
            <w:tcW w:w="1607" w:type="dxa"/>
            <w:tcBorders>
              <w:top w:val="nil"/>
              <w:left w:val="nil"/>
              <w:bottom w:val="single" w:sz="4" w:space="0" w:color="auto"/>
              <w:right w:val="single" w:sz="4" w:space="0" w:color="auto"/>
            </w:tcBorders>
            <w:shd w:val="clear" w:color="auto" w:fill="auto"/>
            <w:noWrap/>
            <w:vAlign w:val="bottom"/>
            <w:hideMark/>
          </w:tcPr>
          <w:p w14:paraId="6DBA04D8" w14:textId="3AC4970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458CB2E" w14:textId="22E1FDB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Person.CprAdresse.cprvejkodeForskelligFra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2D776F2A" w14:textId="52D04FF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931BD5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BACE92" w14:textId="1C97BC4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cadr.cprvejkode.eq</w:t>
            </w:r>
          </w:p>
        </w:tc>
        <w:tc>
          <w:tcPr>
            <w:tcW w:w="1607" w:type="dxa"/>
            <w:tcBorders>
              <w:top w:val="nil"/>
              <w:left w:val="nil"/>
              <w:bottom w:val="single" w:sz="4" w:space="0" w:color="auto"/>
              <w:right w:val="single" w:sz="4" w:space="0" w:color="auto"/>
            </w:tcBorders>
            <w:shd w:val="clear" w:color="auto" w:fill="auto"/>
            <w:noWrap/>
            <w:vAlign w:val="bottom"/>
            <w:hideMark/>
          </w:tcPr>
          <w:p w14:paraId="3193B06D" w14:textId="041F91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9E402F8" w14:textId="4A0E054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Person.CprAdresse.cprvejkodeLigMed - (Kode for en vej) Kode der entydigt </w:t>
            </w:r>
            <w:r>
              <w:rPr>
                <w:rFonts w:ascii="Verdana" w:hAnsi="Verdana"/>
                <w:sz w:val="20"/>
                <w:szCs w:val="20"/>
              </w:rPr>
              <w:lastRenderedPageBreak/>
              <w:t>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0B528E82" w14:textId="16EC900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533C42" w:rsidRPr="00360E00" w14:paraId="4C15A2D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3A4BBE" w14:textId="0C5DB78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cadr.cprvejkode.lt</w:t>
            </w:r>
          </w:p>
        </w:tc>
        <w:tc>
          <w:tcPr>
            <w:tcW w:w="1607" w:type="dxa"/>
            <w:tcBorders>
              <w:top w:val="nil"/>
              <w:left w:val="nil"/>
              <w:bottom w:val="single" w:sz="4" w:space="0" w:color="auto"/>
              <w:right w:val="single" w:sz="4" w:space="0" w:color="auto"/>
            </w:tcBorders>
            <w:shd w:val="clear" w:color="auto" w:fill="auto"/>
            <w:noWrap/>
            <w:vAlign w:val="bottom"/>
            <w:hideMark/>
          </w:tcPr>
          <w:p w14:paraId="4B7858EB" w14:textId="02569A3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2F7FF3E" w14:textId="4F6750E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5F07DF7D" w14:textId="4998743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18895FF"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13EEAF" w14:textId="104A456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cadr.cprvejkode.le</w:t>
            </w:r>
          </w:p>
        </w:tc>
        <w:tc>
          <w:tcPr>
            <w:tcW w:w="1607" w:type="dxa"/>
            <w:tcBorders>
              <w:top w:val="nil"/>
              <w:left w:val="nil"/>
              <w:bottom w:val="single" w:sz="4" w:space="0" w:color="auto"/>
              <w:right w:val="single" w:sz="4" w:space="0" w:color="auto"/>
            </w:tcBorders>
            <w:shd w:val="clear" w:color="auto" w:fill="auto"/>
            <w:noWrap/>
            <w:vAlign w:val="bottom"/>
            <w:hideMark/>
          </w:tcPr>
          <w:p w14:paraId="18B8A9B6" w14:textId="0C562EC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F536196" w14:textId="4DC6369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Person.CprAdresse.cprvejkodeMindreEndEllerLigMed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3CD3B9B8" w14:textId="482A0DE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537629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EF1C6D" w14:textId="10656F0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cadr.cprvejkode.gt</w:t>
            </w:r>
          </w:p>
        </w:tc>
        <w:tc>
          <w:tcPr>
            <w:tcW w:w="1607" w:type="dxa"/>
            <w:tcBorders>
              <w:top w:val="nil"/>
              <w:left w:val="nil"/>
              <w:bottom w:val="single" w:sz="4" w:space="0" w:color="auto"/>
              <w:right w:val="single" w:sz="4" w:space="0" w:color="auto"/>
            </w:tcBorders>
            <w:shd w:val="clear" w:color="auto" w:fill="auto"/>
            <w:noWrap/>
            <w:vAlign w:val="bottom"/>
            <w:hideMark/>
          </w:tcPr>
          <w:p w14:paraId="63222B55" w14:textId="1E622EC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0E53C63" w14:textId="70729CB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54A7A01" w14:textId="77F3F29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810CBD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CEEA3D" w14:textId="64ADCB3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cadr.cprvejkode.ge</w:t>
            </w:r>
          </w:p>
        </w:tc>
        <w:tc>
          <w:tcPr>
            <w:tcW w:w="1607" w:type="dxa"/>
            <w:tcBorders>
              <w:top w:val="nil"/>
              <w:left w:val="nil"/>
              <w:bottom w:val="single" w:sz="4" w:space="0" w:color="auto"/>
              <w:right w:val="single" w:sz="4" w:space="0" w:color="auto"/>
            </w:tcBorders>
            <w:shd w:val="clear" w:color="auto" w:fill="auto"/>
            <w:noWrap/>
            <w:vAlign w:val="bottom"/>
            <w:hideMark/>
          </w:tcPr>
          <w:p w14:paraId="64FD11D5" w14:textId="7A5ADB4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BA1F2E4" w14:textId="0A9AC66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Person.CprAdresse.cprvejkodeStoerreEndEllerLigMed - (Kode for en vej) Kode der entydigt identificere en vej indenfor en kommune.</w:t>
            </w:r>
          </w:p>
        </w:tc>
        <w:tc>
          <w:tcPr>
            <w:tcW w:w="1607" w:type="dxa"/>
            <w:tcBorders>
              <w:top w:val="nil"/>
              <w:left w:val="nil"/>
              <w:bottom w:val="single" w:sz="4" w:space="0" w:color="auto"/>
              <w:right w:val="single" w:sz="4" w:space="0" w:color="auto"/>
            </w:tcBorders>
            <w:shd w:val="clear" w:color="auto" w:fill="auto"/>
            <w:noWrap/>
            <w:vAlign w:val="bottom"/>
            <w:hideMark/>
          </w:tcPr>
          <w:p w14:paraId="6EEFFED9" w14:textId="6EBB0DD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CC9F6E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6988AC" w14:textId="190F3E4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cadr.daradresse.wi</w:t>
            </w:r>
          </w:p>
        </w:tc>
        <w:tc>
          <w:tcPr>
            <w:tcW w:w="1607" w:type="dxa"/>
            <w:tcBorders>
              <w:top w:val="nil"/>
              <w:left w:val="nil"/>
              <w:bottom w:val="single" w:sz="4" w:space="0" w:color="auto"/>
              <w:right w:val="single" w:sz="4" w:space="0" w:color="auto"/>
            </w:tcBorders>
            <w:shd w:val="clear" w:color="auto" w:fill="auto"/>
            <w:noWrap/>
            <w:vAlign w:val="bottom"/>
            <w:hideMark/>
          </w:tcPr>
          <w:p w14:paraId="76ACE87A" w14:textId="78D450B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25F80C9" w14:textId="0428E45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Person.CprAdresse.daradresseErIndeholdtI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04DC9197" w14:textId="2FCD3E5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A9948B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125D88" w14:textId="6FDC794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cadr.daradresse.cont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5A9ADACF" w14:textId="78264A9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1C91E14" w14:textId="7007CDE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Person.CprAdresse.daradresseIndeholder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1B93A7CE" w14:textId="767220E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23A782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86FB15" w14:textId="13653AF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cadr.daradresse.eq</w:t>
            </w:r>
          </w:p>
        </w:tc>
        <w:tc>
          <w:tcPr>
            <w:tcW w:w="1607" w:type="dxa"/>
            <w:tcBorders>
              <w:top w:val="nil"/>
              <w:left w:val="nil"/>
              <w:bottom w:val="single" w:sz="4" w:space="0" w:color="auto"/>
              <w:right w:val="single" w:sz="4" w:space="0" w:color="auto"/>
            </w:tcBorders>
            <w:shd w:val="clear" w:color="auto" w:fill="auto"/>
            <w:noWrap/>
            <w:vAlign w:val="bottom"/>
            <w:hideMark/>
          </w:tcPr>
          <w:p w14:paraId="165B185E" w14:textId="2D94427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FC2896B" w14:textId="2BC5B6A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Person.CprAdresse.daradresseLigMed - Angivelse af adresseUUID</w:t>
            </w:r>
          </w:p>
        </w:tc>
        <w:tc>
          <w:tcPr>
            <w:tcW w:w="1607" w:type="dxa"/>
            <w:tcBorders>
              <w:top w:val="nil"/>
              <w:left w:val="nil"/>
              <w:bottom w:val="single" w:sz="4" w:space="0" w:color="auto"/>
              <w:right w:val="single" w:sz="4" w:space="0" w:color="auto"/>
            </w:tcBorders>
            <w:shd w:val="clear" w:color="auto" w:fill="auto"/>
            <w:noWrap/>
            <w:vAlign w:val="bottom"/>
            <w:hideMark/>
          </w:tcPr>
          <w:p w14:paraId="251E9B59" w14:textId="5AFDEB9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9436F8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1F58D0" w14:textId="5A4379B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cadr.etage.wi</w:t>
            </w:r>
          </w:p>
        </w:tc>
        <w:tc>
          <w:tcPr>
            <w:tcW w:w="1607" w:type="dxa"/>
            <w:tcBorders>
              <w:top w:val="nil"/>
              <w:left w:val="nil"/>
              <w:bottom w:val="single" w:sz="4" w:space="0" w:color="auto"/>
              <w:right w:val="single" w:sz="4" w:space="0" w:color="auto"/>
            </w:tcBorders>
            <w:shd w:val="clear" w:color="auto" w:fill="auto"/>
            <w:noWrap/>
            <w:vAlign w:val="bottom"/>
            <w:hideMark/>
          </w:tcPr>
          <w:p w14:paraId="259F00B3" w14:textId="69A1190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EAA466" w14:textId="644905B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Person.CprAdresse.etageErIndeholdtI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47B1C0EF" w14:textId="606C385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B2A5D1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1AA505" w14:textId="32B9F75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cadr.etage.cont</w:t>
            </w:r>
          </w:p>
        </w:tc>
        <w:tc>
          <w:tcPr>
            <w:tcW w:w="1607" w:type="dxa"/>
            <w:tcBorders>
              <w:top w:val="nil"/>
              <w:left w:val="nil"/>
              <w:bottom w:val="single" w:sz="4" w:space="0" w:color="auto"/>
              <w:right w:val="single" w:sz="4" w:space="0" w:color="auto"/>
            </w:tcBorders>
            <w:shd w:val="clear" w:color="auto" w:fill="auto"/>
            <w:noWrap/>
            <w:vAlign w:val="bottom"/>
            <w:hideMark/>
          </w:tcPr>
          <w:p w14:paraId="4839B13E" w14:textId="23526BA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8517E3F" w14:textId="2BF864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Person.CprAdresse.etageIndeholder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19653837" w14:textId="733EAC8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014D41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41FD4C" w14:textId="466CFA5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cadr.etage.eq</w:t>
            </w:r>
          </w:p>
        </w:tc>
        <w:tc>
          <w:tcPr>
            <w:tcW w:w="1607" w:type="dxa"/>
            <w:tcBorders>
              <w:top w:val="nil"/>
              <w:left w:val="nil"/>
              <w:bottom w:val="single" w:sz="4" w:space="0" w:color="auto"/>
              <w:right w:val="single" w:sz="4" w:space="0" w:color="auto"/>
            </w:tcBorders>
            <w:shd w:val="clear" w:color="auto" w:fill="auto"/>
            <w:noWrap/>
            <w:vAlign w:val="bottom"/>
            <w:hideMark/>
          </w:tcPr>
          <w:p w14:paraId="159EFA18" w14:textId="5DCD23B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EED2804" w14:textId="21E0E9B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Person.CprAdresse.etageLigMed - Angivelse af etage i adressen</w:t>
            </w:r>
          </w:p>
        </w:tc>
        <w:tc>
          <w:tcPr>
            <w:tcW w:w="1607" w:type="dxa"/>
            <w:tcBorders>
              <w:top w:val="nil"/>
              <w:left w:val="nil"/>
              <w:bottom w:val="single" w:sz="4" w:space="0" w:color="auto"/>
              <w:right w:val="single" w:sz="4" w:space="0" w:color="auto"/>
            </w:tcBorders>
            <w:shd w:val="clear" w:color="auto" w:fill="auto"/>
            <w:noWrap/>
            <w:vAlign w:val="bottom"/>
            <w:hideMark/>
          </w:tcPr>
          <w:p w14:paraId="3B24DBE6" w14:textId="4C730C7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D9D01D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19E994" w14:textId="74B1014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cadr.husnummer.wi</w:t>
            </w:r>
          </w:p>
        </w:tc>
        <w:tc>
          <w:tcPr>
            <w:tcW w:w="1607" w:type="dxa"/>
            <w:tcBorders>
              <w:top w:val="nil"/>
              <w:left w:val="nil"/>
              <w:bottom w:val="single" w:sz="4" w:space="0" w:color="auto"/>
              <w:right w:val="single" w:sz="4" w:space="0" w:color="auto"/>
            </w:tcBorders>
            <w:shd w:val="clear" w:color="auto" w:fill="auto"/>
            <w:noWrap/>
            <w:vAlign w:val="bottom"/>
            <w:hideMark/>
          </w:tcPr>
          <w:p w14:paraId="1F22771C" w14:textId="458BADE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8402453" w14:textId="1A9C5DE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Person.CprAdresse.husnummerErIndeholdtI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1FBE2BA4" w14:textId="7BCB239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8462E4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B5CE8C7" w14:textId="3B21F67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cadr.husnummer.cont</w:t>
            </w:r>
          </w:p>
        </w:tc>
        <w:tc>
          <w:tcPr>
            <w:tcW w:w="1607" w:type="dxa"/>
            <w:tcBorders>
              <w:top w:val="nil"/>
              <w:left w:val="nil"/>
              <w:bottom w:val="single" w:sz="4" w:space="0" w:color="auto"/>
              <w:right w:val="single" w:sz="4" w:space="0" w:color="auto"/>
            </w:tcBorders>
            <w:shd w:val="clear" w:color="auto" w:fill="auto"/>
            <w:noWrap/>
            <w:vAlign w:val="bottom"/>
            <w:hideMark/>
          </w:tcPr>
          <w:p w14:paraId="665AF94D" w14:textId="20F8B7C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B1AE519" w14:textId="00B0106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Person.CprAdresse.husnummerIndeholder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61D3E006" w14:textId="7D71626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A1CAD9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6958EA" w14:textId="01DA063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cadr.husnummer.eq</w:t>
            </w:r>
          </w:p>
        </w:tc>
        <w:tc>
          <w:tcPr>
            <w:tcW w:w="1607" w:type="dxa"/>
            <w:tcBorders>
              <w:top w:val="nil"/>
              <w:left w:val="nil"/>
              <w:bottom w:val="single" w:sz="4" w:space="0" w:color="auto"/>
              <w:right w:val="single" w:sz="4" w:space="0" w:color="auto"/>
            </w:tcBorders>
            <w:shd w:val="clear" w:color="auto" w:fill="auto"/>
            <w:noWrap/>
            <w:vAlign w:val="bottom"/>
            <w:hideMark/>
          </w:tcPr>
          <w:p w14:paraId="7F84F906" w14:textId="242CE20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B524A3A" w14:textId="68E7873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Person.CprAdresse.husnummerLigMed - Angiver husnummer for en given bolig</w:t>
            </w:r>
          </w:p>
        </w:tc>
        <w:tc>
          <w:tcPr>
            <w:tcW w:w="1607" w:type="dxa"/>
            <w:tcBorders>
              <w:top w:val="nil"/>
              <w:left w:val="nil"/>
              <w:bottom w:val="single" w:sz="4" w:space="0" w:color="auto"/>
              <w:right w:val="single" w:sz="4" w:space="0" w:color="auto"/>
            </w:tcBorders>
            <w:shd w:val="clear" w:color="auto" w:fill="auto"/>
            <w:noWrap/>
            <w:vAlign w:val="bottom"/>
            <w:hideMark/>
          </w:tcPr>
          <w:p w14:paraId="0EF64E0B" w14:textId="153B896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608BB5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3CA9DC" w14:textId="2812D2E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cadr.postdistrikt.wi</w:t>
            </w:r>
          </w:p>
        </w:tc>
        <w:tc>
          <w:tcPr>
            <w:tcW w:w="1607" w:type="dxa"/>
            <w:tcBorders>
              <w:top w:val="nil"/>
              <w:left w:val="nil"/>
              <w:bottom w:val="single" w:sz="4" w:space="0" w:color="auto"/>
              <w:right w:val="single" w:sz="4" w:space="0" w:color="auto"/>
            </w:tcBorders>
            <w:shd w:val="clear" w:color="auto" w:fill="auto"/>
            <w:noWrap/>
            <w:vAlign w:val="bottom"/>
            <w:hideMark/>
          </w:tcPr>
          <w:p w14:paraId="074D509D" w14:textId="753232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C1A5BE5" w14:textId="25FDF26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Person.CprAdresse.postdistriktErIndeholdtI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5A443742" w14:textId="1A48143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7CB6D5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08B734" w14:textId="5A3C0C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cadr.postdistrikt.cont</w:t>
            </w:r>
          </w:p>
        </w:tc>
        <w:tc>
          <w:tcPr>
            <w:tcW w:w="1607" w:type="dxa"/>
            <w:tcBorders>
              <w:top w:val="nil"/>
              <w:left w:val="nil"/>
              <w:bottom w:val="single" w:sz="4" w:space="0" w:color="auto"/>
              <w:right w:val="single" w:sz="4" w:space="0" w:color="auto"/>
            </w:tcBorders>
            <w:shd w:val="clear" w:color="auto" w:fill="auto"/>
            <w:noWrap/>
            <w:vAlign w:val="bottom"/>
            <w:hideMark/>
          </w:tcPr>
          <w:p w14:paraId="21690642" w14:textId="4CA8E29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21C693" w14:textId="060893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Person.CprAdresse.postdistriktIndeholder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0BCBE2E0" w14:textId="11FFBEF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58F4DC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2D69E8" w14:textId="1B4DA2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cadr.postdistrikt.eq</w:t>
            </w:r>
          </w:p>
        </w:tc>
        <w:tc>
          <w:tcPr>
            <w:tcW w:w="1607" w:type="dxa"/>
            <w:tcBorders>
              <w:top w:val="nil"/>
              <w:left w:val="nil"/>
              <w:bottom w:val="single" w:sz="4" w:space="0" w:color="auto"/>
              <w:right w:val="single" w:sz="4" w:space="0" w:color="auto"/>
            </w:tcBorders>
            <w:shd w:val="clear" w:color="auto" w:fill="auto"/>
            <w:noWrap/>
            <w:vAlign w:val="bottom"/>
            <w:hideMark/>
          </w:tcPr>
          <w:p w14:paraId="6344CCEF" w14:textId="0C6119F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176DCFD" w14:textId="042DFB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Person.CprAdresse.postdistriktLigMed - Postdistrikt</w:t>
            </w:r>
          </w:p>
        </w:tc>
        <w:tc>
          <w:tcPr>
            <w:tcW w:w="1607" w:type="dxa"/>
            <w:tcBorders>
              <w:top w:val="nil"/>
              <w:left w:val="nil"/>
              <w:bottom w:val="single" w:sz="4" w:space="0" w:color="auto"/>
              <w:right w:val="single" w:sz="4" w:space="0" w:color="auto"/>
            </w:tcBorders>
            <w:shd w:val="clear" w:color="auto" w:fill="auto"/>
            <w:noWrap/>
            <w:vAlign w:val="bottom"/>
            <w:hideMark/>
          </w:tcPr>
          <w:p w14:paraId="2808D2E4" w14:textId="7312CD7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5D4DAD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A74959" w14:textId="33609A9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cadr.postnummer.wi</w:t>
            </w:r>
          </w:p>
        </w:tc>
        <w:tc>
          <w:tcPr>
            <w:tcW w:w="1607" w:type="dxa"/>
            <w:tcBorders>
              <w:top w:val="nil"/>
              <w:left w:val="nil"/>
              <w:bottom w:val="single" w:sz="4" w:space="0" w:color="auto"/>
              <w:right w:val="single" w:sz="4" w:space="0" w:color="auto"/>
            </w:tcBorders>
            <w:shd w:val="clear" w:color="auto" w:fill="auto"/>
            <w:noWrap/>
            <w:vAlign w:val="bottom"/>
            <w:hideMark/>
          </w:tcPr>
          <w:p w14:paraId="4DB59999" w14:textId="1C18007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AD25A3F" w14:textId="38ADFF0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Person.CprAdresse.postnummerErIndeholdtI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02DD10A9" w14:textId="061D3AF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0EA05E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DC53D6" w14:textId="2A6AADA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cadr.postnummer.ne</w:t>
            </w:r>
          </w:p>
        </w:tc>
        <w:tc>
          <w:tcPr>
            <w:tcW w:w="1607" w:type="dxa"/>
            <w:tcBorders>
              <w:top w:val="nil"/>
              <w:left w:val="nil"/>
              <w:bottom w:val="single" w:sz="4" w:space="0" w:color="auto"/>
              <w:right w:val="single" w:sz="4" w:space="0" w:color="auto"/>
            </w:tcBorders>
            <w:shd w:val="clear" w:color="auto" w:fill="auto"/>
            <w:noWrap/>
            <w:vAlign w:val="bottom"/>
            <w:hideMark/>
          </w:tcPr>
          <w:p w14:paraId="7C88E82B" w14:textId="5995B14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B3FB901" w14:textId="5EBF763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Person.CprAdresse.postnummerForskelligFra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46A91DD3" w14:textId="7227125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04D4A4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F1A8D2" w14:textId="5FF879B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cadr.postnummer.eq</w:t>
            </w:r>
          </w:p>
        </w:tc>
        <w:tc>
          <w:tcPr>
            <w:tcW w:w="1607" w:type="dxa"/>
            <w:tcBorders>
              <w:top w:val="nil"/>
              <w:left w:val="nil"/>
              <w:bottom w:val="single" w:sz="4" w:space="0" w:color="auto"/>
              <w:right w:val="single" w:sz="4" w:space="0" w:color="auto"/>
            </w:tcBorders>
            <w:shd w:val="clear" w:color="auto" w:fill="auto"/>
            <w:noWrap/>
            <w:vAlign w:val="bottom"/>
            <w:hideMark/>
          </w:tcPr>
          <w:p w14:paraId="2DE6265B" w14:textId="5A61312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15A2F06" w14:textId="5DA855D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2BCADB56" w14:textId="1DF16EA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A7A8AB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279667" w14:textId="522DA3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cadr.postnummer.lt</w:t>
            </w:r>
          </w:p>
        </w:tc>
        <w:tc>
          <w:tcPr>
            <w:tcW w:w="1607" w:type="dxa"/>
            <w:tcBorders>
              <w:top w:val="nil"/>
              <w:left w:val="nil"/>
              <w:bottom w:val="single" w:sz="4" w:space="0" w:color="auto"/>
              <w:right w:val="single" w:sz="4" w:space="0" w:color="auto"/>
            </w:tcBorders>
            <w:shd w:val="clear" w:color="auto" w:fill="auto"/>
            <w:noWrap/>
            <w:vAlign w:val="bottom"/>
            <w:hideMark/>
          </w:tcPr>
          <w:p w14:paraId="19C1DCFD" w14:textId="3BF87B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D479B25" w14:textId="46B8C4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7F17ADFC" w14:textId="394D4E9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B78C50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A2782BD" w14:textId="65CE0A4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cadr.postnummer.le</w:t>
            </w:r>
          </w:p>
        </w:tc>
        <w:tc>
          <w:tcPr>
            <w:tcW w:w="1607" w:type="dxa"/>
            <w:tcBorders>
              <w:top w:val="nil"/>
              <w:left w:val="nil"/>
              <w:bottom w:val="single" w:sz="4" w:space="0" w:color="auto"/>
              <w:right w:val="single" w:sz="4" w:space="0" w:color="auto"/>
            </w:tcBorders>
            <w:shd w:val="clear" w:color="auto" w:fill="auto"/>
            <w:noWrap/>
            <w:vAlign w:val="bottom"/>
            <w:hideMark/>
          </w:tcPr>
          <w:p w14:paraId="38CF6FB7" w14:textId="2C6CD11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8FD9E45" w14:textId="659EE30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Person.CprAdresse.postnummerMindreEndEllerLigMed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04AD67EE" w14:textId="1B797FA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E18A40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2BF796" w14:textId="1F23154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cadr.postnummer.gt</w:t>
            </w:r>
          </w:p>
        </w:tc>
        <w:tc>
          <w:tcPr>
            <w:tcW w:w="1607" w:type="dxa"/>
            <w:tcBorders>
              <w:top w:val="nil"/>
              <w:left w:val="nil"/>
              <w:bottom w:val="single" w:sz="4" w:space="0" w:color="auto"/>
              <w:right w:val="single" w:sz="4" w:space="0" w:color="auto"/>
            </w:tcBorders>
            <w:shd w:val="clear" w:color="auto" w:fill="auto"/>
            <w:noWrap/>
            <w:vAlign w:val="bottom"/>
            <w:hideMark/>
          </w:tcPr>
          <w:p w14:paraId="38C5FEFF" w14:textId="1FF3A54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ED45DBF" w14:textId="6117500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541D2B72" w14:textId="56661D3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347C12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5A9FA8" w14:textId="267ADC4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cadr.postnummer.ge</w:t>
            </w:r>
          </w:p>
        </w:tc>
        <w:tc>
          <w:tcPr>
            <w:tcW w:w="1607" w:type="dxa"/>
            <w:tcBorders>
              <w:top w:val="nil"/>
              <w:left w:val="nil"/>
              <w:bottom w:val="single" w:sz="4" w:space="0" w:color="auto"/>
              <w:right w:val="single" w:sz="4" w:space="0" w:color="auto"/>
            </w:tcBorders>
            <w:shd w:val="clear" w:color="auto" w:fill="auto"/>
            <w:noWrap/>
            <w:vAlign w:val="bottom"/>
            <w:hideMark/>
          </w:tcPr>
          <w:p w14:paraId="39AB992B" w14:textId="52619D2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71FD5C0" w14:textId="4667ABD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Person.CprAdresse.postnummerStoerreEndEllerLigMed - Postnummer</w:t>
            </w:r>
          </w:p>
        </w:tc>
        <w:tc>
          <w:tcPr>
            <w:tcW w:w="1607" w:type="dxa"/>
            <w:tcBorders>
              <w:top w:val="nil"/>
              <w:left w:val="nil"/>
              <w:bottom w:val="single" w:sz="4" w:space="0" w:color="auto"/>
              <w:right w:val="single" w:sz="4" w:space="0" w:color="auto"/>
            </w:tcBorders>
            <w:shd w:val="clear" w:color="auto" w:fill="auto"/>
            <w:noWrap/>
            <w:vAlign w:val="bottom"/>
            <w:hideMark/>
          </w:tcPr>
          <w:p w14:paraId="6B57D308" w14:textId="1238674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65217D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CA0110" w14:textId="18DE87D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cadr.sidedoer.wi</w:t>
            </w:r>
          </w:p>
        </w:tc>
        <w:tc>
          <w:tcPr>
            <w:tcW w:w="1607" w:type="dxa"/>
            <w:tcBorders>
              <w:top w:val="nil"/>
              <w:left w:val="nil"/>
              <w:bottom w:val="single" w:sz="4" w:space="0" w:color="auto"/>
              <w:right w:val="single" w:sz="4" w:space="0" w:color="auto"/>
            </w:tcBorders>
            <w:shd w:val="clear" w:color="auto" w:fill="auto"/>
            <w:noWrap/>
            <w:vAlign w:val="bottom"/>
            <w:hideMark/>
          </w:tcPr>
          <w:p w14:paraId="6A977B02" w14:textId="2C0D879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056DE68" w14:textId="1E18635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Person.CprAdresse.sidedoerErIndeholdtI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2F9F1E17" w14:textId="28A790C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7B1263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68A75D" w14:textId="3F6A783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cadr.sidedoer.cont</w:t>
            </w:r>
          </w:p>
        </w:tc>
        <w:tc>
          <w:tcPr>
            <w:tcW w:w="1607" w:type="dxa"/>
            <w:tcBorders>
              <w:top w:val="nil"/>
              <w:left w:val="nil"/>
              <w:bottom w:val="single" w:sz="4" w:space="0" w:color="auto"/>
              <w:right w:val="single" w:sz="4" w:space="0" w:color="auto"/>
            </w:tcBorders>
            <w:shd w:val="clear" w:color="auto" w:fill="auto"/>
            <w:noWrap/>
            <w:vAlign w:val="bottom"/>
            <w:hideMark/>
          </w:tcPr>
          <w:p w14:paraId="47E9469E" w14:textId="72929FD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46FF34" w14:textId="7E0B988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Person.CprAdresse.sidedoerIndeholder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4DB945A2" w14:textId="1DE6881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F14F52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1458C2" w14:textId="3000DF7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cadr.sidedoer.eq</w:t>
            </w:r>
          </w:p>
        </w:tc>
        <w:tc>
          <w:tcPr>
            <w:tcW w:w="1607" w:type="dxa"/>
            <w:tcBorders>
              <w:top w:val="nil"/>
              <w:left w:val="nil"/>
              <w:bottom w:val="single" w:sz="4" w:space="0" w:color="auto"/>
              <w:right w:val="single" w:sz="4" w:space="0" w:color="auto"/>
            </w:tcBorders>
            <w:shd w:val="clear" w:color="auto" w:fill="auto"/>
            <w:noWrap/>
            <w:vAlign w:val="bottom"/>
            <w:hideMark/>
          </w:tcPr>
          <w:p w14:paraId="219DF494" w14:textId="2C896F4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3BC8D09" w14:textId="2F80017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Person.CprAdresse.sidedoerLigMed - Sidedør nummer for en bolig</w:t>
            </w:r>
          </w:p>
        </w:tc>
        <w:tc>
          <w:tcPr>
            <w:tcW w:w="1607" w:type="dxa"/>
            <w:tcBorders>
              <w:top w:val="nil"/>
              <w:left w:val="nil"/>
              <w:bottom w:val="single" w:sz="4" w:space="0" w:color="auto"/>
              <w:right w:val="single" w:sz="4" w:space="0" w:color="auto"/>
            </w:tcBorders>
            <w:shd w:val="clear" w:color="auto" w:fill="auto"/>
            <w:noWrap/>
            <w:vAlign w:val="bottom"/>
            <w:hideMark/>
          </w:tcPr>
          <w:p w14:paraId="337B5FBF" w14:textId="5CC41A6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455F5C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0EDAE7" w14:textId="6A36A14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0EF086B2" w14:textId="4CD6579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C6C05AD" w14:textId="6015426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Person.CprAdresse.vejadresseringsnavnErIndeholdtI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1722925F" w14:textId="2AA07C6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5218D7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C337D4" w14:textId="69D123E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2C4173A5" w14:textId="175A4BE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5FE3A2F" w14:textId="7E1DA1B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Person.CprAdresse.vejadresseringsnavnIndeholder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650B1495" w14:textId="51D3004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97AD27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3CF94E" w14:textId="26BE0F7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cadr.vejadresseringsnavn.eq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7534EE8A" w14:textId="6464FF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B00FBC" w14:textId="11AFBFC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Person.CprAdresse.vejadresseringsnavnLigMed - Forkortelse af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1F584C7B" w14:textId="1E5DB5B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4C2F09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E8F986" w14:textId="0C105D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chaen.afledtmarkering.eq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5FB9386F" w14:textId="6AE10B8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FB6E159" w14:textId="56838A0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Person.Cprhaendelse.afledtmarkeringLigMed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5F00A2C" w14:textId="0F5284D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9352D1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95541C" w14:textId="6BBDCC5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chaen.afleveringsdato.ne</w:t>
            </w:r>
          </w:p>
        </w:tc>
        <w:tc>
          <w:tcPr>
            <w:tcW w:w="1607" w:type="dxa"/>
            <w:tcBorders>
              <w:top w:val="nil"/>
              <w:left w:val="nil"/>
              <w:bottom w:val="single" w:sz="4" w:space="0" w:color="auto"/>
              <w:right w:val="single" w:sz="4" w:space="0" w:color="auto"/>
            </w:tcBorders>
            <w:shd w:val="clear" w:color="auto" w:fill="auto"/>
            <w:noWrap/>
            <w:vAlign w:val="bottom"/>
            <w:hideMark/>
          </w:tcPr>
          <w:p w14:paraId="6CC87BED" w14:textId="6B5623D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47376B" w14:textId="62A8D18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125FBAE" w14:textId="017B28B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4A3CCC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0E7309" w14:textId="6CD509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chaen.afleveringsdato.eq</w:t>
            </w:r>
          </w:p>
        </w:tc>
        <w:tc>
          <w:tcPr>
            <w:tcW w:w="1607" w:type="dxa"/>
            <w:tcBorders>
              <w:top w:val="nil"/>
              <w:left w:val="nil"/>
              <w:bottom w:val="single" w:sz="4" w:space="0" w:color="auto"/>
              <w:right w:val="single" w:sz="4" w:space="0" w:color="auto"/>
            </w:tcBorders>
            <w:shd w:val="clear" w:color="auto" w:fill="auto"/>
            <w:noWrap/>
            <w:vAlign w:val="bottom"/>
            <w:hideMark/>
          </w:tcPr>
          <w:p w14:paraId="3D601143" w14:textId="43E524A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830DE2" w14:textId="48BD29A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23B86913" w14:textId="1BF41B4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24C0FA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F4B894" w14:textId="7EC829D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chaen.afleveringsdato.lt</w:t>
            </w:r>
          </w:p>
        </w:tc>
        <w:tc>
          <w:tcPr>
            <w:tcW w:w="1607" w:type="dxa"/>
            <w:tcBorders>
              <w:top w:val="nil"/>
              <w:left w:val="nil"/>
              <w:bottom w:val="single" w:sz="4" w:space="0" w:color="auto"/>
              <w:right w:val="single" w:sz="4" w:space="0" w:color="auto"/>
            </w:tcBorders>
            <w:shd w:val="clear" w:color="auto" w:fill="auto"/>
            <w:noWrap/>
            <w:vAlign w:val="bottom"/>
            <w:hideMark/>
          </w:tcPr>
          <w:p w14:paraId="2959D305" w14:textId="5FF936C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0124B4" w14:textId="76B65F7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4EA0EF2" w14:textId="4D78E11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FD40BA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00C31E" w14:textId="315F5A2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chaen.afleveringsdato.le</w:t>
            </w:r>
          </w:p>
        </w:tc>
        <w:tc>
          <w:tcPr>
            <w:tcW w:w="1607" w:type="dxa"/>
            <w:tcBorders>
              <w:top w:val="nil"/>
              <w:left w:val="nil"/>
              <w:bottom w:val="single" w:sz="4" w:space="0" w:color="auto"/>
              <w:right w:val="single" w:sz="4" w:space="0" w:color="auto"/>
            </w:tcBorders>
            <w:shd w:val="clear" w:color="auto" w:fill="auto"/>
            <w:noWrap/>
            <w:vAlign w:val="bottom"/>
            <w:hideMark/>
          </w:tcPr>
          <w:p w14:paraId="674A4D1B" w14:textId="3212C2F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7D04B7" w14:textId="14CD6E8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F2A9647" w14:textId="28169FE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0FECFF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D06BDA" w14:textId="0701B08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chaen.afleveringsdato.gt</w:t>
            </w:r>
          </w:p>
        </w:tc>
        <w:tc>
          <w:tcPr>
            <w:tcW w:w="1607" w:type="dxa"/>
            <w:tcBorders>
              <w:top w:val="nil"/>
              <w:left w:val="nil"/>
              <w:bottom w:val="single" w:sz="4" w:space="0" w:color="auto"/>
              <w:right w:val="single" w:sz="4" w:space="0" w:color="auto"/>
            </w:tcBorders>
            <w:shd w:val="clear" w:color="auto" w:fill="auto"/>
            <w:noWrap/>
            <w:vAlign w:val="bottom"/>
            <w:hideMark/>
          </w:tcPr>
          <w:p w14:paraId="4AC63DAC" w14:textId="66DEAAD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38C128" w14:textId="074D255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656F4EC" w14:textId="359D702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D8CAD9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7CDC1F" w14:textId="73E3D52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chaen.afleveringsdato.ge</w:t>
            </w:r>
          </w:p>
        </w:tc>
        <w:tc>
          <w:tcPr>
            <w:tcW w:w="1607" w:type="dxa"/>
            <w:tcBorders>
              <w:top w:val="nil"/>
              <w:left w:val="nil"/>
              <w:bottom w:val="single" w:sz="4" w:space="0" w:color="auto"/>
              <w:right w:val="single" w:sz="4" w:space="0" w:color="auto"/>
            </w:tcBorders>
            <w:shd w:val="clear" w:color="auto" w:fill="auto"/>
            <w:noWrap/>
            <w:vAlign w:val="bottom"/>
            <w:hideMark/>
          </w:tcPr>
          <w:p w14:paraId="43155D3D" w14:textId="0674AB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5A6CE0B" w14:textId="44E5582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Person.Cprhaendelse.afleveringsdatoStoerreEndEllerLigMed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B3B5085" w14:textId="2D73782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E619F9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EC91AA" w14:textId="41D6566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469CDA88" w14:textId="56BD712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7880F4" w14:textId="3CAAC6C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4BF7D98C" w14:textId="7E9973F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9E103D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33FB2A" w14:textId="600204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chaen.forretningshaendelse.wi</w:t>
            </w:r>
          </w:p>
        </w:tc>
        <w:tc>
          <w:tcPr>
            <w:tcW w:w="1607" w:type="dxa"/>
            <w:tcBorders>
              <w:top w:val="nil"/>
              <w:left w:val="nil"/>
              <w:bottom w:val="single" w:sz="4" w:space="0" w:color="auto"/>
              <w:right w:val="single" w:sz="4" w:space="0" w:color="auto"/>
            </w:tcBorders>
            <w:shd w:val="clear" w:color="auto" w:fill="auto"/>
            <w:noWrap/>
            <w:vAlign w:val="bottom"/>
            <w:hideMark/>
          </w:tcPr>
          <w:p w14:paraId="1F371A41" w14:textId="48631BC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FF6F899" w14:textId="1D2E6B9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Person.Cprhaendelse.forretningshaendelseLigMed - </w:t>
            </w:r>
          </w:p>
        </w:tc>
        <w:tc>
          <w:tcPr>
            <w:tcW w:w="1607" w:type="dxa"/>
            <w:tcBorders>
              <w:top w:val="nil"/>
              <w:left w:val="nil"/>
              <w:bottom w:val="single" w:sz="4" w:space="0" w:color="auto"/>
              <w:right w:val="single" w:sz="4" w:space="0" w:color="auto"/>
            </w:tcBorders>
            <w:shd w:val="clear" w:color="auto" w:fill="auto"/>
            <w:noWrap/>
            <w:vAlign w:val="bottom"/>
            <w:hideMark/>
          </w:tcPr>
          <w:p w14:paraId="60ABCCE9" w14:textId="18E1DA0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43A33A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5D89AE" w14:textId="2B75AFB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chaen.forretningsomraade.wi</w:t>
            </w:r>
          </w:p>
        </w:tc>
        <w:tc>
          <w:tcPr>
            <w:tcW w:w="1607" w:type="dxa"/>
            <w:tcBorders>
              <w:top w:val="nil"/>
              <w:left w:val="nil"/>
              <w:bottom w:val="single" w:sz="4" w:space="0" w:color="auto"/>
              <w:right w:val="single" w:sz="4" w:space="0" w:color="auto"/>
            </w:tcBorders>
            <w:shd w:val="clear" w:color="auto" w:fill="auto"/>
            <w:noWrap/>
            <w:vAlign w:val="bottom"/>
            <w:hideMark/>
          </w:tcPr>
          <w:p w14:paraId="077796A1" w14:textId="5CE28DF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1DA5DBB" w14:textId="7A6C328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014A8E1A" w14:textId="23DC9A4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665CE8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DBFD42" w14:textId="61165E4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chaen.forretningsomraade.cont</w:t>
            </w:r>
          </w:p>
        </w:tc>
        <w:tc>
          <w:tcPr>
            <w:tcW w:w="1607" w:type="dxa"/>
            <w:tcBorders>
              <w:top w:val="nil"/>
              <w:left w:val="nil"/>
              <w:bottom w:val="single" w:sz="4" w:space="0" w:color="auto"/>
              <w:right w:val="single" w:sz="4" w:space="0" w:color="auto"/>
            </w:tcBorders>
            <w:shd w:val="clear" w:color="auto" w:fill="auto"/>
            <w:noWrap/>
            <w:vAlign w:val="bottom"/>
            <w:hideMark/>
          </w:tcPr>
          <w:p w14:paraId="7D8FBAC8" w14:textId="322C434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DFD7F19" w14:textId="25E8161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Person.Cprhaendelse.forretningsomraadeIndeholder - </w:t>
            </w:r>
          </w:p>
        </w:tc>
        <w:tc>
          <w:tcPr>
            <w:tcW w:w="1607" w:type="dxa"/>
            <w:tcBorders>
              <w:top w:val="nil"/>
              <w:left w:val="nil"/>
              <w:bottom w:val="single" w:sz="4" w:space="0" w:color="auto"/>
              <w:right w:val="single" w:sz="4" w:space="0" w:color="auto"/>
            </w:tcBorders>
            <w:shd w:val="clear" w:color="auto" w:fill="auto"/>
            <w:noWrap/>
            <w:vAlign w:val="bottom"/>
            <w:hideMark/>
          </w:tcPr>
          <w:p w14:paraId="5101A00C" w14:textId="53A39DD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525C8B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B075D8" w14:textId="46EBDB4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chaen.forretningsomraade.eq</w:t>
            </w:r>
          </w:p>
        </w:tc>
        <w:tc>
          <w:tcPr>
            <w:tcW w:w="1607" w:type="dxa"/>
            <w:tcBorders>
              <w:top w:val="nil"/>
              <w:left w:val="nil"/>
              <w:bottom w:val="single" w:sz="4" w:space="0" w:color="auto"/>
              <w:right w:val="single" w:sz="4" w:space="0" w:color="auto"/>
            </w:tcBorders>
            <w:shd w:val="clear" w:color="auto" w:fill="auto"/>
            <w:noWrap/>
            <w:vAlign w:val="bottom"/>
            <w:hideMark/>
          </w:tcPr>
          <w:p w14:paraId="6EA5BBC7" w14:textId="61485B9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721B91A" w14:textId="2FEF2C3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Person.Cprhaendelse.forretningsomraadeLigMed - </w:t>
            </w:r>
          </w:p>
        </w:tc>
        <w:tc>
          <w:tcPr>
            <w:tcW w:w="1607" w:type="dxa"/>
            <w:tcBorders>
              <w:top w:val="nil"/>
              <w:left w:val="nil"/>
              <w:bottom w:val="single" w:sz="4" w:space="0" w:color="auto"/>
              <w:right w:val="single" w:sz="4" w:space="0" w:color="auto"/>
            </w:tcBorders>
            <w:shd w:val="clear" w:color="auto" w:fill="auto"/>
            <w:noWrap/>
            <w:vAlign w:val="bottom"/>
            <w:hideMark/>
          </w:tcPr>
          <w:p w14:paraId="13C7055F" w14:textId="05800AD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524569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918E43" w14:textId="1C2C407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chaen.rettetden.ne</w:t>
            </w:r>
          </w:p>
        </w:tc>
        <w:tc>
          <w:tcPr>
            <w:tcW w:w="1607" w:type="dxa"/>
            <w:tcBorders>
              <w:top w:val="nil"/>
              <w:left w:val="nil"/>
              <w:bottom w:val="single" w:sz="4" w:space="0" w:color="auto"/>
              <w:right w:val="single" w:sz="4" w:space="0" w:color="auto"/>
            </w:tcBorders>
            <w:shd w:val="clear" w:color="auto" w:fill="auto"/>
            <w:noWrap/>
            <w:vAlign w:val="bottom"/>
            <w:hideMark/>
          </w:tcPr>
          <w:p w14:paraId="5C0B7741" w14:textId="68B283E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EAED6D" w14:textId="237A16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5A34F41" w14:textId="1DB906D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630693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1AC0DD" w14:textId="5E4929A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chaen.rettetden.eq</w:t>
            </w:r>
          </w:p>
        </w:tc>
        <w:tc>
          <w:tcPr>
            <w:tcW w:w="1607" w:type="dxa"/>
            <w:tcBorders>
              <w:top w:val="nil"/>
              <w:left w:val="nil"/>
              <w:bottom w:val="single" w:sz="4" w:space="0" w:color="auto"/>
              <w:right w:val="single" w:sz="4" w:space="0" w:color="auto"/>
            </w:tcBorders>
            <w:shd w:val="clear" w:color="auto" w:fill="auto"/>
            <w:noWrap/>
            <w:vAlign w:val="bottom"/>
            <w:hideMark/>
          </w:tcPr>
          <w:p w14:paraId="3365A83E" w14:textId="37CF853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F410B6" w14:textId="2F368CD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Person.Cprhaendelse.rettetdenLigMed - </w:t>
            </w:r>
          </w:p>
        </w:tc>
        <w:tc>
          <w:tcPr>
            <w:tcW w:w="1607" w:type="dxa"/>
            <w:tcBorders>
              <w:top w:val="nil"/>
              <w:left w:val="nil"/>
              <w:bottom w:val="single" w:sz="4" w:space="0" w:color="auto"/>
              <w:right w:val="single" w:sz="4" w:space="0" w:color="auto"/>
            </w:tcBorders>
            <w:shd w:val="clear" w:color="auto" w:fill="auto"/>
            <w:noWrap/>
            <w:vAlign w:val="bottom"/>
            <w:hideMark/>
          </w:tcPr>
          <w:p w14:paraId="77320D2D" w14:textId="5AC6B3C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A93234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422699" w14:textId="13EAD92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chaen.rettetden.lt</w:t>
            </w:r>
          </w:p>
        </w:tc>
        <w:tc>
          <w:tcPr>
            <w:tcW w:w="1607" w:type="dxa"/>
            <w:tcBorders>
              <w:top w:val="nil"/>
              <w:left w:val="nil"/>
              <w:bottom w:val="single" w:sz="4" w:space="0" w:color="auto"/>
              <w:right w:val="single" w:sz="4" w:space="0" w:color="auto"/>
            </w:tcBorders>
            <w:shd w:val="clear" w:color="auto" w:fill="auto"/>
            <w:noWrap/>
            <w:vAlign w:val="bottom"/>
            <w:hideMark/>
          </w:tcPr>
          <w:p w14:paraId="76CF8276" w14:textId="339A093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CCE2A1" w14:textId="376108A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C1EF468" w14:textId="2094ED6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A7C82A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BD5168" w14:textId="0C64EF0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chaen.rettetden.le</w:t>
            </w:r>
          </w:p>
        </w:tc>
        <w:tc>
          <w:tcPr>
            <w:tcW w:w="1607" w:type="dxa"/>
            <w:tcBorders>
              <w:top w:val="nil"/>
              <w:left w:val="nil"/>
              <w:bottom w:val="single" w:sz="4" w:space="0" w:color="auto"/>
              <w:right w:val="single" w:sz="4" w:space="0" w:color="auto"/>
            </w:tcBorders>
            <w:shd w:val="clear" w:color="auto" w:fill="auto"/>
            <w:noWrap/>
            <w:vAlign w:val="bottom"/>
            <w:hideMark/>
          </w:tcPr>
          <w:p w14:paraId="3EE8CADD" w14:textId="17337CA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BB5016" w14:textId="2D41A54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3FC20A0" w14:textId="4A6D63E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EE9EE5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AD030E" w14:textId="619DDAE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chaen.rettetden.gt</w:t>
            </w:r>
          </w:p>
        </w:tc>
        <w:tc>
          <w:tcPr>
            <w:tcW w:w="1607" w:type="dxa"/>
            <w:tcBorders>
              <w:top w:val="nil"/>
              <w:left w:val="nil"/>
              <w:bottom w:val="single" w:sz="4" w:space="0" w:color="auto"/>
              <w:right w:val="single" w:sz="4" w:space="0" w:color="auto"/>
            </w:tcBorders>
            <w:shd w:val="clear" w:color="auto" w:fill="auto"/>
            <w:noWrap/>
            <w:vAlign w:val="bottom"/>
            <w:hideMark/>
          </w:tcPr>
          <w:p w14:paraId="695B0760" w14:textId="7FE4794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36DF2A" w14:textId="7B0EA2E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81C40AD" w14:textId="7B8CD55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ABA755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6929A4" w14:textId="64E0EE2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chaen.rettetden.ge</w:t>
            </w:r>
          </w:p>
        </w:tc>
        <w:tc>
          <w:tcPr>
            <w:tcW w:w="1607" w:type="dxa"/>
            <w:tcBorders>
              <w:top w:val="nil"/>
              <w:left w:val="nil"/>
              <w:bottom w:val="single" w:sz="4" w:space="0" w:color="auto"/>
              <w:right w:val="single" w:sz="4" w:space="0" w:color="auto"/>
            </w:tcBorders>
            <w:shd w:val="clear" w:color="auto" w:fill="auto"/>
            <w:noWrap/>
            <w:vAlign w:val="bottom"/>
            <w:hideMark/>
          </w:tcPr>
          <w:p w14:paraId="106F4E99" w14:textId="241C302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270B24" w14:textId="686FD23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Person.Cprhaendelse.rettetdenStoerreEndEllerLigMed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9E32977" w14:textId="24E0222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3491A0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34BD3D" w14:textId="458A34E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flyt.bemaerkninger.wi</w:t>
            </w:r>
          </w:p>
        </w:tc>
        <w:tc>
          <w:tcPr>
            <w:tcW w:w="1607" w:type="dxa"/>
            <w:tcBorders>
              <w:top w:val="nil"/>
              <w:left w:val="nil"/>
              <w:bottom w:val="single" w:sz="4" w:space="0" w:color="auto"/>
              <w:right w:val="single" w:sz="4" w:space="0" w:color="auto"/>
            </w:tcBorders>
            <w:shd w:val="clear" w:color="auto" w:fill="auto"/>
            <w:noWrap/>
            <w:vAlign w:val="bottom"/>
            <w:hideMark/>
          </w:tcPr>
          <w:p w14:paraId="184C81D6" w14:textId="621BCDB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A1DBCD1" w14:textId="5FAEE85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Person.Flyttepaabud.bemaerkningerErIndeholdtI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71E1821A" w14:textId="5414917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176DFE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785EAD" w14:textId="341E95F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flyt.bemaerkninger.cont</w:t>
            </w:r>
          </w:p>
        </w:tc>
        <w:tc>
          <w:tcPr>
            <w:tcW w:w="1607" w:type="dxa"/>
            <w:tcBorders>
              <w:top w:val="nil"/>
              <w:left w:val="nil"/>
              <w:bottom w:val="single" w:sz="4" w:space="0" w:color="auto"/>
              <w:right w:val="single" w:sz="4" w:space="0" w:color="auto"/>
            </w:tcBorders>
            <w:shd w:val="clear" w:color="auto" w:fill="auto"/>
            <w:noWrap/>
            <w:vAlign w:val="bottom"/>
            <w:hideMark/>
          </w:tcPr>
          <w:p w14:paraId="62D4EE7C" w14:textId="146B327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DCDEA82" w14:textId="6F7BD8F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Person.Flyttepaabud.bemaerkningerIndeholder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7FAA406F" w14:textId="7D40795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F8DAA4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788B3F" w14:textId="2D7BDC3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flyt.bemaerkninger.eq</w:t>
            </w:r>
          </w:p>
        </w:tc>
        <w:tc>
          <w:tcPr>
            <w:tcW w:w="1607" w:type="dxa"/>
            <w:tcBorders>
              <w:top w:val="nil"/>
              <w:left w:val="nil"/>
              <w:bottom w:val="single" w:sz="4" w:space="0" w:color="auto"/>
              <w:right w:val="single" w:sz="4" w:space="0" w:color="auto"/>
            </w:tcBorders>
            <w:shd w:val="clear" w:color="auto" w:fill="auto"/>
            <w:noWrap/>
            <w:vAlign w:val="bottom"/>
            <w:hideMark/>
          </w:tcPr>
          <w:p w14:paraId="138299B3" w14:textId="03BB18B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44F2925" w14:textId="4BD599D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Person.Flyttepaabud.bemaerkningerLigMed - Fritekstfelt til bemærkninger i tilknytning til oplysninger om flyttepåbud</w:t>
            </w:r>
          </w:p>
        </w:tc>
        <w:tc>
          <w:tcPr>
            <w:tcW w:w="1607" w:type="dxa"/>
            <w:tcBorders>
              <w:top w:val="nil"/>
              <w:left w:val="nil"/>
              <w:bottom w:val="single" w:sz="4" w:space="0" w:color="auto"/>
              <w:right w:val="single" w:sz="4" w:space="0" w:color="auto"/>
            </w:tcBorders>
            <w:shd w:val="clear" w:color="auto" w:fill="auto"/>
            <w:noWrap/>
            <w:vAlign w:val="bottom"/>
            <w:hideMark/>
          </w:tcPr>
          <w:p w14:paraId="3BEA1E00" w14:textId="5C7C426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48F2DF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C99207" w14:textId="260CF73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7F3C72D" w14:textId="5A75960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E2CB867" w14:textId="6C08A31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4AB23F5" w14:textId="2264A2F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9C3ED4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E447C1" w14:textId="09CB8A1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7A1B931" w14:textId="607C361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4A4CDE" w14:textId="1835007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7739FBC" w14:textId="4460318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8A6D75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C71970D" w14:textId="3958960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CBCAFA8" w14:textId="16816FA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DAB8305" w14:textId="7EA527F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7CE1921" w14:textId="20FB27D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652982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39EE71D" w14:textId="5E3344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2150F37" w14:textId="6FE28DE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F575FE" w14:textId="616B1B0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FBC4FEB" w14:textId="64F7DCD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7E5960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A3E955" w14:textId="13DFF80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03B4190" w14:textId="123AE8C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4F096F" w14:textId="59DB814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F298BD0" w14:textId="54FC893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4F4AE6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B8B6B4" w14:textId="7728004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flyt.virkningfra.ge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245C10E" w14:textId="54A0929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0BE943" w14:textId="2F23A39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Person.Flyttepaabud.virkningfraStoerreEndEllerLigMed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9008B80" w14:textId="054876D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3614ECF"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D282E6" w14:textId="4803971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folk.status.wi</w:t>
            </w:r>
          </w:p>
        </w:tc>
        <w:tc>
          <w:tcPr>
            <w:tcW w:w="1607" w:type="dxa"/>
            <w:tcBorders>
              <w:top w:val="nil"/>
              <w:left w:val="nil"/>
              <w:bottom w:val="single" w:sz="4" w:space="0" w:color="auto"/>
              <w:right w:val="single" w:sz="4" w:space="0" w:color="auto"/>
            </w:tcBorders>
            <w:shd w:val="clear" w:color="auto" w:fill="auto"/>
            <w:noWrap/>
            <w:vAlign w:val="bottom"/>
            <w:hideMark/>
          </w:tcPr>
          <w:p w14:paraId="2BF48C38" w14:textId="4CC7C1F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5FB411F0" w14:textId="2669098F" w:rsidR="00533C42" w:rsidRPr="00360E00" w:rsidRDefault="00533C42"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Person.Folkekirke.statusErIndeholdtI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1A211CF9" w14:textId="26A06AD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58E86B9"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190037" w14:textId="732FCDA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folk.status.eq</w:t>
            </w:r>
          </w:p>
        </w:tc>
        <w:tc>
          <w:tcPr>
            <w:tcW w:w="1607" w:type="dxa"/>
            <w:tcBorders>
              <w:top w:val="nil"/>
              <w:left w:val="nil"/>
              <w:bottom w:val="single" w:sz="4" w:space="0" w:color="auto"/>
              <w:right w:val="single" w:sz="4" w:space="0" w:color="auto"/>
            </w:tcBorders>
            <w:shd w:val="clear" w:color="auto" w:fill="auto"/>
            <w:noWrap/>
            <w:vAlign w:val="bottom"/>
            <w:hideMark/>
          </w:tcPr>
          <w:p w14:paraId="252A0D7B" w14:textId="0BF0D90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5953F6CF" w14:textId="31C1DFB2" w:rsidR="00533C42" w:rsidRPr="00360E00" w:rsidRDefault="00533C42"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Person.Folkekirke.statusLigMed - Angiver om: Aktuel, fortrudt, historisk, rettet osv.</w:t>
            </w:r>
          </w:p>
        </w:tc>
        <w:tc>
          <w:tcPr>
            <w:tcW w:w="1607" w:type="dxa"/>
            <w:tcBorders>
              <w:top w:val="nil"/>
              <w:left w:val="nil"/>
              <w:bottom w:val="single" w:sz="4" w:space="0" w:color="auto"/>
              <w:right w:val="single" w:sz="4" w:space="0" w:color="auto"/>
            </w:tcBorders>
            <w:shd w:val="clear" w:color="auto" w:fill="auto"/>
            <w:noWrap/>
            <w:vAlign w:val="bottom"/>
            <w:hideMark/>
          </w:tcPr>
          <w:p w14:paraId="053035D9" w14:textId="75AF6B7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58B0F6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D32638" w14:textId="65BA3F6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folk.tilhoersforhold.wi</w:t>
            </w:r>
          </w:p>
        </w:tc>
        <w:tc>
          <w:tcPr>
            <w:tcW w:w="1607" w:type="dxa"/>
            <w:tcBorders>
              <w:top w:val="nil"/>
              <w:left w:val="nil"/>
              <w:bottom w:val="single" w:sz="4" w:space="0" w:color="auto"/>
              <w:right w:val="single" w:sz="4" w:space="0" w:color="auto"/>
            </w:tcBorders>
            <w:shd w:val="clear" w:color="auto" w:fill="auto"/>
            <w:noWrap/>
            <w:vAlign w:val="bottom"/>
            <w:hideMark/>
          </w:tcPr>
          <w:p w14:paraId="2A6E2955" w14:textId="351EE21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5F346670" w14:textId="7CD3F1AD" w:rsidR="00533C42" w:rsidRPr="00360E00" w:rsidRDefault="00533C42"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Person.Folkekirke.tilhoersforholdErIndeholdtI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784AB83E" w14:textId="69EB86E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0A91CD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DA6CAF" w14:textId="0BA4803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folk.tilhoersforhold.eq</w:t>
            </w:r>
          </w:p>
        </w:tc>
        <w:tc>
          <w:tcPr>
            <w:tcW w:w="1607" w:type="dxa"/>
            <w:tcBorders>
              <w:top w:val="nil"/>
              <w:left w:val="nil"/>
              <w:bottom w:val="single" w:sz="4" w:space="0" w:color="auto"/>
              <w:right w:val="single" w:sz="4" w:space="0" w:color="auto"/>
            </w:tcBorders>
            <w:shd w:val="clear" w:color="auto" w:fill="auto"/>
            <w:noWrap/>
            <w:vAlign w:val="bottom"/>
            <w:hideMark/>
          </w:tcPr>
          <w:p w14:paraId="30884AFE" w14:textId="40D7FF2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77B1CECF" w14:textId="3964129F" w:rsidR="00533C42" w:rsidRPr="00360E00" w:rsidRDefault="00533C42"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Person.Folkekirke.tilhoersforholdLigMed - Kode for tilhørsforhold til folkekirken</w:t>
            </w:r>
          </w:p>
        </w:tc>
        <w:tc>
          <w:tcPr>
            <w:tcW w:w="1607" w:type="dxa"/>
            <w:tcBorders>
              <w:top w:val="nil"/>
              <w:left w:val="nil"/>
              <w:bottom w:val="single" w:sz="4" w:space="0" w:color="auto"/>
              <w:right w:val="single" w:sz="4" w:space="0" w:color="auto"/>
            </w:tcBorders>
            <w:shd w:val="clear" w:color="auto" w:fill="auto"/>
            <w:noWrap/>
            <w:vAlign w:val="bottom"/>
            <w:hideMark/>
          </w:tcPr>
          <w:p w14:paraId="7B57C18C" w14:textId="4F2B31F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5F69D3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C4E749" w14:textId="47294A5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6E99A62" w14:textId="1614E0F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AD48AA6" w14:textId="3A08226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6D7F59F" w14:textId="651C90B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4F40F4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FA399F" w14:textId="13E9EC9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A815F27" w14:textId="10264AB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2C4591" w14:textId="280C99C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D75A2D2" w14:textId="0675597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1746CB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FB1173" w14:textId="5EF5033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7D94FE1" w14:textId="788933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DA422D" w14:textId="428B17D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E29B794" w14:textId="6D1D68F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1D861D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7BEBBF" w14:textId="1C4FD25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3F0FBF80" w14:textId="3D45704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A32656B" w14:textId="2BF14CB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A69A47E" w14:textId="63195BD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FDC779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52D8C49" w14:textId="5EE5A3B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folk.virkningfra.gt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F6B7B93" w14:textId="2AC5B3E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7092F1" w14:textId="7D93E01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EC1E78B" w14:textId="2D08A22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7E375B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E5C41D" w14:textId="3F419D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14A14C9A" w14:textId="533A1CA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B046F0A" w14:textId="776A174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42483DC" w14:textId="3C0C964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D05302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281C23" w14:textId="49EDE95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9CC5411" w14:textId="471DE71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EC1D2A4" w14:textId="6136CBB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CBA957A" w14:textId="0E33444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03B459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142E69" w14:textId="5FCFA5E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0457CD6" w14:textId="3C1D1CC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D2FFFA" w14:textId="43E7156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DB2D250" w14:textId="132BFE7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EA1F66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EA904C" w14:textId="19CDAEA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DAE7B8B" w14:textId="02B17E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C6455C" w14:textId="6E5970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65FA74C" w14:textId="7848965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B6B381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675FD66" w14:textId="13BCE89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786E5D4" w14:textId="5134BAD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2BE390" w14:textId="6EF14C0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7C5D438" w14:textId="39FDCA8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147762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52C835" w14:textId="584EB8B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51D75F89" w14:textId="5F11160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78F325" w14:textId="2D85EFD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114AD42" w14:textId="064DFB6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4481D4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8C59FD" w14:textId="78B21CB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C64EBA4" w14:textId="6403ABA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B0DD47" w14:textId="7BDE3C4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A25B971" w14:textId="17BC4D1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6CFD2C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984F51" w14:textId="2DE6FDD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7278913" w14:textId="11A4222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C29603" w14:textId="60BFFDB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E01D186" w14:textId="4075993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3AC26F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D4FE1E" w14:textId="7A82D7B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folk.virkningtilum.eq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7F25B417" w14:textId="089AB5C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647AC579" w14:textId="323BE6D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Person.Folkekirke.virkningtilusikkerhedsmarkeringLigMed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4F69B2E" w14:textId="3F146AC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FD8A5D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5F200D" w14:textId="0D511A8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fopl.foraelderrolle.wi</w:t>
            </w:r>
          </w:p>
        </w:tc>
        <w:tc>
          <w:tcPr>
            <w:tcW w:w="1607" w:type="dxa"/>
            <w:tcBorders>
              <w:top w:val="nil"/>
              <w:left w:val="nil"/>
              <w:bottom w:val="single" w:sz="4" w:space="0" w:color="auto"/>
              <w:right w:val="single" w:sz="4" w:space="0" w:color="auto"/>
            </w:tcBorders>
            <w:shd w:val="clear" w:color="auto" w:fill="auto"/>
            <w:noWrap/>
            <w:vAlign w:val="bottom"/>
            <w:hideMark/>
          </w:tcPr>
          <w:p w14:paraId="325D8284" w14:textId="7B7281E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64DC17" w14:textId="72EE803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605C4BE6" w14:textId="42B99D3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EC88DB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5E5F60" w14:textId="65D11BB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fopl.foraelderrolle.eq</w:t>
            </w:r>
          </w:p>
        </w:tc>
        <w:tc>
          <w:tcPr>
            <w:tcW w:w="1607" w:type="dxa"/>
            <w:tcBorders>
              <w:top w:val="nil"/>
              <w:left w:val="nil"/>
              <w:bottom w:val="single" w:sz="4" w:space="0" w:color="auto"/>
              <w:right w:val="single" w:sz="4" w:space="0" w:color="auto"/>
            </w:tcBorders>
            <w:shd w:val="clear" w:color="auto" w:fill="auto"/>
            <w:noWrap/>
            <w:vAlign w:val="bottom"/>
            <w:hideMark/>
          </w:tcPr>
          <w:p w14:paraId="507DC9E7" w14:textId="222172C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4B78F91" w14:textId="783C3B3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Person.Foraelderoplysning.foraelderrolleLigMed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110B6FB1" w14:textId="39B7A1E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9716CF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F2DE48" w14:textId="54CB630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64660C5" w14:textId="19A3C9C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4FB6613" w14:textId="3B80D24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B8787CC" w14:textId="580EBDD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DCAC58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6ECB26" w14:textId="48968E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8745536" w14:textId="52DBBAE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1F5BB60" w14:textId="529D728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B224C01" w14:textId="7D406E2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26FECE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0A0141" w14:textId="2BCDB8D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5DEC94A" w14:textId="0E38C34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DD224D" w14:textId="32A87D5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479DF15" w14:textId="04DC764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363190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DFAC83" w14:textId="18B334B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61E9F494" w14:textId="2DF990D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58CD8C" w14:textId="5A37665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4D25065" w14:textId="1A5D312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468144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C4997B" w14:textId="04347FF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040DF66" w14:textId="6D1CE5F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3C70C1E" w14:textId="08AE1A8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628C05A" w14:textId="1A3C8E1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06796B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DF1B52" w14:textId="2023515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5527FAB8" w14:textId="05F503D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CA4E31" w14:textId="23A0817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1269679" w14:textId="5F941EA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97268C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10DE6DD" w14:textId="5067E34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fopl.virkningfraum.eq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4D5E73D7" w14:textId="3C85E32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B8EEADA" w14:textId="7767D48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Person.Foraelderoplysning.virkningfrausikkerhedsmarkeringLigMed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4D48EAD" w14:textId="6552752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03D17E2"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2968C9" w14:textId="27650EB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fmyn.indehaverrolle.wi</w:t>
            </w:r>
          </w:p>
        </w:tc>
        <w:tc>
          <w:tcPr>
            <w:tcW w:w="1607" w:type="dxa"/>
            <w:tcBorders>
              <w:top w:val="nil"/>
              <w:left w:val="nil"/>
              <w:bottom w:val="single" w:sz="4" w:space="0" w:color="auto"/>
              <w:right w:val="single" w:sz="4" w:space="0" w:color="auto"/>
            </w:tcBorders>
            <w:shd w:val="clear" w:color="auto" w:fill="auto"/>
            <w:noWrap/>
            <w:vAlign w:val="bottom"/>
            <w:hideMark/>
          </w:tcPr>
          <w:p w14:paraId="30A5DB76" w14:textId="6AF363F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65E0FBAE" w14:textId="164FE05E" w:rsidR="00533C42" w:rsidRPr="00360E00" w:rsidRDefault="00533C42"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03243CCC" w14:textId="115F289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ED8672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C9EE4D" w14:textId="0AA4729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fmyn.indehaverrolle.eq</w:t>
            </w:r>
          </w:p>
        </w:tc>
        <w:tc>
          <w:tcPr>
            <w:tcW w:w="1607" w:type="dxa"/>
            <w:tcBorders>
              <w:top w:val="nil"/>
              <w:left w:val="nil"/>
              <w:bottom w:val="single" w:sz="4" w:space="0" w:color="auto"/>
              <w:right w:val="single" w:sz="4" w:space="0" w:color="auto"/>
            </w:tcBorders>
            <w:shd w:val="clear" w:color="auto" w:fill="auto"/>
            <w:noWrap/>
            <w:vAlign w:val="bottom"/>
            <w:hideMark/>
          </w:tcPr>
          <w:p w14:paraId="77C7EF76" w14:textId="61CD910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4C3A8CDC" w14:textId="2641A8E3" w:rsidR="00533C42" w:rsidRPr="00360E00" w:rsidRDefault="00533C42"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 xml:space="preserve">Person.Foraeldremyndighedsoplysning.foraeldremyndighedsindehaverrolleLigMed - </w:t>
            </w:r>
          </w:p>
        </w:tc>
        <w:tc>
          <w:tcPr>
            <w:tcW w:w="1607" w:type="dxa"/>
            <w:tcBorders>
              <w:top w:val="nil"/>
              <w:left w:val="nil"/>
              <w:bottom w:val="single" w:sz="4" w:space="0" w:color="auto"/>
              <w:right w:val="single" w:sz="4" w:space="0" w:color="auto"/>
            </w:tcBorders>
            <w:shd w:val="clear" w:color="auto" w:fill="auto"/>
            <w:noWrap/>
            <w:vAlign w:val="bottom"/>
            <w:hideMark/>
          </w:tcPr>
          <w:p w14:paraId="7D3AABA9" w14:textId="3FF8E32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5081AB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F95D30" w14:textId="4A2F557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F78F27A" w14:textId="14ED96B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FAE558" w14:textId="79BB829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D3D558F" w14:textId="298E60E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C10ED9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F5375E" w14:textId="5627793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459F209" w14:textId="43623F3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A6F16E" w14:textId="2B212EE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6488B83D" w14:textId="3312082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33AB6B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7806EF" w14:textId="55D0642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7AEDE81" w14:textId="369F737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9AF959" w14:textId="1E1DEF7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765C6FD2" w14:textId="7D7810B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C7A2A4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81366C" w14:textId="0225A1E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E1184D6" w14:textId="78C0228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121B0AD" w14:textId="7DF8B30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483B9C3" w14:textId="48F9611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0E1A5C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B5E295" w14:textId="220DD2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fmyn.virkningfra.gt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DC22559" w14:textId="0757CFE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1FC284" w14:textId="4ECE917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9760D1C" w14:textId="65AFCBA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78490C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A12BB1" w14:textId="24240FA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115F6D3" w14:textId="1679083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AAC81B" w14:textId="3C3C95D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CCB8A46" w14:textId="7B4E63D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B62F68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B3B522" w14:textId="0958915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03896B8" w14:textId="25CD4C1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5FAE19E" w14:textId="29DFDE9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74AE3CE4" w14:textId="0C6B998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69586D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97A07B" w14:textId="16EEADB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19F484EC" w14:textId="5D8BD44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49C1D7C" w14:textId="585B462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4241064" w14:textId="409E9C3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12F1FE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630759" w14:textId="1FDB81E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F1DDD57" w14:textId="431292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C11DAF" w14:textId="3A9556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69C9C90" w14:textId="0E366C4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DFCC2D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E871E1" w14:textId="58E4566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2B65BA14" w14:textId="4AD478C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A0561F" w14:textId="54293FD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A14E0B1" w14:textId="4D829F4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69418D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CB7217" w14:textId="27262D6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3BE4E134" w14:textId="7EA8BFD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6A063AD" w14:textId="2AD4FC9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21CD13E" w14:textId="47EA0F9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19EE0A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8A6185" w14:textId="796496D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9CC34F6" w14:textId="22FC0D3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188EC5" w14:textId="3A94306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B29E765" w14:textId="6212B4F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130398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1CA9FA" w14:textId="02B4583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fmyn.virkningtil.ge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1B1B0B8" w14:textId="5BAA226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D52E9B" w14:textId="28F7C2F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Person.Foraeldremyndighedsoplysning.virkningtilStoerreEndEllerLigMed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569A6C9" w14:textId="4400130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8BBA79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21B8E9D" w14:textId="51E74A2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663AFB12" w14:textId="311402F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FBEC54D" w14:textId="67C1DC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4A428BC" w14:textId="133F702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5FB1B9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19FA6B" w14:textId="03BD271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09A8A02F" w14:textId="0A9137F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515DF3A" w14:textId="001C77F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532177BB" w14:textId="5F33F16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376064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5E8E2E" w14:textId="66C1347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F814D22" w14:textId="1D05BF7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E78E3B2" w14:textId="008F586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EC41567" w14:textId="164034C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D42836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DBC749" w14:textId="38356E5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6778E7CD" w14:textId="74D6DFD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4618ABA" w14:textId="7256811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D13D796" w14:textId="7BA23F1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9737D9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B83EE4" w14:textId="1A5C48E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651924F" w14:textId="61667CA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66C69A" w14:textId="33C8A9E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BDDDCFC" w14:textId="342A9BD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716218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A720F0" w14:textId="61AA802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CA791D8" w14:textId="6502E5E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92F292" w14:textId="334C098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770A27B" w14:textId="071677A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E16ED4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11E209" w14:textId="03F8316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4193582" w14:textId="638D2FE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6268596" w14:textId="3A73ED8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EDF784C" w14:textId="0C6B9BB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376E07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0998554" w14:textId="1740E51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6C9C9465" w14:textId="2FA16CA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DF5DF53" w14:textId="5ED175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C855E13" w14:textId="2492594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718BF0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8DD587" w14:textId="1D7880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6455A88" w14:textId="32F0B5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DAEFFFB" w14:textId="5781D1F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D9EFB3B" w14:textId="2A60FFF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6955D3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646885" w14:textId="6649988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560AAA61" w14:textId="306C4F8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2373303" w14:textId="4634A10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AACE9E2" w14:textId="6C1243F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44B07D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26DAB5" w14:textId="13C70E7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CA11AA8" w14:textId="56829EB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88951D" w14:textId="6C0F576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1CD83EE" w14:textId="2399C9F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26AD39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77CC45" w14:textId="5DE6BD3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7E449C3" w14:textId="77F5935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EE7762" w14:textId="2322387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666D79F" w14:textId="72DCE83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AED2ED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7451A9C" w14:textId="1FC4C47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211A8DB8" w14:textId="5AB2F93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BB846B" w14:textId="1F0F1B2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ED3B5AB" w14:textId="21918A2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AC5DBF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2A15FD" w14:textId="676DAB9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619A73BC" w14:textId="755DC81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56D18E" w14:textId="29D2896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6B221C3" w14:textId="0CED128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CDFEBA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94F11F" w14:textId="7DEB7E2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3F2E9EF" w14:textId="4E54A81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054E17" w14:textId="20C069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B91A125" w14:textId="10A2A8A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1AEDCD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6005AA" w14:textId="4B2BE45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forsvind.virkningtilum.eq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6FC613BC" w14:textId="6DE455E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CF0105B" w14:textId="6BC0F08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Person.Forsvinding.virkningtilusikkerhedsmarkeringLigMed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0B02CAE" w14:textId="63D9963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6B85BF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5ADE79" w14:textId="2D645DA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komfor.bemaerkninger.wi</w:t>
            </w:r>
          </w:p>
        </w:tc>
        <w:tc>
          <w:tcPr>
            <w:tcW w:w="1607" w:type="dxa"/>
            <w:tcBorders>
              <w:top w:val="nil"/>
              <w:left w:val="nil"/>
              <w:bottom w:val="single" w:sz="4" w:space="0" w:color="auto"/>
              <w:right w:val="single" w:sz="4" w:space="0" w:color="auto"/>
            </w:tcBorders>
            <w:shd w:val="clear" w:color="000000" w:fill="FFFFFF"/>
            <w:noWrap/>
            <w:vAlign w:val="bottom"/>
            <w:hideMark/>
          </w:tcPr>
          <w:p w14:paraId="7515B4E6" w14:textId="7E688BF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CC9DFF4" w14:textId="0BCDFEC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Person.KommunaleForhold.bemaerkningerErIndeholdtI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47A16BFB" w14:textId="78B340B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AD2A65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AC0BA3" w14:textId="0FC6064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komfor.bemaerkninger.cont</w:t>
            </w:r>
          </w:p>
        </w:tc>
        <w:tc>
          <w:tcPr>
            <w:tcW w:w="1607" w:type="dxa"/>
            <w:tcBorders>
              <w:top w:val="nil"/>
              <w:left w:val="nil"/>
              <w:bottom w:val="single" w:sz="4" w:space="0" w:color="auto"/>
              <w:right w:val="single" w:sz="4" w:space="0" w:color="auto"/>
            </w:tcBorders>
            <w:shd w:val="clear" w:color="000000" w:fill="FFFFFF"/>
            <w:noWrap/>
            <w:vAlign w:val="bottom"/>
            <w:hideMark/>
          </w:tcPr>
          <w:p w14:paraId="184732F3" w14:textId="3AEB46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E7A59BB" w14:textId="23AD547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Person.KommunaleForhold.bemaerkningerIndeholder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36D169BF" w14:textId="4B8DD48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F1B42A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435AC7" w14:textId="1B1E6E6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komfor.bemaerkninger.eq</w:t>
            </w:r>
          </w:p>
        </w:tc>
        <w:tc>
          <w:tcPr>
            <w:tcW w:w="1607" w:type="dxa"/>
            <w:tcBorders>
              <w:top w:val="nil"/>
              <w:left w:val="nil"/>
              <w:bottom w:val="single" w:sz="4" w:space="0" w:color="auto"/>
              <w:right w:val="single" w:sz="4" w:space="0" w:color="auto"/>
            </w:tcBorders>
            <w:shd w:val="clear" w:color="000000" w:fill="FFFFFF"/>
            <w:noWrap/>
            <w:vAlign w:val="bottom"/>
            <w:hideMark/>
          </w:tcPr>
          <w:p w14:paraId="18FE469B" w14:textId="797EEDF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DE778A1" w14:textId="74528AD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Person.KommunaleForhold.bemaerkningerLigMed - Fritekstfelt til bemærkninger i tilknytning til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640BADE6" w14:textId="1DA6607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3B70E3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D98C76" w14:textId="12D0360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komfor.kommunaleforholdskode.wi</w:t>
            </w:r>
          </w:p>
        </w:tc>
        <w:tc>
          <w:tcPr>
            <w:tcW w:w="1607" w:type="dxa"/>
            <w:tcBorders>
              <w:top w:val="nil"/>
              <w:left w:val="nil"/>
              <w:bottom w:val="single" w:sz="4" w:space="0" w:color="auto"/>
              <w:right w:val="single" w:sz="4" w:space="0" w:color="auto"/>
            </w:tcBorders>
            <w:shd w:val="clear" w:color="000000" w:fill="FFFFFF"/>
            <w:noWrap/>
            <w:vAlign w:val="bottom"/>
            <w:hideMark/>
          </w:tcPr>
          <w:p w14:paraId="0BEE6BC1" w14:textId="58B4D7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4A87945" w14:textId="2CABC06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Person.KommunaleForhold.kommunaleforholdskodeErIndeholdtI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5E4121B5" w14:textId="54011AB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3FD131F"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A86E28" w14:textId="496ABC8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komfor.kommunaleforholdskode.cont</w:t>
            </w:r>
          </w:p>
        </w:tc>
        <w:tc>
          <w:tcPr>
            <w:tcW w:w="1607" w:type="dxa"/>
            <w:tcBorders>
              <w:top w:val="nil"/>
              <w:left w:val="nil"/>
              <w:bottom w:val="single" w:sz="4" w:space="0" w:color="auto"/>
              <w:right w:val="single" w:sz="4" w:space="0" w:color="auto"/>
            </w:tcBorders>
            <w:shd w:val="clear" w:color="000000" w:fill="FFFFFF"/>
            <w:noWrap/>
            <w:vAlign w:val="bottom"/>
            <w:hideMark/>
          </w:tcPr>
          <w:p w14:paraId="7896ADC6" w14:textId="1ECEEC3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957C71" w14:textId="218A708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Person.KommunaleForhold.kommunaleforholdskodeIndeholder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4CD3CA1A" w14:textId="570CE44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B904C7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D377A2" w14:textId="249F8AA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komfor.kommunaleforholdskode.eq</w:t>
            </w:r>
          </w:p>
        </w:tc>
        <w:tc>
          <w:tcPr>
            <w:tcW w:w="1607" w:type="dxa"/>
            <w:tcBorders>
              <w:top w:val="nil"/>
              <w:left w:val="nil"/>
              <w:bottom w:val="single" w:sz="4" w:space="0" w:color="auto"/>
              <w:right w:val="single" w:sz="4" w:space="0" w:color="auto"/>
            </w:tcBorders>
            <w:shd w:val="clear" w:color="000000" w:fill="FFFFFF"/>
            <w:noWrap/>
            <w:vAlign w:val="bottom"/>
            <w:hideMark/>
          </w:tcPr>
          <w:p w14:paraId="21A166EF" w14:textId="1798293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F69393" w14:textId="43716A4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Person.KommunaleForhold.kommunaleforholdskodeLigMed - Kode for kommunale forhold</w:t>
            </w:r>
          </w:p>
        </w:tc>
        <w:tc>
          <w:tcPr>
            <w:tcW w:w="1607" w:type="dxa"/>
            <w:tcBorders>
              <w:top w:val="nil"/>
              <w:left w:val="nil"/>
              <w:bottom w:val="single" w:sz="4" w:space="0" w:color="auto"/>
              <w:right w:val="single" w:sz="4" w:space="0" w:color="auto"/>
            </w:tcBorders>
            <w:shd w:val="clear" w:color="auto" w:fill="auto"/>
            <w:noWrap/>
            <w:vAlign w:val="bottom"/>
            <w:hideMark/>
          </w:tcPr>
          <w:p w14:paraId="59884372" w14:textId="710652E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FDA6C6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D2928D" w14:textId="1AA8059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komfor.kommunaleforholdstype.wi</w:t>
            </w:r>
          </w:p>
        </w:tc>
        <w:tc>
          <w:tcPr>
            <w:tcW w:w="1607" w:type="dxa"/>
            <w:tcBorders>
              <w:top w:val="nil"/>
              <w:left w:val="nil"/>
              <w:bottom w:val="single" w:sz="4" w:space="0" w:color="auto"/>
              <w:right w:val="single" w:sz="4" w:space="0" w:color="auto"/>
            </w:tcBorders>
            <w:shd w:val="clear" w:color="000000" w:fill="FFFFFF"/>
            <w:noWrap/>
            <w:vAlign w:val="bottom"/>
            <w:hideMark/>
          </w:tcPr>
          <w:p w14:paraId="2E4D07D6" w14:textId="3AEC6F2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C3263B3" w14:textId="1B71864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Person.KommunaleForhold.kommunaleforholdstypeErIndeholdtI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1427A465" w14:textId="6D38704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0BDAA1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7E016B" w14:textId="29397AD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komfor.kommunaleforholdstype.eq</w:t>
            </w:r>
          </w:p>
        </w:tc>
        <w:tc>
          <w:tcPr>
            <w:tcW w:w="1607" w:type="dxa"/>
            <w:tcBorders>
              <w:top w:val="nil"/>
              <w:left w:val="nil"/>
              <w:bottom w:val="single" w:sz="4" w:space="0" w:color="auto"/>
              <w:right w:val="single" w:sz="4" w:space="0" w:color="auto"/>
            </w:tcBorders>
            <w:shd w:val="clear" w:color="000000" w:fill="FFFFFF"/>
            <w:noWrap/>
            <w:vAlign w:val="bottom"/>
            <w:hideMark/>
          </w:tcPr>
          <w:p w14:paraId="4209105B" w14:textId="1D2A529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0C54C85" w14:textId="63A4B93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Person.KommunaleForhold.kommunaleforholdstypeLigMed - Angiver forhold som: Adskilt, pension, plejebarn, ukendt, betalingskommune osv.)</w:t>
            </w:r>
          </w:p>
        </w:tc>
        <w:tc>
          <w:tcPr>
            <w:tcW w:w="1607" w:type="dxa"/>
            <w:tcBorders>
              <w:top w:val="nil"/>
              <w:left w:val="nil"/>
              <w:bottom w:val="single" w:sz="4" w:space="0" w:color="auto"/>
              <w:right w:val="single" w:sz="4" w:space="0" w:color="auto"/>
            </w:tcBorders>
            <w:shd w:val="clear" w:color="auto" w:fill="auto"/>
            <w:noWrap/>
            <w:vAlign w:val="bottom"/>
            <w:hideMark/>
          </w:tcPr>
          <w:p w14:paraId="5C1585DF" w14:textId="4163905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6F2670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732BAF3" w14:textId="23A5F7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03AD585" w14:textId="3115FBA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C1E0F9A" w14:textId="3363974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849814E" w14:textId="0EAE2F7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A9A69B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673B47" w14:textId="4B5FD16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F59F46D" w14:textId="35F243B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902C726" w14:textId="2A1C029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0A9ED693" w14:textId="0F9C4F8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8604E3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D77B88" w14:textId="7AA3740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5AB049F" w14:textId="6BA76B7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DD1709" w14:textId="10D37BB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8C994DA" w14:textId="1C3F001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4D036E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A50705" w14:textId="37F2501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230B1466" w14:textId="65F63F0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1A4EC3" w14:textId="32DC680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B4C9A82" w14:textId="4C908E4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EA3C7F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D644C8" w14:textId="60AEB4D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1198DD7" w14:textId="295CC31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C633B23" w14:textId="66B6516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5E072E0" w14:textId="7B5CDD4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F4D5A5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3AA78A" w14:textId="34A14A2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13A5968" w14:textId="2AA77D7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684E9C8" w14:textId="7685CF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409995E" w14:textId="06731FC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B75297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90192B" w14:textId="0995E78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komfor.virkningfraum.eq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42264BB" w14:textId="56E043F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67F392C" w14:textId="749D3D3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Person.KommunaleForhold.virkningfrausikkerhedsmarkeringLigMed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9C0FB4B" w14:textId="4F424DE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8C7E8E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C47D12" w14:textId="3DB4937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konadr.simpelAdresse.cont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74FECFE9" w14:textId="538A9E5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E7B1C92" w14:textId="07EA36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Person.KontaktAdresse.simpelAdresseIndeholder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040401DB" w14:textId="3F4B922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533C42" w:rsidRPr="00360E00" w14:paraId="5844DEB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3FB90C" w14:textId="51319A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konadr.startmyndighedskode.wi</w:t>
            </w:r>
          </w:p>
        </w:tc>
        <w:tc>
          <w:tcPr>
            <w:tcW w:w="1607" w:type="dxa"/>
            <w:tcBorders>
              <w:top w:val="nil"/>
              <w:left w:val="nil"/>
              <w:bottom w:val="single" w:sz="4" w:space="0" w:color="auto"/>
              <w:right w:val="single" w:sz="4" w:space="0" w:color="auto"/>
            </w:tcBorders>
            <w:shd w:val="clear" w:color="auto" w:fill="auto"/>
            <w:noWrap/>
            <w:vAlign w:val="bottom"/>
            <w:hideMark/>
          </w:tcPr>
          <w:p w14:paraId="5FAAB8E1" w14:textId="770BDD9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383806E" w14:textId="6209290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Person.Kontaktadresse.startmyndighedskodeErIndeholdtI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56E2DCFE" w14:textId="14781DE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CF9881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217955" w14:textId="5F1F11E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konadr.startmyndighedskode.cont</w:t>
            </w:r>
          </w:p>
        </w:tc>
        <w:tc>
          <w:tcPr>
            <w:tcW w:w="1607" w:type="dxa"/>
            <w:tcBorders>
              <w:top w:val="nil"/>
              <w:left w:val="nil"/>
              <w:bottom w:val="single" w:sz="4" w:space="0" w:color="auto"/>
              <w:right w:val="single" w:sz="4" w:space="0" w:color="auto"/>
            </w:tcBorders>
            <w:shd w:val="clear" w:color="auto" w:fill="auto"/>
            <w:noWrap/>
            <w:vAlign w:val="bottom"/>
            <w:hideMark/>
          </w:tcPr>
          <w:p w14:paraId="5038A412" w14:textId="45FE007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7FB197D" w14:textId="3C63B3C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Person.Kontaktadresse.startmyndighedskodeIndeholder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670D86CE" w14:textId="57F408F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0659F8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E6D2D7" w14:textId="4808F6B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konadr.startmyndighedskode.eq</w:t>
            </w:r>
          </w:p>
        </w:tc>
        <w:tc>
          <w:tcPr>
            <w:tcW w:w="1607" w:type="dxa"/>
            <w:tcBorders>
              <w:top w:val="nil"/>
              <w:left w:val="nil"/>
              <w:bottom w:val="single" w:sz="4" w:space="0" w:color="auto"/>
              <w:right w:val="single" w:sz="4" w:space="0" w:color="auto"/>
            </w:tcBorders>
            <w:shd w:val="clear" w:color="auto" w:fill="auto"/>
            <w:noWrap/>
            <w:vAlign w:val="bottom"/>
            <w:hideMark/>
          </w:tcPr>
          <w:p w14:paraId="41335EF1" w14:textId="1AEDEEE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ACE1F69" w14:textId="34F1CE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Person.Kontaktadresse.SupplerendeAdresse.startmyndighedskodeLigMed - Angiver koden for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0097F383" w14:textId="3B96AC7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993E17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A543E7" w14:textId="1E633AF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konadr.startmyndighedsnavn.wi</w:t>
            </w:r>
          </w:p>
        </w:tc>
        <w:tc>
          <w:tcPr>
            <w:tcW w:w="1607" w:type="dxa"/>
            <w:tcBorders>
              <w:top w:val="nil"/>
              <w:left w:val="nil"/>
              <w:bottom w:val="single" w:sz="4" w:space="0" w:color="auto"/>
              <w:right w:val="single" w:sz="4" w:space="0" w:color="auto"/>
            </w:tcBorders>
            <w:shd w:val="clear" w:color="auto" w:fill="auto"/>
            <w:noWrap/>
            <w:vAlign w:val="bottom"/>
            <w:hideMark/>
          </w:tcPr>
          <w:p w14:paraId="202AB5A9" w14:textId="5FD987C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187C57A" w14:textId="7ACB8DE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Person.Kontaktadresse.SupplerendeAdresse.startmyndighedsnavnErIndeholdtI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0AF8BD2" w14:textId="6E11109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BEC9DA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3D548A" w14:textId="1FB774E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20E128D2" w14:textId="5C0CDDB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8E7CF56" w14:textId="74A1C15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Person.Kontaktadresse.SupplerendeAdresse.startmyndighedsnavnIndeholder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700A0848" w14:textId="7C8311F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961595F"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69E8DD" w14:textId="4B5588E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konadr.startmyndighedsnavn.eq</w:t>
            </w:r>
          </w:p>
        </w:tc>
        <w:tc>
          <w:tcPr>
            <w:tcW w:w="1607" w:type="dxa"/>
            <w:tcBorders>
              <w:top w:val="nil"/>
              <w:left w:val="nil"/>
              <w:bottom w:val="single" w:sz="4" w:space="0" w:color="auto"/>
              <w:right w:val="single" w:sz="4" w:space="0" w:color="auto"/>
            </w:tcBorders>
            <w:shd w:val="clear" w:color="auto" w:fill="auto"/>
            <w:noWrap/>
            <w:vAlign w:val="bottom"/>
            <w:hideMark/>
          </w:tcPr>
          <w:p w14:paraId="2D173928" w14:textId="2B71BAB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EF88952" w14:textId="744D203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Person.Kontaktadresse.SupplerendeAdresse.startmyndighedsnavnLigMed - Angiver den myndighed, der har konstateret adresseoplysningerne</w:t>
            </w:r>
          </w:p>
        </w:tc>
        <w:tc>
          <w:tcPr>
            <w:tcW w:w="1607" w:type="dxa"/>
            <w:tcBorders>
              <w:top w:val="nil"/>
              <w:left w:val="nil"/>
              <w:bottom w:val="single" w:sz="4" w:space="0" w:color="auto"/>
              <w:right w:val="single" w:sz="4" w:space="0" w:color="auto"/>
            </w:tcBorders>
            <w:shd w:val="clear" w:color="auto" w:fill="auto"/>
            <w:noWrap/>
            <w:vAlign w:val="bottom"/>
            <w:hideMark/>
          </w:tcPr>
          <w:p w14:paraId="4FB90E2B" w14:textId="4DD9663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76C073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AE4B81" w14:textId="283371F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7938455" w14:textId="58A7379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1487D16" w14:textId="220B89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4F35E0E" w14:textId="2FAD56B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CD3D06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5EAC4A" w14:textId="27E46C0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90479C3" w14:textId="0111B95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BBFF074" w14:textId="2000F6A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D7857F8" w14:textId="60045F8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9B4F1E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EE3338" w14:textId="22D0CB9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12FA93C" w14:textId="3F1F3B6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7C3DFD" w14:textId="2C37505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562C890" w14:textId="6112C71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8BAE62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B0666E" w14:textId="286DA0B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73568969" w14:textId="10BC608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E2804C" w14:textId="25CF19A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160C6E3" w14:textId="15178E2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D2B6BE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1C5165" w14:textId="43B6603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7A6B4064" w14:textId="4696E2B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923F13" w14:textId="25848F8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88ABAC2" w14:textId="6982E9F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92D170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D69AEA" w14:textId="5E574E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501C65F" w14:textId="56668CF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023E94E" w14:textId="3739F21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CBA110D" w14:textId="4509FFF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821758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D8882A" w14:textId="2BADF19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AEC5DF8" w14:textId="4B18EFB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8DDBB1A" w14:textId="16B00C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D5F9D47" w14:textId="7AE1403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C4CFA6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A76403" w14:textId="2E69AC5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EB48CFF" w14:textId="2705532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91FE88" w14:textId="1253FF4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EDE96D3" w14:textId="3B75D15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20A46C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2E8AB8" w14:textId="31EBC79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48C9E1E" w14:textId="3D54204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9AC69B" w14:textId="5F662CE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9C1FCC1" w14:textId="6DD4E10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96C12D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4A8296" w14:textId="1ACA68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88067BF" w14:textId="6212C44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18C727" w14:textId="0500A16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E9D08EB" w14:textId="043BA19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9478D8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1B7222" w14:textId="7EB2DCC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51F66CC0" w14:textId="2ECD47C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B6D8E3" w14:textId="1446F2F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2AB8630" w14:textId="00E3892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EAF6FD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90CF5FF" w14:textId="3411897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konadr.virkningtil.ge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145F778" w14:textId="1FD2799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3377E6" w14:textId="688F440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Person.Kontaktadresse.virkningtilStoerreEndEllerLigMed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58B5E5A" w14:textId="5B326CA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C8C5A3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622B5D" w14:textId="387FB84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navn.adresseringsnavn.wi</w:t>
            </w:r>
          </w:p>
        </w:tc>
        <w:tc>
          <w:tcPr>
            <w:tcW w:w="1607" w:type="dxa"/>
            <w:tcBorders>
              <w:top w:val="nil"/>
              <w:left w:val="nil"/>
              <w:bottom w:val="single" w:sz="4" w:space="0" w:color="auto"/>
              <w:right w:val="single" w:sz="4" w:space="0" w:color="auto"/>
            </w:tcBorders>
            <w:shd w:val="clear" w:color="auto" w:fill="auto"/>
            <w:noWrap/>
            <w:vAlign w:val="bottom"/>
            <w:hideMark/>
          </w:tcPr>
          <w:p w14:paraId="10265CFA" w14:textId="16CD8C0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AC997DF" w14:textId="6681DB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Person.Navn.adresseringsnavnErIndeholdtI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12D41092" w14:textId="1ED3AFB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F70753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6F1F57" w14:textId="3A07EA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navn.adresseringsnavn.cont</w:t>
            </w:r>
          </w:p>
        </w:tc>
        <w:tc>
          <w:tcPr>
            <w:tcW w:w="1607" w:type="dxa"/>
            <w:tcBorders>
              <w:top w:val="nil"/>
              <w:left w:val="nil"/>
              <w:bottom w:val="single" w:sz="4" w:space="0" w:color="auto"/>
              <w:right w:val="single" w:sz="4" w:space="0" w:color="auto"/>
            </w:tcBorders>
            <w:shd w:val="clear" w:color="auto" w:fill="auto"/>
            <w:noWrap/>
            <w:vAlign w:val="bottom"/>
            <w:hideMark/>
          </w:tcPr>
          <w:p w14:paraId="45124192" w14:textId="5CCE2BD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86A4645" w14:textId="6C74F20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Person.Navn.adresseringsnavnIndeholder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5016A2CD" w14:textId="5D76F53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DE414E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4E1B58" w14:textId="37A997F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navn.adresseringsnavn.eq</w:t>
            </w:r>
          </w:p>
        </w:tc>
        <w:tc>
          <w:tcPr>
            <w:tcW w:w="1607" w:type="dxa"/>
            <w:tcBorders>
              <w:top w:val="nil"/>
              <w:left w:val="nil"/>
              <w:bottom w:val="single" w:sz="4" w:space="0" w:color="auto"/>
              <w:right w:val="single" w:sz="4" w:space="0" w:color="auto"/>
            </w:tcBorders>
            <w:shd w:val="clear" w:color="auto" w:fill="auto"/>
            <w:noWrap/>
            <w:vAlign w:val="bottom"/>
            <w:hideMark/>
          </w:tcPr>
          <w:p w14:paraId="177BE0AE" w14:textId="0036E06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667214C" w14:textId="544B9FD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Person.Navn.adresseringsnavnLigMed - Adresse, som bruges ved forsendelser</w:t>
            </w:r>
          </w:p>
        </w:tc>
        <w:tc>
          <w:tcPr>
            <w:tcW w:w="1607" w:type="dxa"/>
            <w:tcBorders>
              <w:top w:val="nil"/>
              <w:left w:val="nil"/>
              <w:bottom w:val="single" w:sz="4" w:space="0" w:color="auto"/>
              <w:right w:val="single" w:sz="4" w:space="0" w:color="auto"/>
            </w:tcBorders>
            <w:shd w:val="clear" w:color="auto" w:fill="auto"/>
            <w:noWrap/>
            <w:vAlign w:val="bottom"/>
            <w:hideMark/>
          </w:tcPr>
          <w:p w14:paraId="3D7508EC" w14:textId="743EEAF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0EE076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03EE70" w14:textId="2CC81B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navn.efternavn.wi</w:t>
            </w:r>
          </w:p>
        </w:tc>
        <w:tc>
          <w:tcPr>
            <w:tcW w:w="1607" w:type="dxa"/>
            <w:tcBorders>
              <w:top w:val="nil"/>
              <w:left w:val="nil"/>
              <w:bottom w:val="single" w:sz="4" w:space="0" w:color="auto"/>
              <w:right w:val="single" w:sz="4" w:space="0" w:color="auto"/>
            </w:tcBorders>
            <w:shd w:val="clear" w:color="auto" w:fill="auto"/>
            <w:noWrap/>
            <w:vAlign w:val="bottom"/>
            <w:hideMark/>
          </w:tcPr>
          <w:p w14:paraId="2BDF21D2" w14:textId="13E1879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A2134AE" w14:textId="4E1B55F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Person.Navn.efternavnErIndeholdtI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56EEC450" w14:textId="09BDC1B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EF9684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9DF7AB" w14:textId="4FBD73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navn.efternavn.cont</w:t>
            </w:r>
          </w:p>
        </w:tc>
        <w:tc>
          <w:tcPr>
            <w:tcW w:w="1607" w:type="dxa"/>
            <w:tcBorders>
              <w:top w:val="nil"/>
              <w:left w:val="nil"/>
              <w:bottom w:val="single" w:sz="4" w:space="0" w:color="auto"/>
              <w:right w:val="single" w:sz="4" w:space="0" w:color="auto"/>
            </w:tcBorders>
            <w:shd w:val="clear" w:color="auto" w:fill="auto"/>
            <w:noWrap/>
            <w:vAlign w:val="bottom"/>
            <w:hideMark/>
          </w:tcPr>
          <w:p w14:paraId="55333662" w14:textId="31FC56E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8BA3095" w14:textId="389F2CF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Person.Navn.efternavnIndeholder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09E69BF3" w14:textId="4D8CF76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F38BB9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21818B" w14:textId="33FB94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navn.efternavn.eq</w:t>
            </w:r>
          </w:p>
        </w:tc>
        <w:tc>
          <w:tcPr>
            <w:tcW w:w="1607" w:type="dxa"/>
            <w:tcBorders>
              <w:top w:val="nil"/>
              <w:left w:val="nil"/>
              <w:bottom w:val="single" w:sz="4" w:space="0" w:color="auto"/>
              <w:right w:val="single" w:sz="4" w:space="0" w:color="auto"/>
            </w:tcBorders>
            <w:shd w:val="clear" w:color="auto" w:fill="auto"/>
            <w:noWrap/>
            <w:vAlign w:val="bottom"/>
            <w:hideMark/>
          </w:tcPr>
          <w:p w14:paraId="2D739C1F" w14:textId="5572CAF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7391705" w14:textId="2FE23C2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Person.Navn.efternavnLigMed - En persons efternavne</w:t>
            </w:r>
          </w:p>
        </w:tc>
        <w:tc>
          <w:tcPr>
            <w:tcW w:w="1607" w:type="dxa"/>
            <w:tcBorders>
              <w:top w:val="nil"/>
              <w:left w:val="nil"/>
              <w:bottom w:val="single" w:sz="4" w:space="0" w:color="auto"/>
              <w:right w:val="single" w:sz="4" w:space="0" w:color="auto"/>
            </w:tcBorders>
            <w:shd w:val="clear" w:color="auto" w:fill="auto"/>
            <w:noWrap/>
            <w:vAlign w:val="bottom"/>
            <w:hideMark/>
          </w:tcPr>
          <w:p w14:paraId="7434F8C6" w14:textId="152A81C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F258C8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E816CD8" w14:textId="1AC09DE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36395DE8" w14:textId="6A77A4F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1D4530A" w14:textId="0B00EB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Person.Navn.efternavnsmarkeringErIndeholdtI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59828497" w14:textId="3D620CC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E462C8F"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8C80DD" w14:textId="7591262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navn.efternavnsmarkering.eq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4F38811D" w14:textId="5C727E2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5BE25C7" w14:textId="66EF757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Person.Navn.efternavnsmarkeringLigMed - Feltet markerer, at der usikkerhed ved indsættelse af efternavn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2ABC20E1" w14:textId="0B79655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495084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28351A" w14:textId="4B30922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navn.fornavne.wi</w:t>
            </w:r>
          </w:p>
        </w:tc>
        <w:tc>
          <w:tcPr>
            <w:tcW w:w="1607" w:type="dxa"/>
            <w:tcBorders>
              <w:top w:val="nil"/>
              <w:left w:val="nil"/>
              <w:bottom w:val="single" w:sz="4" w:space="0" w:color="auto"/>
              <w:right w:val="single" w:sz="4" w:space="0" w:color="auto"/>
            </w:tcBorders>
            <w:shd w:val="clear" w:color="auto" w:fill="auto"/>
            <w:noWrap/>
            <w:vAlign w:val="bottom"/>
            <w:hideMark/>
          </w:tcPr>
          <w:p w14:paraId="628A0767" w14:textId="216448E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44AD5E7" w14:textId="1F4C774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Person.Navn.fornavneErIndeholdtI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25FCF6CE" w14:textId="538846E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885718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6BD55A" w14:textId="2E1474D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navn.fornavne.cont</w:t>
            </w:r>
          </w:p>
        </w:tc>
        <w:tc>
          <w:tcPr>
            <w:tcW w:w="1607" w:type="dxa"/>
            <w:tcBorders>
              <w:top w:val="nil"/>
              <w:left w:val="nil"/>
              <w:bottom w:val="single" w:sz="4" w:space="0" w:color="auto"/>
              <w:right w:val="single" w:sz="4" w:space="0" w:color="auto"/>
            </w:tcBorders>
            <w:shd w:val="clear" w:color="auto" w:fill="auto"/>
            <w:noWrap/>
            <w:vAlign w:val="bottom"/>
            <w:hideMark/>
          </w:tcPr>
          <w:p w14:paraId="07E4A8DA" w14:textId="61D3380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A2E6DC9" w14:textId="7F19D2F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Person.Navn.fornavneIndeholder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1236B9E0" w14:textId="1CBF26D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E3ED93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61603A" w14:textId="6C411F1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navn.fornavne.eq</w:t>
            </w:r>
          </w:p>
        </w:tc>
        <w:tc>
          <w:tcPr>
            <w:tcW w:w="1607" w:type="dxa"/>
            <w:tcBorders>
              <w:top w:val="nil"/>
              <w:left w:val="nil"/>
              <w:bottom w:val="single" w:sz="4" w:space="0" w:color="auto"/>
              <w:right w:val="single" w:sz="4" w:space="0" w:color="auto"/>
            </w:tcBorders>
            <w:shd w:val="clear" w:color="auto" w:fill="auto"/>
            <w:noWrap/>
            <w:vAlign w:val="bottom"/>
            <w:hideMark/>
          </w:tcPr>
          <w:p w14:paraId="3CB5412D" w14:textId="1952257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092265B" w14:textId="7F74595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Person.Navn.fornavneLigMed - En persons fornavne</w:t>
            </w:r>
          </w:p>
        </w:tc>
        <w:tc>
          <w:tcPr>
            <w:tcW w:w="1607" w:type="dxa"/>
            <w:tcBorders>
              <w:top w:val="nil"/>
              <w:left w:val="nil"/>
              <w:bottom w:val="single" w:sz="4" w:space="0" w:color="auto"/>
              <w:right w:val="single" w:sz="4" w:space="0" w:color="auto"/>
            </w:tcBorders>
            <w:shd w:val="clear" w:color="auto" w:fill="auto"/>
            <w:noWrap/>
            <w:vAlign w:val="bottom"/>
            <w:hideMark/>
          </w:tcPr>
          <w:p w14:paraId="51D61DB7" w14:textId="2D93416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C7F057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1FBD63" w14:textId="054109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18B177D4" w14:textId="2B1B069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B4EB30A" w14:textId="196F2A9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Person.Navn.fornavnsmarkeringErIndeholdtI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45377B39" w14:textId="58C1EEB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2035B9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014BD9" w14:textId="22F0F3F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navn.fornavnsmarkering.eq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3CC77E80" w14:textId="10CB6D9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C4CD6F5" w14:textId="6738428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Person.Navn.fornavnsmarkeringLigMed - Feltet markerer, at der usikkerhed ved indsættelse af fornavn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3ADF4268" w14:textId="745CF48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F01757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DE429D" w14:textId="2D1CF34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navn.mellemnavn.wi</w:t>
            </w:r>
          </w:p>
        </w:tc>
        <w:tc>
          <w:tcPr>
            <w:tcW w:w="1607" w:type="dxa"/>
            <w:tcBorders>
              <w:top w:val="nil"/>
              <w:left w:val="nil"/>
              <w:bottom w:val="single" w:sz="4" w:space="0" w:color="auto"/>
              <w:right w:val="single" w:sz="4" w:space="0" w:color="auto"/>
            </w:tcBorders>
            <w:shd w:val="clear" w:color="auto" w:fill="auto"/>
            <w:noWrap/>
            <w:vAlign w:val="bottom"/>
            <w:hideMark/>
          </w:tcPr>
          <w:p w14:paraId="6AAE8428" w14:textId="4AAE7CF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410EDF0" w14:textId="4DEF151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Person.Navn.mellemnavnErIndeholdtI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5884F03F" w14:textId="6809559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E9749C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04CC4B" w14:textId="492494A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navn.mellemnavn.cont</w:t>
            </w:r>
          </w:p>
        </w:tc>
        <w:tc>
          <w:tcPr>
            <w:tcW w:w="1607" w:type="dxa"/>
            <w:tcBorders>
              <w:top w:val="nil"/>
              <w:left w:val="nil"/>
              <w:bottom w:val="single" w:sz="4" w:space="0" w:color="auto"/>
              <w:right w:val="single" w:sz="4" w:space="0" w:color="auto"/>
            </w:tcBorders>
            <w:shd w:val="clear" w:color="auto" w:fill="auto"/>
            <w:noWrap/>
            <w:vAlign w:val="bottom"/>
            <w:hideMark/>
          </w:tcPr>
          <w:p w14:paraId="311E4691" w14:textId="1B68E4D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186031D" w14:textId="221F580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Person.Navn.mellemnavnIndeholder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3D325297" w14:textId="2780FB8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3FF0B6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F6A98B" w14:textId="1A3E54F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navn.mellemnavn.eq</w:t>
            </w:r>
          </w:p>
        </w:tc>
        <w:tc>
          <w:tcPr>
            <w:tcW w:w="1607" w:type="dxa"/>
            <w:tcBorders>
              <w:top w:val="nil"/>
              <w:left w:val="nil"/>
              <w:bottom w:val="single" w:sz="4" w:space="0" w:color="auto"/>
              <w:right w:val="single" w:sz="4" w:space="0" w:color="auto"/>
            </w:tcBorders>
            <w:shd w:val="clear" w:color="auto" w:fill="auto"/>
            <w:noWrap/>
            <w:vAlign w:val="bottom"/>
            <w:hideMark/>
          </w:tcPr>
          <w:p w14:paraId="3DD30732" w14:textId="644E694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3C7F0DD" w14:textId="2F2A026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Person.Navn.mellemnavnLigMed - En persons mellemnavne</w:t>
            </w:r>
          </w:p>
        </w:tc>
        <w:tc>
          <w:tcPr>
            <w:tcW w:w="1607" w:type="dxa"/>
            <w:tcBorders>
              <w:top w:val="nil"/>
              <w:left w:val="nil"/>
              <w:bottom w:val="single" w:sz="4" w:space="0" w:color="auto"/>
              <w:right w:val="single" w:sz="4" w:space="0" w:color="auto"/>
            </w:tcBorders>
            <w:shd w:val="clear" w:color="auto" w:fill="auto"/>
            <w:noWrap/>
            <w:vAlign w:val="bottom"/>
            <w:hideMark/>
          </w:tcPr>
          <w:p w14:paraId="0870371D" w14:textId="79AA8D3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037124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666821" w14:textId="1EF9785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45B5ACC7" w14:textId="638A5B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5B2329F" w14:textId="4DF74C6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Person.Navn.mellemnavnsmarkeringErIndeholdtI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004CDFEC" w14:textId="233AE94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305184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C470A6" w14:textId="26151FA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navn.mellemnavnsmarkering.eq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3A229680" w14:textId="136C9DC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F492A0" w14:textId="74D4758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Person.Navn.mellemnavnsmarkeringLigMed - Feltet markerer, at der usikkerhed ved indsættelse af mellemnavn i CPR </w:t>
            </w:r>
          </w:p>
        </w:tc>
        <w:tc>
          <w:tcPr>
            <w:tcW w:w="1607" w:type="dxa"/>
            <w:tcBorders>
              <w:top w:val="nil"/>
              <w:left w:val="nil"/>
              <w:bottom w:val="single" w:sz="4" w:space="0" w:color="auto"/>
              <w:right w:val="single" w:sz="4" w:space="0" w:color="auto"/>
            </w:tcBorders>
            <w:shd w:val="clear" w:color="auto" w:fill="auto"/>
            <w:noWrap/>
            <w:vAlign w:val="bottom"/>
            <w:hideMark/>
          </w:tcPr>
          <w:p w14:paraId="50A9F411" w14:textId="15ACC80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B0492A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80348E" w14:textId="2083940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navn.status.wi</w:t>
            </w:r>
          </w:p>
        </w:tc>
        <w:tc>
          <w:tcPr>
            <w:tcW w:w="1607" w:type="dxa"/>
            <w:tcBorders>
              <w:top w:val="nil"/>
              <w:left w:val="nil"/>
              <w:bottom w:val="single" w:sz="4" w:space="0" w:color="auto"/>
              <w:right w:val="single" w:sz="4" w:space="0" w:color="auto"/>
            </w:tcBorders>
            <w:shd w:val="clear" w:color="auto" w:fill="auto"/>
            <w:noWrap/>
            <w:vAlign w:val="bottom"/>
            <w:hideMark/>
          </w:tcPr>
          <w:p w14:paraId="726CF53D" w14:textId="72D2D3A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091434" w14:textId="1D0F1C0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4C58F039" w14:textId="67B297A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EDBC1F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7BB3C4" w14:textId="49709F1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navn.status.eq</w:t>
            </w:r>
          </w:p>
        </w:tc>
        <w:tc>
          <w:tcPr>
            <w:tcW w:w="1607" w:type="dxa"/>
            <w:tcBorders>
              <w:top w:val="nil"/>
              <w:left w:val="nil"/>
              <w:bottom w:val="single" w:sz="4" w:space="0" w:color="auto"/>
              <w:right w:val="single" w:sz="4" w:space="0" w:color="auto"/>
            </w:tcBorders>
            <w:shd w:val="clear" w:color="auto" w:fill="auto"/>
            <w:noWrap/>
            <w:vAlign w:val="bottom"/>
            <w:hideMark/>
          </w:tcPr>
          <w:p w14:paraId="29AC3388" w14:textId="0094CCE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E41AD44" w14:textId="6785FB6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48A0E0C5" w14:textId="1A09B84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DA16B2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AC860F" w14:textId="01EFE47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89FADD1" w14:textId="6B1BC30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DBDF86" w14:textId="2315C6A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E1B0526" w14:textId="1573B13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66C999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999E87" w14:textId="12635B9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34635A37" w14:textId="08BC54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288BA28" w14:textId="3BF2D9B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325A89FE" w14:textId="6E96EF6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8A45CB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F4DC253" w14:textId="2F6B763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0524BD07" w14:textId="48A4265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7464F8" w14:textId="5C5F3D6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5527D79" w14:textId="4CC29C6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B16DBF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8545C1" w14:textId="60F750B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7D1A0DC" w14:textId="0AE178B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014BDB0" w14:textId="06E1E43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6BDD166" w14:textId="22FC1D7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734B9D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018F7C" w14:textId="3D034D2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navn.virkningfra.gt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1EA7273" w14:textId="42B297D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35568E" w14:textId="5879184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B4668F2" w14:textId="38A56CE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2273D8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CA7A92" w14:textId="3D50BA1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ECD0A7B" w14:textId="5CFF866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17E98C" w14:textId="51D30D6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F678A08" w14:textId="28B6244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BEAF8D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6F6D95" w14:textId="6E9A74E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6BCBC04D" w14:textId="3684D70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29D2C48" w14:textId="725585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2B8859E" w14:textId="5601958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BAEE80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58EC94" w14:textId="15D1F7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E78C481" w14:textId="33011D2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17616F" w14:textId="4CC814F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E018743" w14:textId="32D84F1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746567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0975AB" w14:textId="2F5F3AF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5F40260" w14:textId="7366CBA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0C143C" w14:textId="499EE9E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3712933" w14:textId="707F497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F68B33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707512" w14:textId="5E31FCD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547D27B" w14:textId="3EBDE7A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62B98F" w14:textId="166D9F5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9759882" w14:textId="06863E4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EA0112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AFB505" w14:textId="6710A8D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45C06692" w14:textId="052A725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12BBC25" w14:textId="487211F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5DD8766" w14:textId="5B28ACD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C71874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BDB905" w14:textId="427C7C9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26FDECD" w14:textId="3CC492A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8C348F2" w14:textId="5C3C17A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6D24A1A" w14:textId="0863E72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B01310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5FCC11" w14:textId="7BA70D8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08248C22" w14:textId="52BE7F0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20B3AA" w14:textId="711D30E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A996D40" w14:textId="07E9C83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31517A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C3A2C8" w14:textId="2EB2A5B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navn.virkningtilum.eq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47488B14" w14:textId="168D59F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50C4F7D" w14:textId="47C140C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Person.Navn.virkningtilusikkerhedsmarkeringLigMed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452445B" w14:textId="5BE0042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B990E7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3904CF" w14:textId="3C0BA2B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notat.notatlinie.wi</w:t>
            </w:r>
          </w:p>
        </w:tc>
        <w:tc>
          <w:tcPr>
            <w:tcW w:w="1607" w:type="dxa"/>
            <w:tcBorders>
              <w:top w:val="nil"/>
              <w:left w:val="nil"/>
              <w:bottom w:val="single" w:sz="4" w:space="0" w:color="auto"/>
              <w:right w:val="single" w:sz="4" w:space="0" w:color="auto"/>
            </w:tcBorders>
            <w:shd w:val="clear" w:color="auto" w:fill="auto"/>
            <w:noWrap/>
            <w:vAlign w:val="bottom"/>
            <w:hideMark/>
          </w:tcPr>
          <w:p w14:paraId="157A5A4F" w14:textId="256ECEF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1E74BC3" w14:textId="597CA66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Person.Notat.notatlinieErIndeholdtI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7152411E" w14:textId="1E0835D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FA3A7A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CCBABB" w14:textId="3C06B8C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notat.notatlinie.cont</w:t>
            </w:r>
          </w:p>
        </w:tc>
        <w:tc>
          <w:tcPr>
            <w:tcW w:w="1607" w:type="dxa"/>
            <w:tcBorders>
              <w:top w:val="nil"/>
              <w:left w:val="nil"/>
              <w:bottom w:val="single" w:sz="4" w:space="0" w:color="auto"/>
              <w:right w:val="single" w:sz="4" w:space="0" w:color="auto"/>
            </w:tcBorders>
            <w:shd w:val="clear" w:color="auto" w:fill="auto"/>
            <w:noWrap/>
            <w:vAlign w:val="bottom"/>
            <w:hideMark/>
          </w:tcPr>
          <w:p w14:paraId="7E246721" w14:textId="68EB4FD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5955CF7" w14:textId="2662784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Person.Notat.notatlinieIndeholder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5E1C52DC" w14:textId="2AADADE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A903AD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6464F3" w14:textId="63F4B2B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notat.notatlinie.eq</w:t>
            </w:r>
          </w:p>
        </w:tc>
        <w:tc>
          <w:tcPr>
            <w:tcW w:w="1607" w:type="dxa"/>
            <w:tcBorders>
              <w:top w:val="nil"/>
              <w:left w:val="nil"/>
              <w:bottom w:val="single" w:sz="4" w:space="0" w:color="auto"/>
              <w:right w:val="single" w:sz="4" w:space="0" w:color="auto"/>
            </w:tcBorders>
            <w:shd w:val="clear" w:color="auto" w:fill="auto"/>
            <w:noWrap/>
            <w:vAlign w:val="bottom"/>
            <w:hideMark/>
          </w:tcPr>
          <w:p w14:paraId="5A8194AB" w14:textId="3D79A4E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8314E85" w14:textId="7EB7D3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Person.Notat.notatlinieLigMed - Tekstfelt, der kan benyttes til fritekst i forbindelse med folkeregisternotater</w:t>
            </w:r>
          </w:p>
        </w:tc>
        <w:tc>
          <w:tcPr>
            <w:tcW w:w="1607" w:type="dxa"/>
            <w:tcBorders>
              <w:top w:val="nil"/>
              <w:left w:val="nil"/>
              <w:bottom w:val="single" w:sz="4" w:space="0" w:color="auto"/>
              <w:right w:val="single" w:sz="4" w:space="0" w:color="auto"/>
            </w:tcBorders>
            <w:shd w:val="clear" w:color="auto" w:fill="auto"/>
            <w:noWrap/>
            <w:vAlign w:val="bottom"/>
            <w:hideMark/>
          </w:tcPr>
          <w:p w14:paraId="569E1B75" w14:textId="6D44A3C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5A17497"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A2EDE37" w14:textId="7D4B05F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notat.notatnummer.wi</w:t>
            </w:r>
          </w:p>
        </w:tc>
        <w:tc>
          <w:tcPr>
            <w:tcW w:w="1607" w:type="dxa"/>
            <w:tcBorders>
              <w:top w:val="nil"/>
              <w:left w:val="nil"/>
              <w:bottom w:val="single" w:sz="4" w:space="0" w:color="auto"/>
              <w:right w:val="single" w:sz="4" w:space="0" w:color="auto"/>
            </w:tcBorders>
            <w:shd w:val="clear" w:color="auto" w:fill="auto"/>
            <w:noWrap/>
            <w:vAlign w:val="bottom"/>
            <w:hideMark/>
          </w:tcPr>
          <w:p w14:paraId="530FCB15" w14:textId="422FDED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FEEBC13" w14:textId="4185CF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Person.Notat.notatnummerErIndeholdtI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24B1D768" w14:textId="456DAE7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75737B6"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E02AD75" w14:textId="1BCAAC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notat.notatnummer.ne</w:t>
            </w:r>
          </w:p>
        </w:tc>
        <w:tc>
          <w:tcPr>
            <w:tcW w:w="1607" w:type="dxa"/>
            <w:tcBorders>
              <w:top w:val="nil"/>
              <w:left w:val="nil"/>
              <w:bottom w:val="single" w:sz="4" w:space="0" w:color="auto"/>
              <w:right w:val="single" w:sz="4" w:space="0" w:color="auto"/>
            </w:tcBorders>
            <w:shd w:val="clear" w:color="auto" w:fill="auto"/>
            <w:noWrap/>
            <w:vAlign w:val="bottom"/>
            <w:hideMark/>
          </w:tcPr>
          <w:p w14:paraId="37C52ADC" w14:textId="493FD73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20A0D18" w14:textId="313128E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Person.Notat.notatnummerForskelligFra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76A51D05" w14:textId="45FA4B4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4E9DB3F"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2801145D" w14:textId="7DDD239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notat.notatnummer.eq</w:t>
            </w:r>
          </w:p>
        </w:tc>
        <w:tc>
          <w:tcPr>
            <w:tcW w:w="1607" w:type="dxa"/>
            <w:tcBorders>
              <w:top w:val="nil"/>
              <w:left w:val="nil"/>
              <w:bottom w:val="single" w:sz="4" w:space="0" w:color="auto"/>
              <w:right w:val="single" w:sz="4" w:space="0" w:color="auto"/>
            </w:tcBorders>
            <w:shd w:val="clear" w:color="auto" w:fill="auto"/>
            <w:noWrap/>
            <w:vAlign w:val="bottom"/>
            <w:hideMark/>
          </w:tcPr>
          <w:p w14:paraId="4C77060E" w14:textId="27AB11E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D3031DD" w14:textId="68DB82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0CF5988C" w14:textId="482079D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862AC77"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A8CD60E" w14:textId="20EFD7F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notat.notatnummer.lt</w:t>
            </w:r>
          </w:p>
        </w:tc>
        <w:tc>
          <w:tcPr>
            <w:tcW w:w="1607" w:type="dxa"/>
            <w:tcBorders>
              <w:top w:val="nil"/>
              <w:left w:val="nil"/>
              <w:bottom w:val="single" w:sz="4" w:space="0" w:color="auto"/>
              <w:right w:val="single" w:sz="4" w:space="0" w:color="auto"/>
            </w:tcBorders>
            <w:shd w:val="clear" w:color="auto" w:fill="auto"/>
            <w:noWrap/>
            <w:vAlign w:val="bottom"/>
            <w:hideMark/>
          </w:tcPr>
          <w:p w14:paraId="67FCAC94" w14:textId="2C3E1A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3758D45" w14:textId="3B6D840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2FB9724C" w14:textId="736F87C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B29AB4C"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C7F4FC8" w14:textId="18B8480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notat.notatnummer.le</w:t>
            </w:r>
          </w:p>
        </w:tc>
        <w:tc>
          <w:tcPr>
            <w:tcW w:w="1607" w:type="dxa"/>
            <w:tcBorders>
              <w:top w:val="nil"/>
              <w:left w:val="nil"/>
              <w:bottom w:val="single" w:sz="4" w:space="0" w:color="auto"/>
              <w:right w:val="single" w:sz="4" w:space="0" w:color="auto"/>
            </w:tcBorders>
            <w:shd w:val="clear" w:color="auto" w:fill="auto"/>
            <w:noWrap/>
            <w:vAlign w:val="bottom"/>
            <w:hideMark/>
          </w:tcPr>
          <w:p w14:paraId="3B24A3EB" w14:textId="70AF84D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7B13662" w14:textId="0ECCC2B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Person.Notat.notatnummerMindreEndEllerLigMed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347FF012" w14:textId="60569EF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7776A08"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89D4465" w14:textId="761DB50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notat.notatnummer.gt</w:t>
            </w:r>
          </w:p>
        </w:tc>
        <w:tc>
          <w:tcPr>
            <w:tcW w:w="1607" w:type="dxa"/>
            <w:tcBorders>
              <w:top w:val="nil"/>
              <w:left w:val="nil"/>
              <w:bottom w:val="single" w:sz="4" w:space="0" w:color="auto"/>
              <w:right w:val="single" w:sz="4" w:space="0" w:color="auto"/>
            </w:tcBorders>
            <w:shd w:val="clear" w:color="auto" w:fill="auto"/>
            <w:noWrap/>
            <w:vAlign w:val="bottom"/>
            <w:hideMark/>
          </w:tcPr>
          <w:p w14:paraId="4455C2F6" w14:textId="6CB605E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9254357" w14:textId="1E0DA2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 -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159530A2" w14:textId="0C31F08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07E0925"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B2B6AB4" w14:textId="72E4CB6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notat.notatnummer.ge</w:t>
            </w:r>
          </w:p>
        </w:tc>
        <w:tc>
          <w:tcPr>
            <w:tcW w:w="1607" w:type="dxa"/>
            <w:tcBorders>
              <w:top w:val="nil"/>
              <w:left w:val="nil"/>
              <w:bottom w:val="single" w:sz="4" w:space="0" w:color="auto"/>
              <w:right w:val="single" w:sz="4" w:space="0" w:color="auto"/>
            </w:tcBorders>
            <w:shd w:val="clear" w:color="auto" w:fill="auto"/>
            <w:noWrap/>
            <w:vAlign w:val="bottom"/>
            <w:hideMark/>
          </w:tcPr>
          <w:p w14:paraId="2BA96544" w14:textId="4E5CD56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C9EAE6F" w14:textId="5A73FB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Person.Notat.notatnummerStoerreEndEllerLigMed- Angiver en notatlinies nummer, idet en person kan have flere notatlinier</w:t>
            </w:r>
          </w:p>
        </w:tc>
        <w:tc>
          <w:tcPr>
            <w:tcW w:w="1607" w:type="dxa"/>
            <w:tcBorders>
              <w:top w:val="nil"/>
              <w:left w:val="nil"/>
              <w:bottom w:val="single" w:sz="4" w:space="0" w:color="auto"/>
              <w:right w:val="single" w:sz="4" w:space="0" w:color="auto"/>
            </w:tcBorders>
            <w:shd w:val="clear" w:color="auto" w:fill="auto"/>
            <w:noWrap/>
            <w:vAlign w:val="bottom"/>
            <w:hideMark/>
          </w:tcPr>
          <w:p w14:paraId="0E968BCE" w14:textId="2E892B3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79E3F43" w14:textId="77777777" w:rsidTr="00BD6A48">
        <w:trPr>
          <w:trHeight w:val="27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31A9D5" w14:textId="5F4B29F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notat.virkningfra.ne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124D1E9B" w14:textId="61955B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39BEC10" w14:textId="39D47F5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FBBEDC9" w14:textId="2824E08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80B465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EDE84C" w14:textId="29C5706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0DF58839" w14:textId="1677155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F77B9AB" w14:textId="717960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F1A891F" w14:textId="5873133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3BE3A0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96A73C" w14:textId="51B45A9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59AA001" w14:textId="0F03AB7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F94644" w14:textId="1AD4F96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1097AF1" w14:textId="7771893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E7FC2C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C50D83" w14:textId="59AABD4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9A434CE" w14:textId="062D329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8A90FD" w14:textId="0EFA180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DE8FEB2" w14:textId="2B79A51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09B0A9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5F935A" w14:textId="74BEE1D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BA49560" w14:textId="59EB767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40347C3" w14:textId="392D4A7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CE4CD0B" w14:textId="198F764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9B44BD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6F23CC3" w14:textId="2FB9459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611F2FB" w14:textId="71B00D8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A387D6" w14:textId="0A047D3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19EF1F1" w14:textId="69447A3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DB651F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CD83A5" w14:textId="0311D55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B401366" w14:textId="5E32556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3534AD" w14:textId="4C023D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832BE2A" w14:textId="0D0C06A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5442BD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740CA2" w14:textId="2168E7F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D1585D5" w14:textId="50972B9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BC1431" w14:textId="527049A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35F9782" w14:textId="38C6409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D90EE6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353D517" w14:textId="28A7DDA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222AD7E" w14:textId="4AEF4DD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66A852" w14:textId="598A532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8541AB1" w14:textId="2AA5BAE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DD1780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162FFF" w14:textId="33008D7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A3C0FEB" w14:textId="374085C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3B92C0" w14:textId="41599BF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1798434" w14:textId="25C1C0D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7185B5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F7C7FD" w14:textId="15104EC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27C02E85" w14:textId="2DAAEB2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C57697" w14:textId="110B2BB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C634344" w14:textId="7499572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4E2A57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744DE8" w14:textId="39B0A80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notat.virkningtil.ge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64DD6D15" w14:textId="492A744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AEBA7D" w14:textId="7CBA8A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Person.Notat.virkningtilStoerreEndEllerLigMed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3350A8D" w14:textId="1B4FD80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A62CC3B"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5F231FF" w14:textId="611FC91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person.cprfoedselsregstedskode.wi</w:t>
            </w:r>
          </w:p>
        </w:tc>
        <w:tc>
          <w:tcPr>
            <w:tcW w:w="1607" w:type="dxa"/>
            <w:tcBorders>
              <w:top w:val="nil"/>
              <w:left w:val="nil"/>
              <w:bottom w:val="single" w:sz="4" w:space="0" w:color="auto"/>
              <w:right w:val="single" w:sz="4" w:space="0" w:color="auto"/>
            </w:tcBorders>
            <w:shd w:val="clear" w:color="auto" w:fill="auto"/>
            <w:noWrap/>
            <w:vAlign w:val="bottom"/>
            <w:hideMark/>
          </w:tcPr>
          <w:p w14:paraId="67750230" w14:textId="1B71EF1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0EE1E3B3" w14:textId="7CEF061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Person.Person.cprfoedselsregistreringsstedskodeErIndeholdtI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0AE911F6" w14:textId="78CAC440"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4BB28402"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41C050" w14:textId="15D7C82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person.cprfoedselsregstedskode.ne</w:t>
            </w:r>
          </w:p>
        </w:tc>
        <w:tc>
          <w:tcPr>
            <w:tcW w:w="1607" w:type="dxa"/>
            <w:tcBorders>
              <w:top w:val="nil"/>
              <w:left w:val="nil"/>
              <w:bottom w:val="single" w:sz="4" w:space="0" w:color="auto"/>
              <w:right w:val="single" w:sz="4" w:space="0" w:color="auto"/>
            </w:tcBorders>
            <w:shd w:val="clear" w:color="auto" w:fill="auto"/>
            <w:noWrap/>
            <w:vAlign w:val="bottom"/>
            <w:hideMark/>
          </w:tcPr>
          <w:p w14:paraId="147B7E7A" w14:textId="1226789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60AFD7C0" w14:textId="68EC9BA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Person.Person.cprfoedselsregistreringsstedskodeForskelligFra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54F4BAE3" w14:textId="581B75D5"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0019F19D"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7F2FFF" w14:textId="308460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person.cprfoedselsregstedskode.eq</w:t>
            </w:r>
          </w:p>
        </w:tc>
        <w:tc>
          <w:tcPr>
            <w:tcW w:w="1607" w:type="dxa"/>
            <w:tcBorders>
              <w:top w:val="nil"/>
              <w:left w:val="nil"/>
              <w:bottom w:val="single" w:sz="4" w:space="0" w:color="auto"/>
              <w:right w:val="single" w:sz="4" w:space="0" w:color="auto"/>
            </w:tcBorders>
            <w:shd w:val="clear" w:color="auto" w:fill="auto"/>
            <w:noWrap/>
            <w:vAlign w:val="bottom"/>
            <w:hideMark/>
          </w:tcPr>
          <w:p w14:paraId="1C61195D" w14:textId="6171D6E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5416C273" w14:textId="1ECFB17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082EA26D" w14:textId="20D7C633"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53D3876F"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56C87B" w14:textId="10DB4D3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person.cprfoedselsregstedskode.lt</w:t>
            </w:r>
          </w:p>
        </w:tc>
        <w:tc>
          <w:tcPr>
            <w:tcW w:w="1607" w:type="dxa"/>
            <w:tcBorders>
              <w:top w:val="nil"/>
              <w:left w:val="nil"/>
              <w:bottom w:val="single" w:sz="4" w:space="0" w:color="auto"/>
              <w:right w:val="single" w:sz="4" w:space="0" w:color="auto"/>
            </w:tcBorders>
            <w:shd w:val="clear" w:color="auto" w:fill="auto"/>
            <w:noWrap/>
            <w:vAlign w:val="bottom"/>
            <w:hideMark/>
          </w:tcPr>
          <w:p w14:paraId="62561C94" w14:textId="482D599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1C935806" w14:textId="0ED3F62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5BA49420" w14:textId="74977515"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2D78F0A4"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4FF982B" w14:textId="71739FE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person.cprfoedselsregstedskode.le</w:t>
            </w:r>
          </w:p>
        </w:tc>
        <w:tc>
          <w:tcPr>
            <w:tcW w:w="1607" w:type="dxa"/>
            <w:tcBorders>
              <w:top w:val="nil"/>
              <w:left w:val="nil"/>
              <w:bottom w:val="single" w:sz="4" w:space="0" w:color="auto"/>
              <w:right w:val="single" w:sz="4" w:space="0" w:color="auto"/>
            </w:tcBorders>
            <w:shd w:val="clear" w:color="auto" w:fill="auto"/>
            <w:noWrap/>
            <w:vAlign w:val="bottom"/>
            <w:hideMark/>
          </w:tcPr>
          <w:p w14:paraId="0C7DAA93" w14:textId="7BCB970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4C05941B" w14:textId="4C6D9D1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Person.Person.cprfoedselsregistreringsstedskodeMindreEndEllerLigMed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0D0FAD53" w14:textId="24315CF2"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2668411A"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3B492DB" w14:textId="14C7699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person.cprfoedselsregstedskode.gt</w:t>
            </w:r>
          </w:p>
        </w:tc>
        <w:tc>
          <w:tcPr>
            <w:tcW w:w="1607" w:type="dxa"/>
            <w:tcBorders>
              <w:top w:val="nil"/>
              <w:left w:val="nil"/>
              <w:bottom w:val="single" w:sz="4" w:space="0" w:color="auto"/>
              <w:right w:val="single" w:sz="4" w:space="0" w:color="auto"/>
            </w:tcBorders>
            <w:shd w:val="clear" w:color="auto" w:fill="auto"/>
            <w:noWrap/>
            <w:vAlign w:val="bottom"/>
            <w:hideMark/>
          </w:tcPr>
          <w:p w14:paraId="117295C8" w14:textId="412B5A4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73E8D24D" w14:textId="3732BF5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45D8BA1A" w14:textId="30E24D62"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39F65DCC"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964B21" w14:textId="74BF82F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person.cprfoedselsregstedskode.ge</w:t>
            </w:r>
          </w:p>
        </w:tc>
        <w:tc>
          <w:tcPr>
            <w:tcW w:w="1607" w:type="dxa"/>
            <w:tcBorders>
              <w:top w:val="nil"/>
              <w:left w:val="nil"/>
              <w:bottom w:val="single" w:sz="4" w:space="0" w:color="auto"/>
              <w:right w:val="single" w:sz="4" w:space="0" w:color="auto"/>
            </w:tcBorders>
            <w:shd w:val="clear" w:color="auto" w:fill="auto"/>
            <w:noWrap/>
            <w:vAlign w:val="bottom"/>
            <w:hideMark/>
          </w:tcPr>
          <w:p w14:paraId="08CCEBD0" w14:textId="721019D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000000" w:fill="FFFFFF"/>
            <w:vAlign w:val="center"/>
            <w:hideMark/>
          </w:tcPr>
          <w:p w14:paraId="387F2E3B" w14:textId="220F212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Person.Person.cprfoedselsregistreringsstedskodeStoerreEndEllerLigMed - Angiver myndighed for fødselsregistrerings stedet</w:t>
            </w:r>
          </w:p>
        </w:tc>
        <w:tc>
          <w:tcPr>
            <w:tcW w:w="1607" w:type="dxa"/>
            <w:tcBorders>
              <w:top w:val="nil"/>
              <w:left w:val="nil"/>
              <w:bottom w:val="single" w:sz="4" w:space="0" w:color="auto"/>
              <w:right w:val="single" w:sz="4" w:space="0" w:color="auto"/>
            </w:tcBorders>
            <w:shd w:val="clear" w:color="000000" w:fill="FFFFFF"/>
            <w:noWrap/>
            <w:vAlign w:val="center"/>
            <w:hideMark/>
          </w:tcPr>
          <w:p w14:paraId="021D5299" w14:textId="3978715F"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761E01B3"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792704" w14:textId="5CA221E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person.cprfoedselsregstedsnavn.wi</w:t>
            </w:r>
          </w:p>
        </w:tc>
        <w:tc>
          <w:tcPr>
            <w:tcW w:w="1607" w:type="dxa"/>
            <w:tcBorders>
              <w:top w:val="nil"/>
              <w:left w:val="nil"/>
              <w:bottom w:val="single" w:sz="4" w:space="0" w:color="auto"/>
              <w:right w:val="single" w:sz="4" w:space="0" w:color="auto"/>
            </w:tcBorders>
            <w:shd w:val="clear" w:color="auto" w:fill="auto"/>
            <w:noWrap/>
            <w:vAlign w:val="bottom"/>
            <w:hideMark/>
          </w:tcPr>
          <w:p w14:paraId="31DA8F02" w14:textId="52FC67D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28AD0F4D" w14:textId="6D7A488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Person.Person.cprfoedselsregistreringsstedsnavnErIndeholdtI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1230D312" w14:textId="073C652B"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62B6406E"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3417A6" w14:textId="3301D01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person.cprfoedselsregstedsnavn.cont</w:t>
            </w:r>
          </w:p>
        </w:tc>
        <w:tc>
          <w:tcPr>
            <w:tcW w:w="1607" w:type="dxa"/>
            <w:tcBorders>
              <w:top w:val="nil"/>
              <w:left w:val="nil"/>
              <w:bottom w:val="single" w:sz="4" w:space="0" w:color="auto"/>
              <w:right w:val="single" w:sz="4" w:space="0" w:color="auto"/>
            </w:tcBorders>
            <w:shd w:val="clear" w:color="auto" w:fill="auto"/>
            <w:noWrap/>
            <w:vAlign w:val="bottom"/>
            <w:hideMark/>
          </w:tcPr>
          <w:p w14:paraId="017C439A" w14:textId="6799591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173A2E02" w14:textId="00FC044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Person.Person.cprfoedselsregistreringsstedsnavnIndeholder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2E03CC02" w14:textId="5F3BE1DE"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577F764F"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D29A0A" w14:textId="1754DA9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person.cprfoedselsregstedsnavn.eq</w:t>
            </w:r>
          </w:p>
        </w:tc>
        <w:tc>
          <w:tcPr>
            <w:tcW w:w="1607" w:type="dxa"/>
            <w:tcBorders>
              <w:top w:val="nil"/>
              <w:left w:val="nil"/>
              <w:bottom w:val="single" w:sz="4" w:space="0" w:color="auto"/>
              <w:right w:val="single" w:sz="4" w:space="0" w:color="auto"/>
            </w:tcBorders>
            <w:shd w:val="clear" w:color="auto" w:fill="auto"/>
            <w:noWrap/>
            <w:vAlign w:val="bottom"/>
            <w:hideMark/>
          </w:tcPr>
          <w:p w14:paraId="1E6C13CD" w14:textId="2D52A91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center"/>
            <w:hideMark/>
          </w:tcPr>
          <w:p w14:paraId="334072B8" w14:textId="572E008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Person.Person.cprfoedselsregistreringsstedsnavnLigMed - Registreringssted for fødsel</w:t>
            </w:r>
          </w:p>
        </w:tc>
        <w:tc>
          <w:tcPr>
            <w:tcW w:w="1607" w:type="dxa"/>
            <w:tcBorders>
              <w:top w:val="nil"/>
              <w:left w:val="nil"/>
              <w:bottom w:val="single" w:sz="4" w:space="0" w:color="auto"/>
              <w:right w:val="single" w:sz="4" w:space="0" w:color="auto"/>
            </w:tcBorders>
            <w:shd w:val="clear" w:color="000000" w:fill="FFFFFF"/>
            <w:noWrap/>
            <w:vAlign w:val="center"/>
            <w:hideMark/>
          </w:tcPr>
          <w:p w14:paraId="4A7DCF1D" w14:textId="1AD7B3E2"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1E4C1F7B"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FEA8852" w14:textId="601CA15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737C8089" w14:textId="4566884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5C044E" w14:textId="0988024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Person.Person.foedselsdatoForskelligFra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071DD39F" w14:textId="41CC7E37"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0F9C12E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60654F" w14:textId="5D12D9B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321B674F" w14:textId="37367A1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05712D8" w14:textId="5B88658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077ADDCF" w14:textId="1AAC9FDA"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6CC3F47B"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8E3DC6" w14:textId="6B7D289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78E4B98E" w14:textId="3B8A094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AF7AB0" w14:textId="3223D65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5C02A6C0" w14:textId="23E339DA"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50347998"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86FFA1" w14:textId="5F2F1D0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3A09A186" w14:textId="2D79CEF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8669F3" w14:textId="3506AF4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Person.Person.foedselsdatoMindreEndEllerLigMed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259B41B5" w14:textId="5C7E274E"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3D5BDAEE"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29A8F2" w14:textId="6EB6BB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4142EE88" w14:textId="733A268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C5AE19" w14:textId="18E5876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1DB4D4FE" w14:textId="38892DD9"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7CC7C9CD"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EAC151" w14:textId="7512A12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540706A2" w14:textId="66BE3DB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C965643" w14:textId="2B52D53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Person.Person.foedselsdatoStoerreEndEllerLigMed -Angiver hvilken dato fødslen har fundet sted</w:t>
            </w:r>
          </w:p>
        </w:tc>
        <w:tc>
          <w:tcPr>
            <w:tcW w:w="1607" w:type="dxa"/>
            <w:tcBorders>
              <w:top w:val="nil"/>
              <w:left w:val="nil"/>
              <w:bottom w:val="single" w:sz="4" w:space="0" w:color="auto"/>
              <w:right w:val="single" w:sz="4" w:space="0" w:color="auto"/>
            </w:tcBorders>
            <w:shd w:val="clear" w:color="000000" w:fill="FFFFFF"/>
            <w:noWrap/>
            <w:vAlign w:val="center"/>
            <w:hideMark/>
          </w:tcPr>
          <w:p w14:paraId="1E7800EA" w14:textId="23CABE94" w:rsidR="00533C42" w:rsidRPr="00360E00" w:rsidRDefault="00533C42"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 </w:t>
            </w:r>
          </w:p>
        </w:tc>
      </w:tr>
      <w:tr w:rsidR="00533C42" w:rsidRPr="00360E00" w14:paraId="3688CA5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95B18A" w14:textId="33FE098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person.foedselsdatoum.eq</w:t>
            </w:r>
          </w:p>
        </w:tc>
        <w:tc>
          <w:tcPr>
            <w:tcW w:w="1607" w:type="dxa"/>
            <w:tcBorders>
              <w:top w:val="nil"/>
              <w:left w:val="nil"/>
              <w:bottom w:val="single" w:sz="4" w:space="0" w:color="auto"/>
              <w:right w:val="single" w:sz="4" w:space="0" w:color="auto"/>
            </w:tcBorders>
            <w:shd w:val="clear" w:color="auto" w:fill="auto"/>
            <w:noWrap/>
            <w:vAlign w:val="bottom"/>
            <w:hideMark/>
          </w:tcPr>
          <w:p w14:paraId="64C8BC8B" w14:textId="33C18BF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3F6104B" w14:textId="2323547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Person.Person.foedselsdatousikkerhedsmarkeringLigMed - Angiver usikkerhed omkring fødslesdato</w:t>
            </w:r>
          </w:p>
        </w:tc>
        <w:tc>
          <w:tcPr>
            <w:tcW w:w="1607" w:type="dxa"/>
            <w:tcBorders>
              <w:top w:val="nil"/>
              <w:left w:val="nil"/>
              <w:bottom w:val="single" w:sz="4" w:space="0" w:color="auto"/>
              <w:right w:val="single" w:sz="4" w:space="0" w:color="auto"/>
            </w:tcBorders>
            <w:shd w:val="clear" w:color="auto" w:fill="auto"/>
            <w:noWrap/>
            <w:vAlign w:val="bottom"/>
            <w:hideMark/>
          </w:tcPr>
          <w:p w14:paraId="11DBC106" w14:textId="1D6CACA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F520AC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C81AB1" w14:textId="6D29595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6FB4C806" w14:textId="6654448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56A7236" w14:textId="49D6C40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FAC47F9" w14:textId="4F2BA64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FF92EC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75312A" w14:textId="5896A1D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5FEBF83D" w14:textId="25CADFB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A9F3025" w14:textId="72F43A1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48070289" w14:textId="1E64F49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D8BFC7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84E03D" w14:textId="22094C3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759B4A5D" w14:textId="59BD5BE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180D98E" w14:textId="507C88A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2726FB86" w14:textId="5493950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AFDB36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E61A206" w14:textId="3CC850D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22918185" w14:textId="6BD2C74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3228DC7" w14:textId="1035152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FA5E98E" w14:textId="5F79C2A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DA451A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D7F61F" w14:textId="5D2D44B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4509C13A" w14:textId="2CB184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246B03A" w14:textId="313638C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CE378F7" w14:textId="082C652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565A8C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DE51A8" w14:textId="2A30B07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32EF84E1" w14:textId="28EE299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9C9867A" w14:textId="53BE11F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338CEE3" w14:textId="3DC5277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A72A95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0839EC" w14:textId="4F87290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7EA300F3" w14:textId="0F3D47D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E6871E6" w14:textId="3CF8A3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7E655B4" w14:textId="29A03ED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2628E6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D83FDC" w14:textId="0396A07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person.koen.wi</w:t>
            </w:r>
          </w:p>
        </w:tc>
        <w:tc>
          <w:tcPr>
            <w:tcW w:w="1607" w:type="dxa"/>
            <w:tcBorders>
              <w:top w:val="nil"/>
              <w:left w:val="nil"/>
              <w:bottom w:val="single" w:sz="4" w:space="0" w:color="auto"/>
              <w:right w:val="single" w:sz="4" w:space="0" w:color="auto"/>
            </w:tcBorders>
            <w:shd w:val="clear" w:color="auto" w:fill="auto"/>
            <w:noWrap/>
            <w:vAlign w:val="bottom"/>
            <w:hideMark/>
          </w:tcPr>
          <w:p w14:paraId="5216A420" w14:textId="44967BC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49A34B39" w14:textId="5C16470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Person.Person.koenErIndeholdtI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18899D41" w14:textId="5DAF759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E5F042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FD92FB" w14:textId="2F3EF57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person.koen.eq</w:t>
            </w:r>
          </w:p>
        </w:tc>
        <w:tc>
          <w:tcPr>
            <w:tcW w:w="1607" w:type="dxa"/>
            <w:tcBorders>
              <w:top w:val="nil"/>
              <w:left w:val="nil"/>
              <w:bottom w:val="single" w:sz="4" w:space="0" w:color="auto"/>
              <w:right w:val="single" w:sz="4" w:space="0" w:color="auto"/>
            </w:tcBorders>
            <w:shd w:val="clear" w:color="auto" w:fill="auto"/>
            <w:noWrap/>
            <w:vAlign w:val="bottom"/>
            <w:hideMark/>
          </w:tcPr>
          <w:p w14:paraId="1FFC7C61" w14:textId="1D5C181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noWrap/>
            <w:vAlign w:val="bottom"/>
            <w:hideMark/>
          </w:tcPr>
          <w:p w14:paraId="343C5CDF" w14:textId="711440B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Person.Person.koenLigMed - En persons køn</w:t>
            </w:r>
          </w:p>
        </w:tc>
        <w:tc>
          <w:tcPr>
            <w:tcW w:w="1607" w:type="dxa"/>
            <w:tcBorders>
              <w:top w:val="nil"/>
              <w:left w:val="nil"/>
              <w:bottom w:val="single" w:sz="4" w:space="0" w:color="auto"/>
              <w:right w:val="single" w:sz="4" w:space="0" w:color="auto"/>
            </w:tcBorders>
            <w:shd w:val="clear" w:color="auto" w:fill="auto"/>
            <w:noWrap/>
            <w:vAlign w:val="bottom"/>
            <w:hideMark/>
          </w:tcPr>
          <w:p w14:paraId="0AC3A35E" w14:textId="3103354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74B51E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2EE5B7" w14:textId="631E957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person.registreringfra.ne</w:t>
            </w:r>
          </w:p>
        </w:tc>
        <w:tc>
          <w:tcPr>
            <w:tcW w:w="1607" w:type="dxa"/>
            <w:tcBorders>
              <w:top w:val="nil"/>
              <w:left w:val="nil"/>
              <w:bottom w:val="single" w:sz="4" w:space="0" w:color="auto"/>
              <w:right w:val="single" w:sz="4" w:space="0" w:color="auto"/>
            </w:tcBorders>
            <w:shd w:val="clear" w:color="auto" w:fill="auto"/>
            <w:noWrap/>
            <w:vAlign w:val="bottom"/>
            <w:hideMark/>
          </w:tcPr>
          <w:p w14:paraId="182F9B5D" w14:textId="2758DF6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67F841" w14:textId="178059B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0ABBBAB" w14:textId="31FE009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16C498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911EDF" w14:textId="7869958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person.registreringfra.eq</w:t>
            </w:r>
          </w:p>
        </w:tc>
        <w:tc>
          <w:tcPr>
            <w:tcW w:w="1607" w:type="dxa"/>
            <w:tcBorders>
              <w:top w:val="nil"/>
              <w:left w:val="nil"/>
              <w:bottom w:val="single" w:sz="4" w:space="0" w:color="auto"/>
              <w:right w:val="single" w:sz="4" w:space="0" w:color="auto"/>
            </w:tcBorders>
            <w:shd w:val="clear" w:color="auto" w:fill="auto"/>
            <w:noWrap/>
            <w:vAlign w:val="bottom"/>
            <w:hideMark/>
          </w:tcPr>
          <w:p w14:paraId="6D5A2DB2" w14:textId="0599E20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797F9F4" w14:textId="7B81617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C5CDBE2" w14:textId="2D85D9A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4C8140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4EF8B2" w14:textId="02FC464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person.registreringfra.lt</w:t>
            </w:r>
          </w:p>
        </w:tc>
        <w:tc>
          <w:tcPr>
            <w:tcW w:w="1607" w:type="dxa"/>
            <w:tcBorders>
              <w:top w:val="nil"/>
              <w:left w:val="nil"/>
              <w:bottom w:val="single" w:sz="4" w:space="0" w:color="auto"/>
              <w:right w:val="single" w:sz="4" w:space="0" w:color="auto"/>
            </w:tcBorders>
            <w:shd w:val="clear" w:color="auto" w:fill="auto"/>
            <w:noWrap/>
            <w:vAlign w:val="bottom"/>
            <w:hideMark/>
          </w:tcPr>
          <w:p w14:paraId="0AA7A759" w14:textId="2320940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CBBD46" w14:textId="33DC2EB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0F290C43" w14:textId="20F8B5E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3DD37B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B5E28D" w14:textId="0066A10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person.registreringfra.le</w:t>
            </w:r>
          </w:p>
        </w:tc>
        <w:tc>
          <w:tcPr>
            <w:tcW w:w="1607" w:type="dxa"/>
            <w:tcBorders>
              <w:top w:val="nil"/>
              <w:left w:val="nil"/>
              <w:bottom w:val="single" w:sz="4" w:space="0" w:color="auto"/>
              <w:right w:val="single" w:sz="4" w:space="0" w:color="auto"/>
            </w:tcBorders>
            <w:shd w:val="clear" w:color="auto" w:fill="auto"/>
            <w:noWrap/>
            <w:vAlign w:val="bottom"/>
            <w:hideMark/>
          </w:tcPr>
          <w:p w14:paraId="2EC14564" w14:textId="7C3C620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78FE512" w14:textId="3389BA9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653B1E9" w14:textId="45C88B2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A7E567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8AE91D6" w14:textId="3990000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person.registreringfra.gt</w:t>
            </w:r>
          </w:p>
        </w:tc>
        <w:tc>
          <w:tcPr>
            <w:tcW w:w="1607" w:type="dxa"/>
            <w:tcBorders>
              <w:top w:val="nil"/>
              <w:left w:val="nil"/>
              <w:bottom w:val="single" w:sz="4" w:space="0" w:color="auto"/>
              <w:right w:val="single" w:sz="4" w:space="0" w:color="auto"/>
            </w:tcBorders>
            <w:shd w:val="clear" w:color="auto" w:fill="auto"/>
            <w:noWrap/>
            <w:vAlign w:val="bottom"/>
            <w:hideMark/>
          </w:tcPr>
          <w:p w14:paraId="3C1DA758" w14:textId="645E26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A9A453" w14:textId="0AE7615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F11D752" w14:textId="698E60E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25036A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C78F1D" w14:textId="162797D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person.registreringfra.ge</w:t>
            </w:r>
          </w:p>
        </w:tc>
        <w:tc>
          <w:tcPr>
            <w:tcW w:w="1607" w:type="dxa"/>
            <w:tcBorders>
              <w:top w:val="nil"/>
              <w:left w:val="nil"/>
              <w:bottom w:val="single" w:sz="4" w:space="0" w:color="auto"/>
              <w:right w:val="single" w:sz="4" w:space="0" w:color="auto"/>
            </w:tcBorders>
            <w:shd w:val="clear" w:color="auto" w:fill="auto"/>
            <w:noWrap/>
            <w:vAlign w:val="bottom"/>
            <w:hideMark/>
          </w:tcPr>
          <w:p w14:paraId="01C9FF64" w14:textId="07F9EA5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D57471E" w14:textId="19A05C3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8500EAF" w14:textId="37FE2B1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EBC669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4E624A" w14:textId="2CC87A1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person.registreringtil.ne</w:t>
            </w:r>
          </w:p>
        </w:tc>
        <w:tc>
          <w:tcPr>
            <w:tcW w:w="1607" w:type="dxa"/>
            <w:tcBorders>
              <w:top w:val="nil"/>
              <w:left w:val="nil"/>
              <w:bottom w:val="single" w:sz="4" w:space="0" w:color="auto"/>
              <w:right w:val="single" w:sz="4" w:space="0" w:color="auto"/>
            </w:tcBorders>
            <w:shd w:val="clear" w:color="auto" w:fill="auto"/>
            <w:noWrap/>
            <w:vAlign w:val="bottom"/>
            <w:hideMark/>
          </w:tcPr>
          <w:p w14:paraId="1C1D89C0" w14:textId="2200583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3A4E90" w14:textId="0244EE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BE4AC8D" w14:textId="2983564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E446F6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CB80EF0" w14:textId="2E90C53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person.registreringtil.eq</w:t>
            </w:r>
          </w:p>
        </w:tc>
        <w:tc>
          <w:tcPr>
            <w:tcW w:w="1607" w:type="dxa"/>
            <w:tcBorders>
              <w:top w:val="nil"/>
              <w:left w:val="nil"/>
              <w:bottom w:val="single" w:sz="4" w:space="0" w:color="auto"/>
              <w:right w:val="single" w:sz="4" w:space="0" w:color="auto"/>
            </w:tcBorders>
            <w:shd w:val="clear" w:color="auto" w:fill="auto"/>
            <w:noWrap/>
            <w:vAlign w:val="bottom"/>
            <w:hideMark/>
          </w:tcPr>
          <w:p w14:paraId="2C21D87E" w14:textId="02E9E7E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97B224E" w14:textId="62717E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73DFDD94" w14:textId="3721074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EE1D1F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7286FA" w14:textId="0921F49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person.registreringtil.lt</w:t>
            </w:r>
          </w:p>
        </w:tc>
        <w:tc>
          <w:tcPr>
            <w:tcW w:w="1607" w:type="dxa"/>
            <w:tcBorders>
              <w:top w:val="nil"/>
              <w:left w:val="nil"/>
              <w:bottom w:val="single" w:sz="4" w:space="0" w:color="auto"/>
              <w:right w:val="single" w:sz="4" w:space="0" w:color="auto"/>
            </w:tcBorders>
            <w:shd w:val="clear" w:color="auto" w:fill="auto"/>
            <w:noWrap/>
            <w:vAlign w:val="bottom"/>
            <w:hideMark/>
          </w:tcPr>
          <w:p w14:paraId="0EB10675" w14:textId="76B0C94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515D9E" w14:textId="772677C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4814932" w14:textId="19CD856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7B7DFA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841B40D" w14:textId="7C847DB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person.registreringtil.le</w:t>
            </w:r>
          </w:p>
        </w:tc>
        <w:tc>
          <w:tcPr>
            <w:tcW w:w="1607" w:type="dxa"/>
            <w:tcBorders>
              <w:top w:val="nil"/>
              <w:left w:val="nil"/>
              <w:bottom w:val="single" w:sz="4" w:space="0" w:color="auto"/>
              <w:right w:val="single" w:sz="4" w:space="0" w:color="auto"/>
            </w:tcBorders>
            <w:shd w:val="clear" w:color="auto" w:fill="auto"/>
            <w:noWrap/>
            <w:vAlign w:val="bottom"/>
            <w:hideMark/>
          </w:tcPr>
          <w:p w14:paraId="5BA501BB" w14:textId="01D89F0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4046D0" w14:textId="6E5930E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0E97846" w14:textId="6EB5B63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92AC75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0D16A4" w14:textId="4C1CDBB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person.registreringtil.gt</w:t>
            </w:r>
          </w:p>
        </w:tc>
        <w:tc>
          <w:tcPr>
            <w:tcW w:w="1607" w:type="dxa"/>
            <w:tcBorders>
              <w:top w:val="nil"/>
              <w:left w:val="nil"/>
              <w:bottom w:val="single" w:sz="4" w:space="0" w:color="auto"/>
              <w:right w:val="single" w:sz="4" w:space="0" w:color="auto"/>
            </w:tcBorders>
            <w:shd w:val="clear" w:color="auto" w:fill="auto"/>
            <w:noWrap/>
            <w:vAlign w:val="bottom"/>
            <w:hideMark/>
          </w:tcPr>
          <w:p w14:paraId="552A51CA" w14:textId="0A25ACB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390A5C6" w14:textId="625F828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6F346C47" w14:textId="0520638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6B44A9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92E5603" w14:textId="4696A84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person.registreringtil.ge</w:t>
            </w:r>
          </w:p>
        </w:tc>
        <w:tc>
          <w:tcPr>
            <w:tcW w:w="1607" w:type="dxa"/>
            <w:tcBorders>
              <w:top w:val="nil"/>
              <w:left w:val="nil"/>
              <w:bottom w:val="single" w:sz="4" w:space="0" w:color="auto"/>
              <w:right w:val="single" w:sz="4" w:space="0" w:color="auto"/>
            </w:tcBorders>
            <w:shd w:val="clear" w:color="auto" w:fill="auto"/>
            <w:noWrap/>
            <w:vAlign w:val="bottom"/>
            <w:hideMark/>
          </w:tcPr>
          <w:p w14:paraId="51A658CD" w14:textId="1CC37AA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5A994A6" w14:textId="124502A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Person.Person.registreringtilStoerreEndEllerLigMed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5B89EE4" w14:textId="7C82A98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0FA6D5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D9EAB26" w14:textId="3BAEDED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person.statusdato.ne</w:t>
            </w:r>
          </w:p>
        </w:tc>
        <w:tc>
          <w:tcPr>
            <w:tcW w:w="1607" w:type="dxa"/>
            <w:tcBorders>
              <w:top w:val="nil"/>
              <w:left w:val="nil"/>
              <w:bottom w:val="single" w:sz="4" w:space="0" w:color="auto"/>
              <w:right w:val="single" w:sz="4" w:space="0" w:color="auto"/>
            </w:tcBorders>
            <w:shd w:val="clear" w:color="auto" w:fill="auto"/>
            <w:noWrap/>
            <w:vAlign w:val="bottom"/>
            <w:hideMark/>
          </w:tcPr>
          <w:p w14:paraId="6B1882EE" w14:textId="3EA696B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63D228" w14:textId="142B01E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E821F5F" w14:textId="50F594A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6928D7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4220D6" w14:textId="78547CF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person.statusdato.eq</w:t>
            </w:r>
          </w:p>
        </w:tc>
        <w:tc>
          <w:tcPr>
            <w:tcW w:w="1607" w:type="dxa"/>
            <w:tcBorders>
              <w:top w:val="nil"/>
              <w:left w:val="nil"/>
              <w:bottom w:val="single" w:sz="4" w:space="0" w:color="auto"/>
              <w:right w:val="single" w:sz="4" w:space="0" w:color="auto"/>
            </w:tcBorders>
            <w:shd w:val="clear" w:color="auto" w:fill="auto"/>
            <w:noWrap/>
            <w:vAlign w:val="bottom"/>
            <w:hideMark/>
          </w:tcPr>
          <w:p w14:paraId="1DF29759" w14:textId="5C4A252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A4F07E" w14:textId="23814AD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Person.Person.statusdatoLigMed - </w:t>
            </w:r>
          </w:p>
        </w:tc>
        <w:tc>
          <w:tcPr>
            <w:tcW w:w="1607" w:type="dxa"/>
            <w:tcBorders>
              <w:top w:val="nil"/>
              <w:left w:val="nil"/>
              <w:bottom w:val="single" w:sz="4" w:space="0" w:color="auto"/>
              <w:right w:val="single" w:sz="4" w:space="0" w:color="auto"/>
            </w:tcBorders>
            <w:shd w:val="clear" w:color="auto" w:fill="auto"/>
            <w:noWrap/>
            <w:vAlign w:val="bottom"/>
            <w:hideMark/>
          </w:tcPr>
          <w:p w14:paraId="18AB16B3" w14:textId="322056D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1CBC3A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F4B0B03" w14:textId="1DAF8BC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person.statusdato.lt</w:t>
            </w:r>
          </w:p>
        </w:tc>
        <w:tc>
          <w:tcPr>
            <w:tcW w:w="1607" w:type="dxa"/>
            <w:tcBorders>
              <w:top w:val="nil"/>
              <w:left w:val="nil"/>
              <w:bottom w:val="single" w:sz="4" w:space="0" w:color="auto"/>
              <w:right w:val="single" w:sz="4" w:space="0" w:color="auto"/>
            </w:tcBorders>
            <w:shd w:val="clear" w:color="auto" w:fill="auto"/>
            <w:noWrap/>
            <w:vAlign w:val="bottom"/>
            <w:hideMark/>
          </w:tcPr>
          <w:p w14:paraId="2CF27631" w14:textId="72925B2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CACF244" w14:textId="73C0161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1D70AF2" w14:textId="2B1DA89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95A6E3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1D9A10" w14:textId="2BD8552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person.statusdato.le</w:t>
            </w:r>
          </w:p>
        </w:tc>
        <w:tc>
          <w:tcPr>
            <w:tcW w:w="1607" w:type="dxa"/>
            <w:tcBorders>
              <w:top w:val="nil"/>
              <w:left w:val="nil"/>
              <w:bottom w:val="single" w:sz="4" w:space="0" w:color="auto"/>
              <w:right w:val="single" w:sz="4" w:space="0" w:color="auto"/>
            </w:tcBorders>
            <w:shd w:val="clear" w:color="auto" w:fill="auto"/>
            <w:noWrap/>
            <w:vAlign w:val="bottom"/>
            <w:hideMark/>
          </w:tcPr>
          <w:p w14:paraId="57AC1ADF" w14:textId="2548C0B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8FCCA9" w14:textId="73171C9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7AB153C" w14:textId="58B1292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4104F2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43545D" w14:textId="1F844B2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person.statusdato.gt</w:t>
            </w:r>
          </w:p>
        </w:tc>
        <w:tc>
          <w:tcPr>
            <w:tcW w:w="1607" w:type="dxa"/>
            <w:tcBorders>
              <w:top w:val="nil"/>
              <w:left w:val="nil"/>
              <w:bottom w:val="single" w:sz="4" w:space="0" w:color="auto"/>
              <w:right w:val="single" w:sz="4" w:space="0" w:color="auto"/>
            </w:tcBorders>
            <w:shd w:val="clear" w:color="auto" w:fill="auto"/>
            <w:noWrap/>
            <w:vAlign w:val="bottom"/>
            <w:hideMark/>
          </w:tcPr>
          <w:p w14:paraId="2B08593D" w14:textId="3144FC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A5450C0" w14:textId="3E8EFE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FAABC8E" w14:textId="0EB6B17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CA1B8C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B97485" w14:textId="11C203E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person.statusdato.ge</w:t>
            </w:r>
          </w:p>
        </w:tc>
        <w:tc>
          <w:tcPr>
            <w:tcW w:w="1607" w:type="dxa"/>
            <w:tcBorders>
              <w:top w:val="nil"/>
              <w:left w:val="nil"/>
              <w:bottom w:val="single" w:sz="4" w:space="0" w:color="auto"/>
              <w:right w:val="single" w:sz="4" w:space="0" w:color="auto"/>
            </w:tcBorders>
            <w:shd w:val="clear" w:color="auto" w:fill="auto"/>
            <w:noWrap/>
            <w:vAlign w:val="bottom"/>
            <w:hideMark/>
          </w:tcPr>
          <w:p w14:paraId="05B7D4A2" w14:textId="5B1CBC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64F4CF" w14:textId="7879CB2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4109E9C" w14:textId="7372986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1C68C4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3AE95D" w14:textId="0E4D014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person.statusdatoum.eq</w:t>
            </w:r>
          </w:p>
        </w:tc>
        <w:tc>
          <w:tcPr>
            <w:tcW w:w="1607" w:type="dxa"/>
            <w:tcBorders>
              <w:top w:val="nil"/>
              <w:left w:val="nil"/>
              <w:bottom w:val="single" w:sz="4" w:space="0" w:color="auto"/>
              <w:right w:val="single" w:sz="4" w:space="0" w:color="auto"/>
            </w:tcBorders>
            <w:shd w:val="clear" w:color="auto" w:fill="auto"/>
            <w:noWrap/>
            <w:vAlign w:val="bottom"/>
            <w:hideMark/>
          </w:tcPr>
          <w:p w14:paraId="06174F4F" w14:textId="3B36EF9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74A37DB" w14:textId="4593265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Person.Person.statusdatousikkerhedsmarkeringLigMed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54DB933" w14:textId="3931A17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5689DF0"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8FF7255" w14:textId="400BC98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4AD1DCC1" w14:textId="1F3F8A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700EA297" w14:textId="63A882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Person.Person.statusErIndeholdtI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7C8069D2" w14:textId="52AE2D5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588B376"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797FFBBE" w14:textId="7F0D3D2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3DE99605" w14:textId="39F04BB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452D0A2B" w14:textId="5294EAF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Person.Person.statusLigMed - Angiver om en persons er udrejst, forsvundet, har dansk/grønlandsk bopæl, død osv. </w:t>
            </w:r>
          </w:p>
        </w:tc>
        <w:tc>
          <w:tcPr>
            <w:tcW w:w="1607" w:type="dxa"/>
            <w:tcBorders>
              <w:top w:val="nil"/>
              <w:left w:val="nil"/>
              <w:bottom w:val="single" w:sz="4" w:space="0" w:color="auto"/>
              <w:right w:val="single" w:sz="4" w:space="0" w:color="auto"/>
            </w:tcBorders>
            <w:shd w:val="clear" w:color="auto" w:fill="auto"/>
            <w:noWrap/>
            <w:vAlign w:val="bottom"/>
            <w:hideMark/>
          </w:tcPr>
          <w:p w14:paraId="6BEBF0FB" w14:textId="3606F6E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C8B376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598D75" w14:textId="4439AD7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person.stilling.wi</w:t>
            </w:r>
          </w:p>
        </w:tc>
        <w:tc>
          <w:tcPr>
            <w:tcW w:w="1607" w:type="dxa"/>
            <w:tcBorders>
              <w:top w:val="nil"/>
              <w:left w:val="nil"/>
              <w:bottom w:val="single" w:sz="4" w:space="0" w:color="auto"/>
              <w:right w:val="single" w:sz="4" w:space="0" w:color="auto"/>
            </w:tcBorders>
            <w:shd w:val="clear" w:color="auto" w:fill="auto"/>
            <w:noWrap/>
            <w:vAlign w:val="bottom"/>
            <w:hideMark/>
          </w:tcPr>
          <w:p w14:paraId="1E94A84F" w14:textId="73C1848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099A44" w14:textId="788A36B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Person.Person.stillingErIndeholdtI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33700C0E" w14:textId="69624EF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CF201C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D91461" w14:textId="7B7B579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person.stilling.cont</w:t>
            </w:r>
          </w:p>
        </w:tc>
        <w:tc>
          <w:tcPr>
            <w:tcW w:w="1607" w:type="dxa"/>
            <w:tcBorders>
              <w:top w:val="nil"/>
              <w:left w:val="nil"/>
              <w:bottom w:val="single" w:sz="4" w:space="0" w:color="auto"/>
              <w:right w:val="single" w:sz="4" w:space="0" w:color="auto"/>
            </w:tcBorders>
            <w:shd w:val="clear" w:color="auto" w:fill="auto"/>
            <w:noWrap/>
            <w:vAlign w:val="bottom"/>
            <w:hideMark/>
          </w:tcPr>
          <w:p w14:paraId="29EF9C4A" w14:textId="45DBB56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84B8E8F" w14:textId="18CB65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Person.Person.stillingIndeholder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35A8EF53" w14:textId="4E0839D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06E751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3B9CE4" w14:textId="2CA0F74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person.stilling.eq</w:t>
            </w:r>
          </w:p>
        </w:tc>
        <w:tc>
          <w:tcPr>
            <w:tcW w:w="1607" w:type="dxa"/>
            <w:tcBorders>
              <w:top w:val="nil"/>
              <w:left w:val="nil"/>
              <w:bottom w:val="single" w:sz="4" w:space="0" w:color="auto"/>
              <w:right w:val="single" w:sz="4" w:space="0" w:color="auto"/>
            </w:tcBorders>
            <w:shd w:val="clear" w:color="auto" w:fill="auto"/>
            <w:noWrap/>
            <w:vAlign w:val="bottom"/>
            <w:hideMark/>
          </w:tcPr>
          <w:p w14:paraId="18FEAFFF" w14:textId="363C364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DB282F4" w14:textId="3EFA9AC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Person.Person.stillingLigMed - Stilling i klarskrift</w:t>
            </w:r>
          </w:p>
        </w:tc>
        <w:tc>
          <w:tcPr>
            <w:tcW w:w="1607" w:type="dxa"/>
            <w:tcBorders>
              <w:top w:val="nil"/>
              <w:left w:val="nil"/>
              <w:bottom w:val="single" w:sz="4" w:space="0" w:color="auto"/>
              <w:right w:val="single" w:sz="4" w:space="0" w:color="auto"/>
            </w:tcBorders>
            <w:shd w:val="clear" w:color="auto" w:fill="auto"/>
            <w:noWrap/>
            <w:vAlign w:val="bottom"/>
            <w:hideMark/>
          </w:tcPr>
          <w:p w14:paraId="4456C91F" w14:textId="2F0FC5F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07713C9"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88FC4FC" w14:textId="0B2A652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person.supplfoedselsregsted.wi</w:t>
            </w:r>
          </w:p>
        </w:tc>
        <w:tc>
          <w:tcPr>
            <w:tcW w:w="1607" w:type="dxa"/>
            <w:tcBorders>
              <w:top w:val="nil"/>
              <w:left w:val="nil"/>
              <w:bottom w:val="single" w:sz="4" w:space="0" w:color="auto"/>
              <w:right w:val="single" w:sz="4" w:space="0" w:color="auto"/>
            </w:tcBorders>
            <w:shd w:val="clear" w:color="000000" w:fill="FFFFFF"/>
            <w:noWrap/>
            <w:vAlign w:val="bottom"/>
            <w:hideMark/>
          </w:tcPr>
          <w:p w14:paraId="7E84BD27" w14:textId="7476790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4559778E" w14:textId="000D094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Person.Person.supplerendefoedselsregistreringsstedErIndeholdtI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144C5C21" w14:textId="0F29FAF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A211692"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33EEFE6" w14:textId="588E314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person.supplfoedselsregsted.cont</w:t>
            </w:r>
          </w:p>
        </w:tc>
        <w:tc>
          <w:tcPr>
            <w:tcW w:w="1607" w:type="dxa"/>
            <w:tcBorders>
              <w:top w:val="nil"/>
              <w:left w:val="nil"/>
              <w:bottom w:val="single" w:sz="4" w:space="0" w:color="auto"/>
              <w:right w:val="single" w:sz="4" w:space="0" w:color="auto"/>
            </w:tcBorders>
            <w:shd w:val="clear" w:color="000000" w:fill="FFFFFF"/>
            <w:noWrap/>
            <w:vAlign w:val="bottom"/>
            <w:hideMark/>
          </w:tcPr>
          <w:p w14:paraId="2085F0EC" w14:textId="6205138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4D784136" w14:textId="77CA11A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Person.Person.supplerendefoedselsregistreringsstedIndeholder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196A9D4B" w14:textId="1E14330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BCFA041"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26BAE16" w14:textId="2F575D2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person.supplfoedselsregsted.eq</w:t>
            </w:r>
          </w:p>
        </w:tc>
        <w:tc>
          <w:tcPr>
            <w:tcW w:w="1607" w:type="dxa"/>
            <w:tcBorders>
              <w:top w:val="nil"/>
              <w:left w:val="nil"/>
              <w:bottom w:val="single" w:sz="4" w:space="0" w:color="auto"/>
              <w:right w:val="single" w:sz="4" w:space="0" w:color="auto"/>
            </w:tcBorders>
            <w:shd w:val="clear" w:color="000000" w:fill="FFFFFF"/>
            <w:noWrap/>
            <w:vAlign w:val="bottom"/>
            <w:hideMark/>
          </w:tcPr>
          <w:p w14:paraId="08027409" w14:textId="459E04B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000000" w:fill="FFFFFF"/>
            <w:vAlign w:val="bottom"/>
            <w:hideMark/>
          </w:tcPr>
          <w:p w14:paraId="612A4247" w14:textId="5A281FB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Person.Person.supplerendefoedselsregistreringsstedLigMed - Supplerende registreringssted for fødsel</w:t>
            </w:r>
          </w:p>
        </w:tc>
        <w:tc>
          <w:tcPr>
            <w:tcW w:w="1607" w:type="dxa"/>
            <w:tcBorders>
              <w:top w:val="nil"/>
              <w:left w:val="nil"/>
              <w:bottom w:val="single" w:sz="4" w:space="0" w:color="auto"/>
              <w:right w:val="single" w:sz="4" w:space="0" w:color="auto"/>
            </w:tcBorders>
            <w:shd w:val="clear" w:color="auto" w:fill="auto"/>
            <w:noWrap/>
            <w:vAlign w:val="bottom"/>
            <w:hideMark/>
          </w:tcPr>
          <w:p w14:paraId="2D3D82CC" w14:textId="5054DE7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A452E1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43B6C7" w14:textId="62E8075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5BC7CFFA" w14:textId="7A6DD18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B8281F0" w14:textId="620CABE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8BF9F0A" w14:textId="1B2B475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32C1AB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05A162" w14:textId="665C6B3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220D30ED" w14:textId="028AB1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1AC58B" w14:textId="1DB8A67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71195057" w14:textId="4FD6ADF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6D491F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096A64" w14:textId="79DC0CC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A437A09" w14:textId="09E335C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9AD80EA" w14:textId="6C92634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0375C16" w14:textId="46F6F0F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FD1E90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F129CB" w14:textId="0A87BFE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5DD21E5" w14:textId="14D9B7E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F6A1D2A" w14:textId="7F71724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4EDBF55" w14:textId="3E3A320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81EFC3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E4D65B" w14:textId="599E631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00038BA" w14:textId="2C4CC28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8CFEFB" w14:textId="17CE6B1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31E9AA2" w14:textId="64EFFD5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151D70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BE88C6" w14:textId="65D7E41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3391CFA6" w14:textId="2655A07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D7E439" w14:textId="3DF8EC5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45B6581" w14:textId="118F7E8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871ED8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B25D11" w14:textId="48F6C2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4A919E3" w14:textId="3D9E516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652E299" w14:textId="7DA4DFC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34CBC5D9" w14:textId="392B05C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A2B92F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B10EE9" w14:textId="42898D9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4495B817" w14:textId="320AB69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C43414" w14:textId="600AE68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80EC86C" w14:textId="1D3A29E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B2DC73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B16B90" w14:textId="5B653AA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157853C0" w14:textId="558744E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4319776" w14:textId="416B028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3D8C51E0" w14:textId="414D8A4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B4A302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400503" w14:textId="56BEA25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510D05E0" w14:textId="6A6656D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BA74EA5" w14:textId="731F612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C80FBD6" w14:textId="15DE311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5CD420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26728E" w14:textId="080D19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6058D61" w14:textId="798E1E9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0D62E9" w14:textId="5C3944A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2983F9E" w14:textId="1C0A950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F03F0F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E69DD48" w14:textId="5D0309E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4E5AF77C" w14:textId="589FA1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2D53235" w14:textId="7F0E5EB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7F3CCC9" w14:textId="6554128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8F1F4B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402B8A" w14:textId="6558B27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19D3380F" w14:textId="16C37A1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1A52A4" w14:textId="6430802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7E14A73" w14:textId="33B22FC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B0608E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5451F1D" w14:textId="55E032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07C77C32" w14:textId="14F9462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0AF449C8" w14:textId="3A03E46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58BF394C" w14:textId="425E5F1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3338F2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9150A6" w14:textId="3973EC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6ECFE75D" w14:textId="2F56D59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8EBCCC0" w14:textId="68733CE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491AC63B" w14:textId="27F53DD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6CF9FE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080DE9" w14:textId="06534B7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2C0A5A58" w14:textId="4482B13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438AC60" w14:textId="7C7AE3C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2D39A083" w14:textId="11818D4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C6F503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3714E0" w14:textId="3216C9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7A289DAD" w14:textId="2F475BA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33600EB" w14:textId="5F936A9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49CDEFA4" w14:textId="356CC55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68E979A"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565B642" w14:textId="28DAC9E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pnr.status.wi</w:t>
            </w:r>
          </w:p>
        </w:tc>
        <w:tc>
          <w:tcPr>
            <w:tcW w:w="1607" w:type="dxa"/>
            <w:tcBorders>
              <w:top w:val="nil"/>
              <w:left w:val="nil"/>
              <w:bottom w:val="single" w:sz="4" w:space="0" w:color="auto"/>
              <w:right w:val="single" w:sz="4" w:space="0" w:color="auto"/>
            </w:tcBorders>
            <w:shd w:val="clear" w:color="000000" w:fill="FFFFFF"/>
            <w:noWrap/>
            <w:vAlign w:val="bottom"/>
            <w:hideMark/>
          </w:tcPr>
          <w:p w14:paraId="3A0DDF1D" w14:textId="6C80B16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352CE8" w14:textId="14EC846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Person.Personnummer.statusErIndeholdtI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3008A429" w14:textId="50A059C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CDAD9FA"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75ADF90" w14:textId="32A20D6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pnr.status.eq</w:t>
            </w:r>
          </w:p>
        </w:tc>
        <w:tc>
          <w:tcPr>
            <w:tcW w:w="1607" w:type="dxa"/>
            <w:tcBorders>
              <w:top w:val="nil"/>
              <w:left w:val="nil"/>
              <w:bottom w:val="single" w:sz="4" w:space="0" w:color="auto"/>
              <w:right w:val="single" w:sz="4" w:space="0" w:color="auto"/>
            </w:tcBorders>
            <w:shd w:val="clear" w:color="000000" w:fill="FFFFFF"/>
            <w:noWrap/>
            <w:vAlign w:val="bottom"/>
            <w:hideMark/>
          </w:tcPr>
          <w:p w14:paraId="343F7161" w14:textId="0DE7F80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0ED5675" w14:textId="426C672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Person.Personnummer.statusLigMed - Angiver om en persons cpr-nummer er aktivt eller inaktivt samt andre oplysninger</w:t>
            </w:r>
          </w:p>
        </w:tc>
        <w:tc>
          <w:tcPr>
            <w:tcW w:w="1607" w:type="dxa"/>
            <w:tcBorders>
              <w:top w:val="nil"/>
              <w:left w:val="nil"/>
              <w:bottom w:val="single" w:sz="4" w:space="0" w:color="auto"/>
              <w:right w:val="single" w:sz="4" w:space="0" w:color="auto"/>
            </w:tcBorders>
            <w:shd w:val="clear" w:color="auto" w:fill="auto"/>
            <w:noWrap/>
            <w:vAlign w:val="bottom"/>
            <w:hideMark/>
          </w:tcPr>
          <w:p w14:paraId="2C1A6D2B" w14:textId="53BEB67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AA99F2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E8F225" w14:textId="566A9E8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D9E5EF9" w14:textId="5350ED8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AE83C6" w14:textId="62B4FBE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5020C96" w14:textId="5430BF0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53EC62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84C3C2B" w14:textId="6D1D883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FAD07A6" w14:textId="2100B9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C0B56D5" w14:textId="33E38F2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A0ECF98" w14:textId="3BF7F48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326AE5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436D2D" w14:textId="326BE62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pnr.virkningfra.lt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49C02FFD" w14:textId="706A736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CFDD22D" w14:textId="3EDB6BC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074FD4F" w14:textId="02C26DE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423162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FC30D9" w14:textId="77FF5B7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EEAF9D5" w14:textId="1A64933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77F3AAB" w14:textId="1F706B3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6FA873D" w14:textId="36CCF1D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0B5498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16FFE9" w14:textId="6F66CA6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A646AA1" w14:textId="556FB09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5B8C49" w14:textId="38D5EB9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821B8A5" w14:textId="01BCDBA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BDD0CC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D3046E" w14:textId="4544361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7B5DCCDE" w14:textId="64DB092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88969D7" w14:textId="41FC4D3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AAE4D6D" w14:textId="072AAAC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6D2846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A407214" w14:textId="0AE60A1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45655B3B" w14:textId="361E6CA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C69CAD6" w14:textId="483BEB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1975CDD" w14:textId="3DC7B39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194D6C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52ED98E" w14:textId="3140C8D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015D10E1" w14:textId="1D65FA6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5D379D" w14:textId="6C435B5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52B84DD" w14:textId="6F14EFD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589924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001E29" w14:textId="11425BC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4D91AF29" w14:textId="39C7DC8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8F98E6F" w14:textId="4364DF5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8DA30A9" w14:textId="0FD90FC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DB06D3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BE2B5A" w14:textId="15402DB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4F91E8F2" w14:textId="5A25FA0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BA2702B" w14:textId="7DF5BBC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1B5FCD0" w14:textId="5730B37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6ABF98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5A8C8E" w14:textId="026148F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0CEF88E" w14:textId="69395E8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F2238AC" w14:textId="58EB8A3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EE51D90" w14:textId="5F21C9B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45AC51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9160B3" w14:textId="2E44C06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A37A200" w14:textId="1E97305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34E8DDA" w14:textId="2925BD5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7A4B258" w14:textId="27DE712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B5BAEF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48DFFE" w14:textId="1BA6B86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7BC61A24" w14:textId="65FC66A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9E5D57B" w14:textId="1EFC34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13BBA03" w14:textId="4C7D6FF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9251A7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75474E7" w14:textId="033C590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pnr.virkningtilum.eq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3E159D42" w14:textId="3D2F36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E3EB08F" w14:textId="575572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Person.Personnummer.virkningtilusikkerhedsmarkeringLigMed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6085802" w14:textId="0405FE1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0C43D56"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F745977" w14:textId="74F1CB9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pucpr.foedselsdato.ne</w:t>
            </w:r>
          </w:p>
        </w:tc>
        <w:tc>
          <w:tcPr>
            <w:tcW w:w="1607" w:type="dxa"/>
            <w:tcBorders>
              <w:top w:val="nil"/>
              <w:left w:val="nil"/>
              <w:bottom w:val="single" w:sz="4" w:space="0" w:color="auto"/>
              <w:right w:val="single" w:sz="4" w:space="0" w:color="auto"/>
            </w:tcBorders>
            <w:shd w:val="clear" w:color="auto" w:fill="auto"/>
            <w:noWrap/>
            <w:vAlign w:val="bottom"/>
            <w:hideMark/>
          </w:tcPr>
          <w:p w14:paraId="7D98D9BB" w14:textId="7B1C36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6BE5E147" w14:textId="046E186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Person.PersonUdenCpr.foedselsdatoForskelligFra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6D0054DB" w14:textId="0EAA21F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40C3DE8" w14:textId="77777777" w:rsidTr="00BD6A48">
        <w:trPr>
          <w:trHeight w:val="28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371D5BF" w14:textId="2FE6140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pucpr.foedselsdato.eq</w:t>
            </w:r>
          </w:p>
        </w:tc>
        <w:tc>
          <w:tcPr>
            <w:tcW w:w="1607" w:type="dxa"/>
            <w:tcBorders>
              <w:top w:val="nil"/>
              <w:left w:val="nil"/>
              <w:bottom w:val="single" w:sz="4" w:space="0" w:color="auto"/>
              <w:right w:val="single" w:sz="4" w:space="0" w:color="auto"/>
            </w:tcBorders>
            <w:shd w:val="clear" w:color="auto" w:fill="auto"/>
            <w:noWrap/>
            <w:vAlign w:val="bottom"/>
            <w:hideMark/>
          </w:tcPr>
          <w:p w14:paraId="0121E17F" w14:textId="289BA18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0BD48833" w14:textId="759035A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7379D5CE" w14:textId="3866DBF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715667B"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4AFA51B" w14:textId="5D11C1F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pucpr.foedselsdato.lt</w:t>
            </w:r>
          </w:p>
        </w:tc>
        <w:tc>
          <w:tcPr>
            <w:tcW w:w="1607" w:type="dxa"/>
            <w:tcBorders>
              <w:top w:val="nil"/>
              <w:left w:val="nil"/>
              <w:bottom w:val="single" w:sz="4" w:space="0" w:color="auto"/>
              <w:right w:val="single" w:sz="4" w:space="0" w:color="auto"/>
            </w:tcBorders>
            <w:shd w:val="clear" w:color="auto" w:fill="auto"/>
            <w:noWrap/>
            <w:vAlign w:val="bottom"/>
            <w:hideMark/>
          </w:tcPr>
          <w:p w14:paraId="615DBCA5" w14:textId="0D4BDB4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641AFCDA" w14:textId="322820D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7A631B25" w14:textId="4881919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1962E59"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1B096942" w14:textId="2DBBC08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pucpr.foedselsdato.le</w:t>
            </w:r>
          </w:p>
        </w:tc>
        <w:tc>
          <w:tcPr>
            <w:tcW w:w="1607" w:type="dxa"/>
            <w:tcBorders>
              <w:top w:val="nil"/>
              <w:left w:val="nil"/>
              <w:bottom w:val="single" w:sz="4" w:space="0" w:color="auto"/>
              <w:right w:val="single" w:sz="4" w:space="0" w:color="auto"/>
            </w:tcBorders>
            <w:shd w:val="clear" w:color="auto" w:fill="auto"/>
            <w:noWrap/>
            <w:vAlign w:val="bottom"/>
            <w:hideMark/>
          </w:tcPr>
          <w:p w14:paraId="5317C405" w14:textId="16D6A18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51C7D2C0" w14:textId="42FEF29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Person.PersonUdenCpr.foedselsdatoMindreEndEllerLigMed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79ECEEE8" w14:textId="49AD2FB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A95AA53"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497CCDBF" w14:textId="140C8DC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pucpr.foedselsdato.gt</w:t>
            </w:r>
          </w:p>
        </w:tc>
        <w:tc>
          <w:tcPr>
            <w:tcW w:w="1607" w:type="dxa"/>
            <w:tcBorders>
              <w:top w:val="nil"/>
              <w:left w:val="nil"/>
              <w:bottom w:val="single" w:sz="4" w:space="0" w:color="auto"/>
              <w:right w:val="single" w:sz="4" w:space="0" w:color="auto"/>
            </w:tcBorders>
            <w:shd w:val="clear" w:color="auto" w:fill="auto"/>
            <w:noWrap/>
            <w:vAlign w:val="bottom"/>
            <w:hideMark/>
          </w:tcPr>
          <w:p w14:paraId="53EDE1D1" w14:textId="40A795E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67FCE910" w14:textId="782FC3B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6C85F85B" w14:textId="5B74582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6634C8B"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AB42851" w14:textId="19661EF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pucpr.foedselsdato.ge</w:t>
            </w:r>
          </w:p>
        </w:tc>
        <w:tc>
          <w:tcPr>
            <w:tcW w:w="1607" w:type="dxa"/>
            <w:tcBorders>
              <w:top w:val="nil"/>
              <w:left w:val="nil"/>
              <w:bottom w:val="single" w:sz="4" w:space="0" w:color="auto"/>
              <w:right w:val="single" w:sz="4" w:space="0" w:color="auto"/>
            </w:tcBorders>
            <w:shd w:val="clear" w:color="auto" w:fill="auto"/>
            <w:noWrap/>
            <w:vAlign w:val="bottom"/>
            <w:hideMark/>
          </w:tcPr>
          <w:p w14:paraId="3C7B7010" w14:textId="7DBDD06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000000" w:fill="FFFFFF"/>
            <w:vAlign w:val="bottom"/>
            <w:hideMark/>
          </w:tcPr>
          <w:p w14:paraId="6686D7F9" w14:textId="75F1CD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Person.PersonUdenCpr.foedselsdatoStoerreEndEllerLigMed - En person uden cpr-nr. føsdselsdato</w:t>
            </w:r>
          </w:p>
        </w:tc>
        <w:tc>
          <w:tcPr>
            <w:tcW w:w="1607" w:type="dxa"/>
            <w:tcBorders>
              <w:top w:val="nil"/>
              <w:left w:val="nil"/>
              <w:bottom w:val="single" w:sz="4" w:space="0" w:color="auto"/>
              <w:right w:val="single" w:sz="4" w:space="0" w:color="auto"/>
            </w:tcBorders>
            <w:shd w:val="clear" w:color="auto" w:fill="auto"/>
            <w:noWrap/>
            <w:vAlign w:val="bottom"/>
            <w:hideMark/>
          </w:tcPr>
          <w:p w14:paraId="5E185435" w14:textId="5860A56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21CEB67"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A7C61CB" w14:textId="0EB55B6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pucpr.foedselsdatoum.eq</w:t>
            </w:r>
          </w:p>
        </w:tc>
        <w:tc>
          <w:tcPr>
            <w:tcW w:w="1607" w:type="dxa"/>
            <w:tcBorders>
              <w:top w:val="nil"/>
              <w:left w:val="nil"/>
              <w:bottom w:val="single" w:sz="4" w:space="0" w:color="auto"/>
              <w:right w:val="single" w:sz="4" w:space="0" w:color="auto"/>
            </w:tcBorders>
            <w:shd w:val="clear" w:color="000000" w:fill="FFFFFF"/>
            <w:noWrap/>
            <w:vAlign w:val="bottom"/>
            <w:hideMark/>
          </w:tcPr>
          <w:p w14:paraId="60C04E6F" w14:textId="5E81084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000000" w:fill="FFFFFF"/>
            <w:vAlign w:val="bottom"/>
            <w:hideMark/>
          </w:tcPr>
          <w:p w14:paraId="4C8DE02D" w14:textId="1726DDD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Person.PersonUdenCpr.foedselsdatousikkerhedsmarkeringLigMed - En person uden cpr-nr. navn</w:t>
            </w:r>
          </w:p>
        </w:tc>
        <w:tc>
          <w:tcPr>
            <w:tcW w:w="1607" w:type="dxa"/>
            <w:tcBorders>
              <w:top w:val="nil"/>
              <w:left w:val="nil"/>
              <w:bottom w:val="single" w:sz="4" w:space="0" w:color="auto"/>
              <w:right w:val="single" w:sz="4" w:space="0" w:color="auto"/>
            </w:tcBorders>
            <w:shd w:val="clear" w:color="auto" w:fill="auto"/>
            <w:noWrap/>
            <w:vAlign w:val="bottom"/>
            <w:hideMark/>
          </w:tcPr>
          <w:p w14:paraId="79DDEEBE" w14:textId="491A33D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8E0B17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A7FBC57" w14:textId="0D44713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pucpr.navnemarkering.wi</w:t>
            </w:r>
          </w:p>
        </w:tc>
        <w:tc>
          <w:tcPr>
            <w:tcW w:w="1607" w:type="dxa"/>
            <w:tcBorders>
              <w:top w:val="nil"/>
              <w:left w:val="nil"/>
              <w:bottom w:val="single" w:sz="4" w:space="0" w:color="auto"/>
              <w:right w:val="single" w:sz="4" w:space="0" w:color="auto"/>
            </w:tcBorders>
            <w:shd w:val="clear" w:color="auto" w:fill="auto"/>
            <w:noWrap/>
            <w:vAlign w:val="bottom"/>
            <w:hideMark/>
          </w:tcPr>
          <w:p w14:paraId="51691AFD" w14:textId="15B7185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83D3D64" w14:textId="2C2E0D5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Person.PersonUdenCpr.navnemarkeringErIndeholdtI - Feltet markerer, at navnet 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70690B3A" w14:textId="7DC2718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96E738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053D1C" w14:textId="27897D3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pucpr.navnemarkering.eq</w:t>
            </w:r>
          </w:p>
        </w:tc>
        <w:tc>
          <w:tcPr>
            <w:tcW w:w="1607" w:type="dxa"/>
            <w:tcBorders>
              <w:top w:val="nil"/>
              <w:left w:val="nil"/>
              <w:bottom w:val="single" w:sz="4" w:space="0" w:color="auto"/>
              <w:right w:val="single" w:sz="4" w:space="0" w:color="auto"/>
            </w:tcBorders>
            <w:shd w:val="clear" w:color="auto" w:fill="auto"/>
            <w:noWrap/>
            <w:vAlign w:val="bottom"/>
            <w:hideMark/>
          </w:tcPr>
          <w:p w14:paraId="77061FF4" w14:textId="6094891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04CA1A" w14:textId="3D5CB58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Person.PersonUdenCpr.navnemarkeringLigMed - Feltet markerer, at navnet </w:t>
            </w:r>
            <w:r>
              <w:rPr>
                <w:rFonts w:ascii="Verdana" w:hAnsi="Verdana"/>
                <w:sz w:val="20"/>
                <w:szCs w:val="20"/>
              </w:rPr>
              <w:lastRenderedPageBreak/>
              <w:t>indeholder tegn, der ikke kan rapporteres i CPR</w:t>
            </w:r>
          </w:p>
        </w:tc>
        <w:tc>
          <w:tcPr>
            <w:tcW w:w="1607" w:type="dxa"/>
            <w:tcBorders>
              <w:top w:val="nil"/>
              <w:left w:val="nil"/>
              <w:bottom w:val="single" w:sz="4" w:space="0" w:color="auto"/>
              <w:right w:val="single" w:sz="4" w:space="0" w:color="auto"/>
            </w:tcBorders>
            <w:shd w:val="clear" w:color="auto" w:fill="auto"/>
            <w:noWrap/>
            <w:vAlign w:val="bottom"/>
            <w:hideMark/>
          </w:tcPr>
          <w:p w14:paraId="6FCA2806" w14:textId="28AC413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lastRenderedPageBreak/>
              <w:t> </w:t>
            </w:r>
          </w:p>
        </w:tc>
      </w:tr>
      <w:tr w:rsidR="00533C42" w:rsidRPr="00360E00" w14:paraId="0DD70626"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5D53CE59" w14:textId="3B59AE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pucpr.navn.wi</w:t>
            </w:r>
          </w:p>
        </w:tc>
        <w:tc>
          <w:tcPr>
            <w:tcW w:w="1607" w:type="dxa"/>
            <w:tcBorders>
              <w:top w:val="nil"/>
              <w:left w:val="nil"/>
              <w:bottom w:val="single" w:sz="4" w:space="0" w:color="auto"/>
              <w:right w:val="single" w:sz="4" w:space="0" w:color="auto"/>
            </w:tcBorders>
            <w:shd w:val="clear" w:color="000000" w:fill="FFFFFF"/>
            <w:noWrap/>
            <w:vAlign w:val="bottom"/>
            <w:hideMark/>
          </w:tcPr>
          <w:p w14:paraId="73201C46" w14:textId="7A7E66C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1E99182" w14:textId="5E3A9DF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Person.PersonUdenCpr.navnErIndeholdtI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687FE73D" w14:textId="09CBD2B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1D1549C"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0D13A45E" w14:textId="6B60A91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pucpr.navn.cont</w:t>
            </w:r>
          </w:p>
        </w:tc>
        <w:tc>
          <w:tcPr>
            <w:tcW w:w="1607" w:type="dxa"/>
            <w:tcBorders>
              <w:top w:val="nil"/>
              <w:left w:val="nil"/>
              <w:bottom w:val="single" w:sz="4" w:space="0" w:color="auto"/>
              <w:right w:val="single" w:sz="4" w:space="0" w:color="auto"/>
            </w:tcBorders>
            <w:shd w:val="clear" w:color="000000" w:fill="FFFFFF"/>
            <w:noWrap/>
            <w:vAlign w:val="bottom"/>
            <w:hideMark/>
          </w:tcPr>
          <w:p w14:paraId="45956557" w14:textId="764326E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F5DA77B" w14:textId="09374BA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Person.PersonUdenCpr.navnIndeholder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16EECA3D" w14:textId="295DE4E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1FA1B4C" w14:textId="77777777" w:rsidTr="00BD6A48">
        <w:trPr>
          <w:trHeight w:val="525"/>
        </w:trPr>
        <w:tc>
          <w:tcPr>
            <w:tcW w:w="2139" w:type="dxa"/>
            <w:tcBorders>
              <w:top w:val="nil"/>
              <w:left w:val="single" w:sz="4" w:space="0" w:color="auto"/>
              <w:bottom w:val="single" w:sz="4" w:space="0" w:color="auto"/>
              <w:right w:val="single" w:sz="4" w:space="0" w:color="auto"/>
            </w:tcBorders>
            <w:shd w:val="clear" w:color="000000" w:fill="FFFFFF"/>
            <w:noWrap/>
            <w:vAlign w:val="bottom"/>
            <w:hideMark/>
          </w:tcPr>
          <w:p w14:paraId="36A7C555" w14:textId="1223B50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pucpr.navn.eq</w:t>
            </w:r>
          </w:p>
        </w:tc>
        <w:tc>
          <w:tcPr>
            <w:tcW w:w="1607" w:type="dxa"/>
            <w:tcBorders>
              <w:top w:val="nil"/>
              <w:left w:val="nil"/>
              <w:bottom w:val="single" w:sz="4" w:space="0" w:color="auto"/>
              <w:right w:val="single" w:sz="4" w:space="0" w:color="auto"/>
            </w:tcBorders>
            <w:shd w:val="clear" w:color="000000" w:fill="FFFFFF"/>
            <w:noWrap/>
            <w:vAlign w:val="bottom"/>
            <w:hideMark/>
          </w:tcPr>
          <w:p w14:paraId="5D4A0D7E" w14:textId="7EE4CD7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CF47CC7" w14:textId="2AAA6A9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Person.PersonUdenCpr.navnLigMed - Usikkerhed ved indsættelse af fornavn i CPR, på person uden cpr-nr.</w:t>
            </w:r>
          </w:p>
        </w:tc>
        <w:tc>
          <w:tcPr>
            <w:tcW w:w="1607" w:type="dxa"/>
            <w:tcBorders>
              <w:top w:val="nil"/>
              <w:left w:val="nil"/>
              <w:bottom w:val="single" w:sz="4" w:space="0" w:color="auto"/>
              <w:right w:val="single" w:sz="4" w:space="0" w:color="auto"/>
            </w:tcBorders>
            <w:shd w:val="clear" w:color="auto" w:fill="auto"/>
            <w:noWrap/>
            <w:vAlign w:val="bottom"/>
            <w:hideMark/>
          </w:tcPr>
          <w:p w14:paraId="4A63CE9C" w14:textId="66C7736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225B53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2F630A4" w14:textId="0CA3F74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sep.status.wi</w:t>
            </w:r>
          </w:p>
        </w:tc>
        <w:tc>
          <w:tcPr>
            <w:tcW w:w="1607" w:type="dxa"/>
            <w:tcBorders>
              <w:top w:val="nil"/>
              <w:left w:val="nil"/>
              <w:bottom w:val="single" w:sz="4" w:space="0" w:color="auto"/>
              <w:right w:val="single" w:sz="4" w:space="0" w:color="auto"/>
            </w:tcBorders>
            <w:shd w:val="clear" w:color="auto" w:fill="auto"/>
            <w:noWrap/>
            <w:vAlign w:val="bottom"/>
            <w:hideMark/>
          </w:tcPr>
          <w:p w14:paraId="59B4CB22" w14:textId="095196F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7E1C31A" w14:textId="1A18479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7B06778F" w14:textId="307FFE0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A44460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BA5DA05" w14:textId="3940D13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sep.status.eq</w:t>
            </w:r>
          </w:p>
        </w:tc>
        <w:tc>
          <w:tcPr>
            <w:tcW w:w="1607" w:type="dxa"/>
            <w:tcBorders>
              <w:top w:val="nil"/>
              <w:left w:val="nil"/>
              <w:bottom w:val="single" w:sz="4" w:space="0" w:color="auto"/>
              <w:right w:val="single" w:sz="4" w:space="0" w:color="auto"/>
            </w:tcBorders>
            <w:shd w:val="clear" w:color="auto" w:fill="auto"/>
            <w:noWrap/>
            <w:vAlign w:val="bottom"/>
            <w:hideMark/>
          </w:tcPr>
          <w:p w14:paraId="64A9BFE4" w14:textId="06A63AA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337201" w14:textId="32255AE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53A98AF2" w14:textId="5E1C62B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518AAD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4015ED" w14:textId="020520A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6D95D739" w14:textId="19C1F29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6E9367" w14:textId="408481D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519AD43" w14:textId="3676170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996D88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5E1F12" w14:textId="6B5E666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BDAB4C7" w14:textId="1F8B1E6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561BD3" w14:textId="371992C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27625DA" w14:textId="6B21D6A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08D1DF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AFCFBE6" w14:textId="0C35B5F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6586604" w14:textId="0393909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84EA1E3" w14:textId="4F1EB6F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BA553D0" w14:textId="685EE25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C93436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C2760D" w14:textId="1B1E536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F379FD9" w14:textId="7571DBB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3FC1A7B" w14:textId="2C0825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990A193" w14:textId="4FA5976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8222BE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8E307F" w14:textId="1EAE0B0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21E73CB3" w14:textId="15E9153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105A39" w14:textId="29E0598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1620336" w14:textId="1ED7EC8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C8B5F9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1FAE501" w14:textId="5C9AF33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1303806" w14:textId="3F71EAA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1E1FDCC" w14:textId="10433EA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5D236C1" w14:textId="7EC6E1B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1DF397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9DE30EA" w14:textId="2ECEC01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5C0768C8" w14:textId="4CAB0CD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34BB087" w14:textId="17D75EC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9BFE5CA" w14:textId="3C5AD58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E51A24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BAB93B2" w14:textId="03BF47F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04DDFDD" w14:textId="5C39462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6921712" w14:textId="1C44CAB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D8BFC0F" w14:textId="1622919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4EC482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CBDEB9" w14:textId="473770D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342C6A5A" w14:textId="34F1E4E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6F8BE03" w14:textId="3EE6DC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2F9E3F39" w14:textId="39A2A35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0FF18D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798967F" w14:textId="2F6098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3D264ED" w14:textId="27CDB91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97682F6" w14:textId="1A420FC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28AC6F3" w14:textId="736330A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2314F4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69C628" w14:textId="3F4DA8A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15E3A747" w14:textId="214C7EA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99511DA" w14:textId="0EA411B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6DAC7D7" w14:textId="474901D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B1EE7D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BC591F" w14:textId="56D82C7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CB3E8C7" w14:textId="3E2F5E4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F6176D" w14:textId="3A416DD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7ED7143" w14:textId="7B20927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374594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BAFF38C" w14:textId="2BA007F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381F2BA9" w14:textId="355E910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DAB828" w14:textId="07EEB4E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7D78E21" w14:textId="6B9DCE7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C806AF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192226F" w14:textId="200683F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sep.virkningtilum.eq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2E3FB8CB" w14:textId="3500B72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DA10DA0" w14:textId="777F1DA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Person.Separation.virkningtilusikkerhedsmarkeringLigMed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69490B7" w14:textId="62A131E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D40E3F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5934457" w14:textId="5D0491E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stat.cprlandekode.wi</w:t>
            </w:r>
          </w:p>
        </w:tc>
        <w:tc>
          <w:tcPr>
            <w:tcW w:w="1607" w:type="dxa"/>
            <w:tcBorders>
              <w:top w:val="nil"/>
              <w:left w:val="nil"/>
              <w:bottom w:val="single" w:sz="4" w:space="0" w:color="auto"/>
              <w:right w:val="single" w:sz="4" w:space="0" w:color="auto"/>
            </w:tcBorders>
            <w:shd w:val="clear" w:color="auto" w:fill="auto"/>
            <w:noWrap/>
            <w:vAlign w:val="bottom"/>
            <w:hideMark/>
          </w:tcPr>
          <w:p w14:paraId="6DB19E8F" w14:textId="135F52F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21CD5CD" w14:textId="4AFDCE9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Person.Statsborgerskab.cprlandekodeErIndeholdtI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3742EB12" w14:textId="05EAD43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CB33A1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D7626B6" w14:textId="1CDD052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stat.cprlandekode.ne</w:t>
            </w:r>
          </w:p>
        </w:tc>
        <w:tc>
          <w:tcPr>
            <w:tcW w:w="1607" w:type="dxa"/>
            <w:tcBorders>
              <w:top w:val="nil"/>
              <w:left w:val="nil"/>
              <w:bottom w:val="single" w:sz="4" w:space="0" w:color="auto"/>
              <w:right w:val="single" w:sz="4" w:space="0" w:color="auto"/>
            </w:tcBorders>
            <w:shd w:val="clear" w:color="auto" w:fill="auto"/>
            <w:noWrap/>
            <w:vAlign w:val="bottom"/>
            <w:hideMark/>
          </w:tcPr>
          <w:p w14:paraId="18B805DC" w14:textId="661B463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6C5986B" w14:textId="3F627E4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Person.Statsborgerskab.cprlandekodeForskelligFra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4575365C" w14:textId="40936E1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B6D7D0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2C7856D" w14:textId="72F4463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stat.cprlandekode.eq</w:t>
            </w:r>
          </w:p>
        </w:tc>
        <w:tc>
          <w:tcPr>
            <w:tcW w:w="1607" w:type="dxa"/>
            <w:tcBorders>
              <w:top w:val="nil"/>
              <w:left w:val="nil"/>
              <w:bottom w:val="single" w:sz="4" w:space="0" w:color="auto"/>
              <w:right w:val="single" w:sz="4" w:space="0" w:color="auto"/>
            </w:tcBorders>
            <w:shd w:val="clear" w:color="auto" w:fill="auto"/>
            <w:noWrap/>
            <w:vAlign w:val="bottom"/>
            <w:hideMark/>
          </w:tcPr>
          <w:p w14:paraId="7B568BF9" w14:textId="2035C91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244C671" w14:textId="4A6FC0B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37DC7F9" w14:textId="3C41B62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DEE97E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61C8F5" w14:textId="3FF6B9E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stat.cprlandekode.lt</w:t>
            </w:r>
          </w:p>
        </w:tc>
        <w:tc>
          <w:tcPr>
            <w:tcW w:w="1607" w:type="dxa"/>
            <w:tcBorders>
              <w:top w:val="nil"/>
              <w:left w:val="nil"/>
              <w:bottom w:val="single" w:sz="4" w:space="0" w:color="auto"/>
              <w:right w:val="single" w:sz="4" w:space="0" w:color="auto"/>
            </w:tcBorders>
            <w:shd w:val="clear" w:color="auto" w:fill="auto"/>
            <w:noWrap/>
            <w:vAlign w:val="bottom"/>
            <w:hideMark/>
          </w:tcPr>
          <w:p w14:paraId="5C675C5C" w14:textId="7747DAA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44F0AD8" w14:textId="1A9BB71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75FB6A4" w14:textId="62CBF4C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A05407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54763F3" w14:textId="45794C3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stat.cprlandekode.le</w:t>
            </w:r>
          </w:p>
        </w:tc>
        <w:tc>
          <w:tcPr>
            <w:tcW w:w="1607" w:type="dxa"/>
            <w:tcBorders>
              <w:top w:val="nil"/>
              <w:left w:val="nil"/>
              <w:bottom w:val="single" w:sz="4" w:space="0" w:color="auto"/>
              <w:right w:val="single" w:sz="4" w:space="0" w:color="auto"/>
            </w:tcBorders>
            <w:shd w:val="clear" w:color="auto" w:fill="auto"/>
            <w:noWrap/>
            <w:vAlign w:val="bottom"/>
            <w:hideMark/>
          </w:tcPr>
          <w:p w14:paraId="3ED216A0" w14:textId="596D5AA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CBADE8E" w14:textId="533BAA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Person.Statsborgerskab.cprlandekodeMindreEndEllerLigMed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47F8ACAD" w14:textId="33168CD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8DDDA7E"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85EF7E" w14:textId="0326FD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stat.cprlandekode.gt</w:t>
            </w:r>
          </w:p>
        </w:tc>
        <w:tc>
          <w:tcPr>
            <w:tcW w:w="1607" w:type="dxa"/>
            <w:tcBorders>
              <w:top w:val="nil"/>
              <w:left w:val="nil"/>
              <w:bottom w:val="single" w:sz="4" w:space="0" w:color="auto"/>
              <w:right w:val="single" w:sz="4" w:space="0" w:color="auto"/>
            </w:tcBorders>
            <w:shd w:val="clear" w:color="auto" w:fill="auto"/>
            <w:noWrap/>
            <w:vAlign w:val="bottom"/>
            <w:hideMark/>
          </w:tcPr>
          <w:p w14:paraId="7B417057" w14:textId="09D47A0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87FA2F5" w14:textId="375AA3C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739B5376" w14:textId="2B4916F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AFF75E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213DABB" w14:textId="2E02056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stat.cprlandekode.ge</w:t>
            </w:r>
          </w:p>
        </w:tc>
        <w:tc>
          <w:tcPr>
            <w:tcW w:w="1607" w:type="dxa"/>
            <w:tcBorders>
              <w:top w:val="nil"/>
              <w:left w:val="nil"/>
              <w:bottom w:val="single" w:sz="4" w:space="0" w:color="auto"/>
              <w:right w:val="single" w:sz="4" w:space="0" w:color="auto"/>
            </w:tcBorders>
            <w:shd w:val="clear" w:color="auto" w:fill="auto"/>
            <w:noWrap/>
            <w:vAlign w:val="bottom"/>
            <w:hideMark/>
          </w:tcPr>
          <w:p w14:paraId="2EBB124C" w14:textId="1E96F35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9B9C9B2" w14:textId="200190F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Person.Statsborgerskab.cprlandekodeStoerreEndEllerLigMed - Angiver landekode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477B9492" w14:textId="772431F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1A8EAF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55A5EED" w14:textId="429CEA4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stat.cprlandenavn.wi</w:t>
            </w:r>
          </w:p>
        </w:tc>
        <w:tc>
          <w:tcPr>
            <w:tcW w:w="1607" w:type="dxa"/>
            <w:tcBorders>
              <w:top w:val="nil"/>
              <w:left w:val="nil"/>
              <w:bottom w:val="single" w:sz="4" w:space="0" w:color="auto"/>
              <w:right w:val="single" w:sz="4" w:space="0" w:color="auto"/>
            </w:tcBorders>
            <w:shd w:val="clear" w:color="auto" w:fill="auto"/>
            <w:noWrap/>
            <w:vAlign w:val="bottom"/>
            <w:hideMark/>
          </w:tcPr>
          <w:p w14:paraId="56F8A5CE" w14:textId="18D580A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BFDA568" w14:textId="51B4BFE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Person.Statsborgerskab.cprlandenavnErIndeholdtI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6CBF4AE3" w14:textId="1E34220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A33444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849D86C" w14:textId="29704B9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stat.cprlandenavn.cont</w:t>
            </w:r>
          </w:p>
        </w:tc>
        <w:tc>
          <w:tcPr>
            <w:tcW w:w="1607" w:type="dxa"/>
            <w:tcBorders>
              <w:top w:val="nil"/>
              <w:left w:val="nil"/>
              <w:bottom w:val="single" w:sz="4" w:space="0" w:color="auto"/>
              <w:right w:val="single" w:sz="4" w:space="0" w:color="auto"/>
            </w:tcBorders>
            <w:shd w:val="clear" w:color="auto" w:fill="auto"/>
            <w:noWrap/>
            <w:vAlign w:val="bottom"/>
            <w:hideMark/>
          </w:tcPr>
          <w:p w14:paraId="54007BE7" w14:textId="541187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19E3BF7" w14:textId="3F77B0D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Person.Statsborgerskab.cprlandenavnIndeholder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1E6F2D8D" w14:textId="6DC889F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7336E1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CE36C7" w14:textId="4160A7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stat.cprlandenavn.eq</w:t>
            </w:r>
          </w:p>
        </w:tc>
        <w:tc>
          <w:tcPr>
            <w:tcW w:w="1607" w:type="dxa"/>
            <w:tcBorders>
              <w:top w:val="nil"/>
              <w:left w:val="nil"/>
              <w:bottom w:val="single" w:sz="4" w:space="0" w:color="auto"/>
              <w:right w:val="single" w:sz="4" w:space="0" w:color="auto"/>
            </w:tcBorders>
            <w:shd w:val="clear" w:color="auto" w:fill="auto"/>
            <w:noWrap/>
            <w:vAlign w:val="bottom"/>
            <w:hideMark/>
          </w:tcPr>
          <w:p w14:paraId="01181683" w14:textId="34147D8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4244522" w14:textId="111FD53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Person.Statsborgerskab.cprlandenavnLigMed - Angiver landenavn for personens statsborgerret</w:t>
            </w:r>
          </w:p>
        </w:tc>
        <w:tc>
          <w:tcPr>
            <w:tcW w:w="1607" w:type="dxa"/>
            <w:tcBorders>
              <w:top w:val="nil"/>
              <w:left w:val="nil"/>
              <w:bottom w:val="single" w:sz="4" w:space="0" w:color="auto"/>
              <w:right w:val="single" w:sz="4" w:space="0" w:color="auto"/>
            </w:tcBorders>
            <w:shd w:val="clear" w:color="auto" w:fill="auto"/>
            <w:noWrap/>
            <w:vAlign w:val="bottom"/>
            <w:hideMark/>
          </w:tcPr>
          <w:p w14:paraId="4E7CDCE7" w14:textId="0D439BE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9919B3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121966" w14:textId="75C0256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stat.status.wi</w:t>
            </w:r>
          </w:p>
        </w:tc>
        <w:tc>
          <w:tcPr>
            <w:tcW w:w="1607" w:type="dxa"/>
            <w:tcBorders>
              <w:top w:val="nil"/>
              <w:left w:val="nil"/>
              <w:bottom w:val="single" w:sz="4" w:space="0" w:color="auto"/>
              <w:right w:val="single" w:sz="4" w:space="0" w:color="auto"/>
            </w:tcBorders>
            <w:shd w:val="clear" w:color="auto" w:fill="auto"/>
            <w:noWrap/>
            <w:vAlign w:val="bottom"/>
            <w:hideMark/>
          </w:tcPr>
          <w:p w14:paraId="00656A1A" w14:textId="437B46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DA4074A" w14:textId="6B5308B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28B8834B" w14:textId="6B81C18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7A2D4D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FBF440" w14:textId="6BEA0D5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stat.status.eq</w:t>
            </w:r>
          </w:p>
        </w:tc>
        <w:tc>
          <w:tcPr>
            <w:tcW w:w="1607" w:type="dxa"/>
            <w:tcBorders>
              <w:top w:val="nil"/>
              <w:left w:val="nil"/>
              <w:bottom w:val="single" w:sz="4" w:space="0" w:color="auto"/>
              <w:right w:val="single" w:sz="4" w:space="0" w:color="auto"/>
            </w:tcBorders>
            <w:shd w:val="clear" w:color="auto" w:fill="auto"/>
            <w:noWrap/>
            <w:vAlign w:val="bottom"/>
            <w:hideMark/>
          </w:tcPr>
          <w:p w14:paraId="69D63DB3" w14:textId="0D0DBBF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B09DF02" w14:textId="62F0969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24BD278B" w14:textId="42CF2BD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D36A33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CCC11AD" w14:textId="20D1243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BCEDDF6" w14:textId="1267B87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A25DE1E" w14:textId="301C563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9C6DDC5" w14:textId="4A24638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7C234B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4211860" w14:textId="710B334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14B10414" w14:textId="55BBAAB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5F627A3" w14:textId="1B924DC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2F5B9725" w14:textId="56BFD1A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ED2182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6E2FBF" w14:textId="17DB744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3E2A7A3E" w14:textId="5909660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EA07DC7" w14:textId="589BA28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E0632A7" w14:textId="65B8327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E83DFF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F5176F" w14:textId="6676173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190EEFE" w14:textId="5B6574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02D4ECD" w14:textId="5E2391C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5350816" w14:textId="159BC5E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F133C7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344534" w14:textId="1403DD2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344F8507" w14:textId="7347D7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9AF2CAA" w14:textId="261FEAD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0516EC5" w14:textId="3180A17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5E190E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0031385" w14:textId="2EBEC23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110B454" w14:textId="672CD6F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E2BA47" w14:textId="3E3EF98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D1125BD" w14:textId="10F6797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8C8DC3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811EE6" w14:textId="5A9DCB0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298B38BE" w14:textId="7281AED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5D0CAD09" w14:textId="741E5BC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4A570E35" w14:textId="4BB2E48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8FDDB2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B54FCD" w14:textId="28F64B7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72C31DD2" w14:textId="0BBACD9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5C03E4" w14:textId="186D986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5F0E0C61" w14:textId="3F7DA2D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9FC8C9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DCE2370" w14:textId="51DD7EC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8327493" w14:textId="3956771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2AF1307" w14:textId="4524319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4179D566" w14:textId="188EF4C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C932DA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8AA2ADC" w14:textId="3F50388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633B2824" w14:textId="03945C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F7FCE55" w14:textId="6DB3E19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151B8A3E" w14:textId="28E3278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5C425F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54A9A23" w14:textId="2D70BB5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A07F4F9" w14:textId="58D0BDA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4DE081" w14:textId="65D1592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CAA8BDC" w14:textId="2B56D45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ADCB1F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F1C45B" w14:textId="3D1BC70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3606BD69" w14:textId="6DAFE3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9D43A1" w14:textId="0FC55A3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1B385334" w14:textId="2122F46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C11FD4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A3C318" w14:textId="5506058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stat.virkningtil.ge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28804750" w14:textId="630DFEA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C3C8880" w14:textId="2AEF2FE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94D786F" w14:textId="350C6AB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D9DC16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2FA85F" w14:textId="386777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stat.virkningtilum.eq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645B3B32" w14:textId="7457B57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1AFAE294" w14:textId="63DA35F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Person.Statsborgerskab.virkningtilusikkerhedsmarkeringLigMed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25D31372" w14:textId="4554BEA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3F46332"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12313E" w14:textId="5F233E3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udind.cprlandekodeindrejse.wi</w:t>
            </w:r>
          </w:p>
        </w:tc>
        <w:tc>
          <w:tcPr>
            <w:tcW w:w="1607" w:type="dxa"/>
            <w:tcBorders>
              <w:top w:val="nil"/>
              <w:left w:val="nil"/>
              <w:bottom w:val="single" w:sz="4" w:space="0" w:color="auto"/>
              <w:right w:val="single" w:sz="4" w:space="0" w:color="auto"/>
            </w:tcBorders>
            <w:shd w:val="clear" w:color="auto" w:fill="auto"/>
            <w:noWrap/>
            <w:vAlign w:val="bottom"/>
            <w:hideMark/>
          </w:tcPr>
          <w:p w14:paraId="0CF7C54F" w14:textId="6617E37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8591A81" w14:textId="3D7DE0E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Person.UdrejseIndrejse.cprlandekodeindrejseErIndeholdtI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D5A802F" w14:textId="212A299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09536C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8E19A7" w14:textId="6989F1E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udind.cprlandekodeindrejse.ne</w:t>
            </w:r>
          </w:p>
        </w:tc>
        <w:tc>
          <w:tcPr>
            <w:tcW w:w="1607" w:type="dxa"/>
            <w:tcBorders>
              <w:top w:val="nil"/>
              <w:left w:val="nil"/>
              <w:bottom w:val="single" w:sz="4" w:space="0" w:color="auto"/>
              <w:right w:val="single" w:sz="4" w:space="0" w:color="auto"/>
            </w:tcBorders>
            <w:shd w:val="clear" w:color="auto" w:fill="auto"/>
            <w:noWrap/>
            <w:vAlign w:val="bottom"/>
            <w:hideMark/>
          </w:tcPr>
          <w:p w14:paraId="537B071D" w14:textId="6C12DEC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1CCCF82" w14:textId="2AFA1FD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Person.UdrejseIndrejse.cprlandekodeindrejseForskelligFra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19417E41" w14:textId="58A3310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79FEAB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763BF8B" w14:textId="079C917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udind.cprlandekodeindrejse.eq</w:t>
            </w:r>
          </w:p>
        </w:tc>
        <w:tc>
          <w:tcPr>
            <w:tcW w:w="1607" w:type="dxa"/>
            <w:tcBorders>
              <w:top w:val="nil"/>
              <w:left w:val="nil"/>
              <w:bottom w:val="single" w:sz="4" w:space="0" w:color="auto"/>
              <w:right w:val="single" w:sz="4" w:space="0" w:color="auto"/>
            </w:tcBorders>
            <w:shd w:val="clear" w:color="auto" w:fill="auto"/>
            <w:noWrap/>
            <w:vAlign w:val="bottom"/>
            <w:hideMark/>
          </w:tcPr>
          <w:p w14:paraId="48B8215F" w14:textId="1C8462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AE511DA" w14:textId="1DD15E5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0EAB7F5" w14:textId="041D60A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7C0713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FCA84D" w14:textId="7612158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udind.cprlandekodeindrejse.lt</w:t>
            </w:r>
          </w:p>
        </w:tc>
        <w:tc>
          <w:tcPr>
            <w:tcW w:w="1607" w:type="dxa"/>
            <w:tcBorders>
              <w:top w:val="nil"/>
              <w:left w:val="nil"/>
              <w:bottom w:val="single" w:sz="4" w:space="0" w:color="auto"/>
              <w:right w:val="single" w:sz="4" w:space="0" w:color="auto"/>
            </w:tcBorders>
            <w:shd w:val="clear" w:color="auto" w:fill="auto"/>
            <w:noWrap/>
            <w:vAlign w:val="bottom"/>
            <w:hideMark/>
          </w:tcPr>
          <w:p w14:paraId="03D17DCC" w14:textId="2ED19A1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6D3BD46" w14:textId="3A1226E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5410E8D1" w14:textId="656C042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52E2EA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C43C46" w14:textId="7BE80C8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udind.cprlandekodeindrejse.le</w:t>
            </w:r>
          </w:p>
        </w:tc>
        <w:tc>
          <w:tcPr>
            <w:tcW w:w="1607" w:type="dxa"/>
            <w:tcBorders>
              <w:top w:val="nil"/>
              <w:left w:val="nil"/>
              <w:bottom w:val="single" w:sz="4" w:space="0" w:color="auto"/>
              <w:right w:val="single" w:sz="4" w:space="0" w:color="auto"/>
            </w:tcBorders>
            <w:shd w:val="clear" w:color="auto" w:fill="auto"/>
            <w:noWrap/>
            <w:vAlign w:val="bottom"/>
            <w:hideMark/>
          </w:tcPr>
          <w:p w14:paraId="2F49157C" w14:textId="103598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1C9F789" w14:textId="29B8C47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Person.UdrejseIndrejse.cprlandekodeindrejseMindreEndEllerLigMed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5C2A132B" w14:textId="3054EEC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C04000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C01122" w14:textId="455A20D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udind.cprlandekodeindrejse.gt</w:t>
            </w:r>
          </w:p>
        </w:tc>
        <w:tc>
          <w:tcPr>
            <w:tcW w:w="1607" w:type="dxa"/>
            <w:tcBorders>
              <w:top w:val="nil"/>
              <w:left w:val="nil"/>
              <w:bottom w:val="single" w:sz="4" w:space="0" w:color="auto"/>
              <w:right w:val="single" w:sz="4" w:space="0" w:color="auto"/>
            </w:tcBorders>
            <w:shd w:val="clear" w:color="auto" w:fill="auto"/>
            <w:noWrap/>
            <w:vAlign w:val="bottom"/>
            <w:hideMark/>
          </w:tcPr>
          <w:p w14:paraId="4E5E3119" w14:textId="2DA9AC7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E8E6D91" w14:textId="614965E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090E1338" w14:textId="57D8577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DE9E46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0818DE4" w14:textId="21A061A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udind.cprlandekodeindrejse.ge</w:t>
            </w:r>
          </w:p>
        </w:tc>
        <w:tc>
          <w:tcPr>
            <w:tcW w:w="1607" w:type="dxa"/>
            <w:tcBorders>
              <w:top w:val="nil"/>
              <w:left w:val="nil"/>
              <w:bottom w:val="single" w:sz="4" w:space="0" w:color="auto"/>
              <w:right w:val="single" w:sz="4" w:space="0" w:color="auto"/>
            </w:tcBorders>
            <w:shd w:val="clear" w:color="auto" w:fill="auto"/>
            <w:noWrap/>
            <w:vAlign w:val="bottom"/>
            <w:hideMark/>
          </w:tcPr>
          <w:p w14:paraId="452D4828" w14:textId="20CFDD7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53608AF" w14:textId="61704A9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Person.UdrejseIndrejse.cprlandekodeindrejseStoerreEndEllerLigMed - Angiver den landekode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34F81FD4" w14:textId="2BE96DD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DE86FA7"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0EC1BD6" w14:textId="352706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udind.cprlandekodeudrejse.wi</w:t>
            </w:r>
          </w:p>
        </w:tc>
        <w:tc>
          <w:tcPr>
            <w:tcW w:w="1607" w:type="dxa"/>
            <w:tcBorders>
              <w:top w:val="nil"/>
              <w:left w:val="nil"/>
              <w:bottom w:val="single" w:sz="4" w:space="0" w:color="auto"/>
              <w:right w:val="single" w:sz="4" w:space="0" w:color="auto"/>
            </w:tcBorders>
            <w:shd w:val="clear" w:color="auto" w:fill="auto"/>
            <w:noWrap/>
            <w:vAlign w:val="bottom"/>
            <w:hideMark/>
          </w:tcPr>
          <w:p w14:paraId="7CF4A11A" w14:textId="3536133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FD563C6" w14:textId="768B54A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Person.UdrejseIndrejse.cprlandekodeudrejseErIndeholdtI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48617593" w14:textId="5A3B95A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94938A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9103F0C" w14:textId="231AA9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udind.cprlandekodeudrejse.ne</w:t>
            </w:r>
          </w:p>
        </w:tc>
        <w:tc>
          <w:tcPr>
            <w:tcW w:w="1607" w:type="dxa"/>
            <w:tcBorders>
              <w:top w:val="nil"/>
              <w:left w:val="nil"/>
              <w:bottom w:val="single" w:sz="4" w:space="0" w:color="auto"/>
              <w:right w:val="single" w:sz="4" w:space="0" w:color="auto"/>
            </w:tcBorders>
            <w:shd w:val="clear" w:color="auto" w:fill="auto"/>
            <w:noWrap/>
            <w:vAlign w:val="bottom"/>
            <w:hideMark/>
          </w:tcPr>
          <w:p w14:paraId="3F4F7FFC" w14:textId="50D5B10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7EDAB1B" w14:textId="30F5DD1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Person.UdrejseIndrejse.cprlandekodeudrejseForskelligFra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23CA0C5E" w14:textId="632FC35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5EBAC5F"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90F5BF3" w14:textId="3A66212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udind.cprlandekodeudrejse.eq</w:t>
            </w:r>
          </w:p>
        </w:tc>
        <w:tc>
          <w:tcPr>
            <w:tcW w:w="1607" w:type="dxa"/>
            <w:tcBorders>
              <w:top w:val="nil"/>
              <w:left w:val="nil"/>
              <w:bottom w:val="single" w:sz="4" w:space="0" w:color="auto"/>
              <w:right w:val="single" w:sz="4" w:space="0" w:color="auto"/>
            </w:tcBorders>
            <w:shd w:val="clear" w:color="auto" w:fill="auto"/>
            <w:noWrap/>
            <w:vAlign w:val="bottom"/>
            <w:hideMark/>
          </w:tcPr>
          <w:p w14:paraId="4D4747BA" w14:textId="7B1367C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2978B3A" w14:textId="217A75D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4AC5160C" w14:textId="7206CAA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64CE905"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405C1A" w14:textId="099999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udind.cprlandekodeudrejse.lt</w:t>
            </w:r>
          </w:p>
        </w:tc>
        <w:tc>
          <w:tcPr>
            <w:tcW w:w="1607" w:type="dxa"/>
            <w:tcBorders>
              <w:top w:val="nil"/>
              <w:left w:val="nil"/>
              <w:bottom w:val="single" w:sz="4" w:space="0" w:color="auto"/>
              <w:right w:val="single" w:sz="4" w:space="0" w:color="auto"/>
            </w:tcBorders>
            <w:shd w:val="clear" w:color="auto" w:fill="auto"/>
            <w:noWrap/>
            <w:vAlign w:val="bottom"/>
            <w:hideMark/>
          </w:tcPr>
          <w:p w14:paraId="691A35FF" w14:textId="6499F13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2D966EB3" w14:textId="04C04CD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7F21948D" w14:textId="60506E5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1EBC9CC"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945224" w14:textId="08A587E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udind.cprlandekodeudrejse.le</w:t>
            </w:r>
          </w:p>
        </w:tc>
        <w:tc>
          <w:tcPr>
            <w:tcW w:w="1607" w:type="dxa"/>
            <w:tcBorders>
              <w:top w:val="nil"/>
              <w:left w:val="nil"/>
              <w:bottom w:val="single" w:sz="4" w:space="0" w:color="auto"/>
              <w:right w:val="single" w:sz="4" w:space="0" w:color="auto"/>
            </w:tcBorders>
            <w:shd w:val="clear" w:color="auto" w:fill="auto"/>
            <w:noWrap/>
            <w:vAlign w:val="bottom"/>
            <w:hideMark/>
          </w:tcPr>
          <w:p w14:paraId="481FE314" w14:textId="515AAAE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A57525B" w14:textId="1E5AB2B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Person.UdrejseIndrejse.cprlandekodeudrejseMindreEndEllerLigMed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52FF299A" w14:textId="1887C23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F6EC23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A94A35" w14:textId="2B31C13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udind.cprlandekodeudrejse.gt</w:t>
            </w:r>
          </w:p>
        </w:tc>
        <w:tc>
          <w:tcPr>
            <w:tcW w:w="1607" w:type="dxa"/>
            <w:tcBorders>
              <w:top w:val="nil"/>
              <w:left w:val="nil"/>
              <w:bottom w:val="single" w:sz="4" w:space="0" w:color="auto"/>
              <w:right w:val="single" w:sz="4" w:space="0" w:color="auto"/>
            </w:tcBorders>
            <w:shd w:val="clear" w:color="auto" w:fill="auto"/>
            <w:noWrap/>
            <w:vAlign w:val="bottom"/>
            <w:hideMark/>
          </w:tcPr>
          <w:p w14:paraId="1290CED0" w14:textId="2ECE5F0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85AC945" w14:textId="3E1F852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2DE82F63" w14:textId="5A43F03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0C77E7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1D2B8C" w14:textId="7B62B5D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udind.cprlandekodeudrejse.ge</w:t>
            </w:r>
          </w:p>
        </w:tc>
        <w:tc>
          <w:tcPr>
            <w:tcW w:w="1607" w:type="dxa"/>
            <w:tcBorders>
              <w:top w:val="nil"/>
              <w:left w:val="nil"/>
              <w:bottom w:val="single" w:sz="4" w:space="0" w:color="auto"/>
              <w:right w:val="single" w:sz="4" w:space="0" w:color="auto"/>
            </w:tcBorders>
            <w:shd w:val="clear" w:color="auto" w:fill="auto"/>
            <w:noWrap/>
            <w:vAlign w:val="bottom"/>
            <w:hideMark/>
          </w:tcPr>
          <w:p w14:paraId="551C477D" w14:textId="14E790E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8EF7801" w14:textId="12AE37E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Person.UdrejseIndrejse.cprlandekodeudrejseStoerreEndEllerLigMed - Angiver den landekode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55DB7FED" w14:textId="40A3277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6AFF348"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04B6D20" w14:textId="40332D1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udind.cprlandindrejse.wi</w:t>
            </w:r>
          </w:p>
        </w:tc>
        <w:tc>
          <w:tcPr>
            <w:tcW w:w="1607" w:type="dxa"/>
            <w:tcBorders>
              <w:top w:val="nil"/>
              <w:left w:val="nil"/>
              <w:bottom w:val="single" w:sz="4" w:space="0" w:color="auto"/>
              <w:right w:val="single" w:sz="4" w:space="0" w:color="auto"/>
            </w:tcBorders>
            <w:shd w:val="clear" w:color="auto" w:fill="auto"/>
            <w:noWrap/>
            <w:vAlign w:val="bottom"/>
            <w:hideMark/>
          </w:tcPr>
          <w:p w14:paraId="48A652EB" w14:textId="06552D9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FC7E999" w14:textId="0CC38F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Person.UdrejseIndrejse.cprlandindrejseErIndeholdtI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23595F76" w14:textId="455B01A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EBC8411"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714DA97" w14:textId="4F5A81F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udind.cprlandindrejse.cont</w:t>
            </w:r>
          </w:p>
        </w:tc>
        <w:tc>
          <w:tcPr>
            <w:tcW w:w="1607" w:type="dxa"/>
            <w:tcBorders>
              <w:top w:val="nil"/>
              <w:left w:val="nil"/>
              <w:bottom w:val="single" w:sz="4" w:space="0" w:color="auto"/>
              <w:right w:val="single" w:sz="4" w:space="0" w:color="auto"/>
            </w:tcBorders>
            <w:shd w:val="clear" w:color="auto" w:fill="auto"/>
            <w:noWrap/>
            <w:vAlign w:val="bottom"/>
            <w:hideMark/>
          </w:tcPr>
          <w:p w14:paraId="161286A2" w14:textId="5E38999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FC3BC08" w14:textId="3C697D9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Person.UdrejseIndrejse.cprlandindrejseIndeholder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73116E2C" w14:textId="3604D39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45B9F04"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238A92" w14:textId="468333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udind.cprlandindrejse.eq</w:t>
            </w:r>
          </w:p>
        </w:tc>
        <w:tc>
          <w:tcPr>
            <w:tcW w:w="1607" w:type="dxa"/>
            <w:tcBorders>
              <w:top w:val="nil"/>
              <w:left w:val="nil"/>
              <w:bottom w:val="single" w:sz="4" w:space="0" w:color="auto"/>
              <w:right w:val="single" w:sz="4" w:space="0" w:color="auto"/>
            </w:tcBorders>
            <w:shd w:val="clear" w:color="auto" w:fill="auto"/>
            <w:noWrap/>
            <w:vAlign w:val="bottom"/>
            <w:hideMark/>
          </w:tcPr>
          <w:p w14:paraId="6B87C965" w14:textId="325CE76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3461709" w14:textId="31267C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Person.UdrejseIndrejse.cprlandindrejseLigMed - Angiver det land personen er indrejst fra</w:t>
            </w:r>
          </w:p>
        </w:tc>
        <w:tc>
          <w:tcPr>
            <w:tcW w:w="1607" w:type="dxa"/>
            <w:tcBorders>
              <w:top w:val="nil"/>
              <w:left w:val="nil"/>
              <w:bottom w:val="single" w:sz="4" w:space="0" w:color="auto"/>
              <w:right w:val="single" w:sz="4" w:space="0" w:color="auto"/>
            </w:tcBorders>
            <w:shd w:val="clear" w:color="auto" w:fill="auto"/>
            <w:noWrap/>
            <w:vAlign w:val="bottom"/>
            <w:hideMark/>
          </w:tcPr>
          <w:p w14:paraId="42EE8B1D" w14:textId="2C7FBD1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1E682A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9F0413B" w14:textId="3B86A36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udind.cprlandudrejse.wi</w:t>
            </w:r>
          </w:p>
        </w:tc>
        <w:tc>
          <w:tcPr>
            <w:tcW w:w="1607" w:type="dxa"/>
            <w:tcBorders>
              <w:top w:val="nil"/>
              <w:left w:val="nil"/>
              <w:bottom w:val="single" w:sz="4" w:space="0" w:color="auto"/>
              <w:right w:val="single" w:sz="4" w:space="0" w:color="auto"/>
            </w:tcBorders>
            <w:shd w:val="clear" w:color="auto" w:fill="auto"/>
            <w:noWrap/>
            <w:vAlign w:val="bottom"/>
            <w:hideMark/>
          </w:tcPr>
          <w:p w14:paraId="71035A09" w14:textId="3737842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8A1F0CD" w14:textId="67D5AEE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Person.UdrejseIndrejse.cprlandudrejseErIndeholdtI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679FA0BE" w14:textId="0BA47D0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ADA0D1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2FDEAC" w14:textId="3B2A51C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udind.cprlandudrejse.cont</w:t>
            </w:r>
          </w:p>
        </w:tc>
        <w:tc>
          <w:tcPr>
            <w:tcW w:w="1607" w:type="dxa"/>
            <w:tcBorders>
              <w:top w:val="nil"/>
              <w:left w:val="nil"/>
              <w:bottom w:val="single" w:sz="4" w:space="0" w:color="auto"/>
              <w:right w:val="single" w:sz="4" w:space="0" w:color="auto"/>
            </w:tcBorders>
            <w:shd w:val="clear" w:color="auto" w:fill="auto"/>
            <w:noWrap/>
            <w:vAlign w:val="bottom"/>
            <w:hideMark/>
          </w:tcPr>
          <w:p w14:paraId="4E7E2C66" w14:textId="618FC13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97A1C92" w14:textId="62F536B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Person.UdrejseIndrejse.cprlandudrejseIndeholder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3CA6ECDF" w14:textId="744130D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C63C0C6"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3407C9" w14:textId="03FACB6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udind.cprlandudrejse.eq</w:t>
            </w:r>
          </w:p>
        </w:tc>
        <w:tc>
          <w:tcPr>
            <w:tcW w:w="1607" w:type="dxa"/>
            <w:tcBorders>
              <w:top w:val="nil"/>
              <w:left w:val="nil"/>
              <w:bottom w:val="single" w:sz="4" w:space="0" w:color="auto"/>
              <w:right w:val="single" w:sz="4" w:space="0" w:color="auto"/>
            </w:tcBorders>
            <w:shd w:val="clear" w:color="auto" w:fill="auto"/>
            <w:noWrap/>
            <w:vAlign w:val="bottom"/>
            <w:hideMark/>
          </w:tcPr>
          <w:p w14:paraId="491B964A" w14:textId="475AADB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26180C8" w14:textId="7CC680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Person.UdrejseIndrejse.cprlandudrejseLigMed - Angiver det land personen er udrejst til</w:t>
            </w:r>
          </w:p>
        </w:tc>
        <w:tc>
          <w:tcPr>
            <w:tcW w:w="1607" w:type="dxa"/>
            <w:tcBorders>
              <w:top w:val="nil"/>
              <w:left w:val="nil"/>
              <w:bottom w:val="single" w:sz="4" w:space="0" w:color="auto"/>
              <w:right w:val="single" w:sz="4" w:space="0" w:color="auto"/>
            </w:tcBorders>
            <w:shd w:val="clear" w:color="auto" w:fill="auto"/>
            <w:noWrap/>
            <w:vAlign w:val="bottom"/>
            <w:hideMark/>
          </w:tcPr>
          <w:p w14:paraId="319641B6" w14:textId="662D114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7A7744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9E76E14" w14:textId="69FCB4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udind.status.wi</w:t>
            </w:r>
          </w:p>
        </w:tc>
        <w:tc>
          <w:tcPr>
            <w:tcW w:w="1607" w:type="dxa"/>
            <w:tcBorders>
              <w:top w:val="nil"/>
              <w:left w:val="nil"/>
              <w:bottom w:val="single" w:sz="4" w:space="0" w:color="auto"/>
              <w:right w:val="single" w:sz="4" w:space="0" w:color="auto"/>
            </w:tcBorders>
            <w:shd w:val="clear" w:color="auto" w:fill="auto"/>
            <w:noWrap/>
            <w:vAlign w:val="bottom"/>
            <w:hideMark/>
          </w:tcPr>
          <w:p w14:paraId="4E76E2BC" w14:textId="1EAC093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1E52E99" w14:textId="48E98D6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1039776E" w14:textId="42E31BE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9FADB6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E23AB6B" w14:textId="1DB3866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udind.status.eq</w:t>
            </w:r>
          </w:p>
        </w:tc>
        <w:tc>
          <w:tcPr>
            <w:tcW w:w="1607" w:type="dxa"/>
            <w:tcBorders>
              <w:top w:val="nil"/>
              <w:left w:val="nil"/>
              <w:bottom w:val="single" w:sz="4" w:space="0" w:color="auto"/>
              <w:right w:val="single" w:sz="4" w:space="0" w:color="auto"/>
            </w:tcBorders>
            <w:shd w:val="clear" w:color="auto" w:fill="auto"/>
            <w:noWrap/>
            <w:vAlign w:val="bottom"/>
            <w:hideMark/>
          </w:tcPr>
          <w:p w14:paraId="7973FE7C" w14:textId="0B37EA7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71F6DA59" w14:textId="7B29E6C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Person.UdrejseIndrejse.statusLigMed - </w:t>
            </w:r>
          </w:p>
        </w:tc>
        <w:tc>
          <w:tcPr>
            <w:tcW w:w="1607" w:type="dxa"/>
            <w:tcBorders>
              <w:top w:val="nil"/>
              <w:left w:val="nil"/>
              <w:bottom w:val="single" w:sz="4" w:space="0" w:color="auto"/>
              <w:right w:val="single" w:sz="4" w:space="0" w:color="auto"/>
            </w:tcBorders>
            <w:shd w:val="clear" w:color="auto" w:fill="auto"/>
            <w:noWrap/>
            <w:vAlign w:val="bottom"/>
            <w:hideMark/>
          </w:tcPr>
          <w:p w14:paraId="2623798D" w14:textId="1186AE6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F97D1A3"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7BF0B2D" w14:textId="76DD0D5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udind.udenlandsadresse.cont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271CAF9D" w14:textId="19569D3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1289F3F4" w14:textId="2ADA780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Person.UdrejseIndrejse.udenlandsadresseIndeholder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516089EB" w14:textId="1A3BD36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533C42" w:rsidRPr="00360E00" w14:paraId="7E25B5C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E524F2D" w14:textId="042AD47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36B46005" w14:textId="7A269BB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D45E3B" w14:textId="3630D9A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2E2FE30A" w14:textId="0B1AC69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F1866B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BC31AC" w14:textId="1D4170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59CA4FF3" w14:textId="7282590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16A0D85" w14:textId="0D9DC56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1C9584E8" w14:textId="78A99BF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332ACD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62A2BD0" w14:textId="1DD10D0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ADFAB85" w14:textId="77ED854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1C3E8CD" w14:textId="6E1FF1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3C6F85C" w14:textId="5A78190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78F624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A1EE3D7" w14:textId="4C64A1C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0E17A0A0" w14:textId="4B9ECAF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B79D4CB" w14:textId="25DC919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4BE55234" w14:textId="19CA020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6E4169A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BAA314" w14:textId="75BBCA6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1D0EE2DA" w14:textId="405012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217B97" w14:textId="5AE77C3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228F4B1D" w14:textId="7D95EA2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09BCFB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E7F2EDE" w14:textId="7B44CAA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5035D696" w14:textId="191E9B6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C760D76" w14:textId="463D27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7EF40F6" w14:textId="331C36A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7CD016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7CA216" w14:textId="5C68DD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3C62CA1C" w14:textId="3E14282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34F05CC7" w14:textId="2656055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4241883" w14:textId="4D18916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69F64D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EBAAB07" w14:textId="428F2DB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2A3FD56E" w14:textId="09D933F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DEBA50A" w14:textId="6CAAB7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42766CC" w14:textId="6C5970E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2185B19"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EB956B" w14:textId="3E4E75A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77D00E7F" w14:textId="6303CEF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3C91C2C" w14:textId="242706D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554A652D" w14:textId="083F03D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9AF6D15"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6B8934" w14:textId="7481E68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077B4F6F" w14:textId="3675AA1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A30A00" w14:textId="5B0A7D6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9C37014" w14:textId="3C7ADFB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382066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9F892D9" w14:textId="50E477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00266EF8" w14:textId="67C44AD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D7BD54B" w14:textId="7077A69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2B276BC" w14:textId="393FE20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E0D014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3B8948" w14:textId="62CFE0D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7D0E8B62" w14:textId="5BF27DD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2063519" w14:textId="00D1744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Person.UdrejseIndrejsje.virkningtilStoerreEnd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332FDBB8" w14:textId="7E656D0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E1D13F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3F7D08B" w14:textId="14138A3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udind.virkningtil.ge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35086214" w14:textId="4CAA570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DA75D3A" w14:textId="3DDA0C8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8B04A3F" w14:textId="711F4E1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7D0B61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C9517EC" w14:textId="59049BC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udind.virkningtilum.eq</w:t>
            </w:r>
          </w:p>
        </w:tc>
        <w:tc>
          <w:tcPr>
            <w:tcW w:w="1607" w:type="dxa"/>
            <w:tcBorders>
              <w:top w:val="nil"/>
              <w:left w:val="nil"/>
              <w:bottom w:val="single" w:sz="4" w:space="0" w:color="auto"/>
              <w:right w:val="single" w:sz="4" w:space="0" w:color="auto"/>
            </w:tcBorders>
            <w:shd w:val="clear" w:color="auto" w:fill="auto"/>
            <w:noWrap/>
            <w:vAlign w:val="bottom"/>
            <w:hideMark/>
          </w:tcPr>
          <w:p w14:paraId="1EC37CFF" w14:textId="20D91B3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4C9F0852" w14:textId="43F561A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Person.Udrejseindrejse.virkningtilusikkerhedsmarkeringLigMed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0C0F08C9" w14:textId="37B0DDC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45154F9"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CE5D370" w14:textId="1738CA0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vaerge.adresse.cont</w:t>
            </w:r>
          </w:p>
        </w:tc>
        <w:tc>
          <w:tcPr>
            <w:tcW w:w="1607" w:type="dxa"/>
            <w:tcBorders>
              <w:top w:val="nil"/>
              <w:left w:val="nil"/>
              <w:bottom w:val="single" w:sz="4" w:space="0" w:color="auto"/>
              <w:right w:val="single" w:sz="4" w:space="0" w:color="auto"/>
            </w:tcBorders>
            <w:shd w:val="clear" w:color="auto" w:fill="auto"/>
            <w:noWrap/>
            <w:vAlign w:val="bottom"/>
            <w:hideMark/>
          </w:tcPr>
          <w:p w14:paraId="77ED5609" w14:textId="78AC156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70A9C1E" w14:textId="7CBD476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Person.Vaergemaal.adresseIndeholder - </w:t>
            </w:r>
          </w:p>
        </w:tc>
        <w:tc>
          <w:tcPr>
            <w:tcW w:w="1607" w:type="dxa"/>
            <w:tcBorders>
              <w:top w:val="nil"/>
              <w:left w:val="nil"/>
              <w:bottom w:val="single" w:sz="4" w:space="0" w:color="auto"/>
              <w:right w:val="single" w:sz="4" w:space="0" w:color="auto"/>
            </w:tcBorders>
            <w:shd w:val="clear" w:color="auto" w:fill="auto"/>
            <w:vAlign w:val="bottom"/>
            <w:hideMark/>
          </w:tcPr>
          <w:p w14:paraId="1D1406B0" w14:textId="046A70D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Konkat af alle adresselinier</w:t>
            </w:r>
          </w:p>
        </w:tc>
      </w:tr>
      <w:tr w:rsidR="00533C42" w:rsidRPr="00360E00" w14:paraId="58ED92B8"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F358F6D" w14:textId="0277201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vaerge.vaergenavn.wi</w:t>
            </w:r>
          </w:p>
        </w:tc>
        <w:tc>
          <w:tcPr>
            <w:tcW w:w="1607" w:type="dxa"/>
            <w:tcBorders>
              <w:top w:val="nil"/>
              <w:left w:val="nil"/>
              <w:bottom w:val="single" w:sz="4" w:space="0" w:color="auto"/>
              <w:right w:val="single" w:sz="4" w:space="0" w:color="auto"/>
            </w:tcBorders>
            <w:shd w:val="clear" w:color="auto" w:fill="auto"/>
            <w:noWrap/>
            <w:vAlign w:val="bottom"/>
            <w:hideMark/>
          </w:tcPr>
          <w:p w14:paraId="24CC2091" w14:textId="2F1749E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60A1798" w14:textId="2B7C0A0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Person.Vaergemaal.vaergenavnErIndeholdtI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0C37EF8C" w14:textId="509A765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7587BE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D2273E9" w14:textId="50BB4E8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vaerge.vaergenavn.cont</w:t>
            </w:r>
          </w:p>
        </w:tc>
        <w:tc>
          <w:tcPr>
            <w:tcW w:w="1607" w:type="dxa"/>
            <w:tcBorders>
              <w:top w:val="nil"/>
              <w:left w:val="nil"/>
              <w:bottom w:val="single" w:sz="4" w:space="0" w:color="auto"/>
              <w:right w:val="single" w:sz="4" w:space="0" w:color="auto"/>
            </w:tcBorders>
            <w:shd w:val="clear" w:color="auto" w:fill="auto"/>
            <w:noWrap/>
            <w:vAlign w:val="bottom"/>
            <w:hideMark/>
          </w:tcPr>
          <w:p w14:paraId="1DC58E09" w14:textId="3CC0B09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EE6A152" w14:textId="4742798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Person.Vaergemaal.vaergenavnIndeholder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30C7AD84" w14:textId="5C3C00A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6B6F2B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896AD7B" w14:textId="04F13E9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vaerge.vaergenavn.eq</w:t>
            </w:r>
          </w:p>
        </w:tc>
        <w:tc>
          <w:tcPr>
            <w:tcW w:w="1607" w:type="dxa"/>
            <w:tcBorders>
              <w:top w:val="nil"/>
              <w:left w:val="nil"/>
              <w:bottom w:val="single" w:sz="4" w:space="0" w:color="auto"/>
              <w:right w:val="single" w:sz="4" w:space="0" w:color="auto"/>
            </w:tcBorders>
            <w:shd w:val="clear" w:color="auto" w:fill="auto"/>
            <w:noWrap/>
            <w:vAlign w:val="bottom"/>
            <w:hideMark/>
          </w:tcPr>
          <w:p w14:paraId="678A09B1" w14:textId="35FAE45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5A2CC7A" w14:textId="7517EF3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Person.Vaergemaal.vaergenavnLigMed - Værges navn</w:t>
            </w:r>
          </w:p>
        </w:tc>
        <w:tc>
          <w:tcPr>
            <w:tcW w:w="1607" w:type="dxa"/>
            <w:tcBorders>
              <w:top w:val="nil"/>
              <w:left w:val="nil"/>
              <w:bottom w:val="single" w:sz="4" w:space="0" w:color="auto"/>
              <w:right w:val="single" w:sz="4" w:space="0" w:color="auto"/>
            </w:tcBorders>
            <w:shd w:val="clear" w:color="auto" w:fill="auto"/>
            <w:noWrap/>
            <w:vAlign w:val="bottom"/>
            <w:hideMark/>
          </w:tcPr>
          <w:p w14:paraId="418B43DB" w14:textId="324127F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66375FD"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8B0FC2" w14:textId="08A6E28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08E849D1" w14:textId="054C5C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647D37" w14:textId="5D81F10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42479D9" w14:textId="5D094F7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14225A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0B24401" w14:textId="4939AC7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71E78CB6" w14:textId="449957B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B0E24B7" w14:textId="49C6300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48A37166" w14:textId="532DCA7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6BAA9D3"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1AA6795" w14:textId="1EBC56F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21548DA8" w14:textId="3A60727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3CB274B" w14:textId="2113C59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63AF4A1A" w14:textId="0E90694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CBCACE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211F073" w14:textId="5523BBC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15423BBB" w14:textId="56E8C71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8FA2125" w14:textId="4E9D3CE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ED6425D" w14:textId="0135EEF1"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D7D5F7A"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42A9FC" w14:textId="0D1C4D8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517FF0A1" w14:textId="11D7BDF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43F204A" w14:textId="1C9F845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74C67B84" w14:textId="2EA5948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EE7362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DC4B425" w14:textId="213FCBB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0E3FCDC8" w14:textId="2777AE7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C61912" w14:textId="356D188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ABC8FD9" w14:textId="35520C6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11D068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716149F" w14:textId="27B3A7F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vaerge.virkningfraum.eq</w:t>
            </w:r>
          </w:p>
        </w:tc>
        <w:tc>
          <w:tcPr>
            <w:tcW w:w="1607" w:type="dxa"/>
            <w:tcBorders>
              <w:top w:val="nil"/>
              <w:left w:val="nil"/>
              <w:bottom w:val="single" w:sz="4" w:space="0" w:color="auto"/>
              <w:right w:val="single" w:sz="4" w:space="0" w:color="auto"/>
            </w:tcBorders>
            <w:shd w:val="clear" w:color="auto" w:fill="auto"/>
            <w:noWrap/>
            <w:vAlign w:val="bottom"/>
            <w:hideMark/>
          </w:tcPr>
          <w:p w14:paraId="7521DB1F" w14:textId="3240481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Boolean</w:t>
            </w:r>
          </w:p>
        </w:tc>
        <w:tc>
          <w:tcPr>
            <w:tcW w:w="4003" w:type="dxa"/>
            <w:tcBorders>
              <w:top w:val="nil"/>
              <w:left w:val="nil"/>
              <w:bottom w:val="single" w:sz="4" w:space="0" w:color="auto"/>
              <w:right w:val="single" w:sz="4" w:space="0" w:color="auto"/>
            </w:tcBorders>
            <w:shd w:val="clear" w:color="auto" w:fill="auto"/>
            <w:vAlign w:val="bottom"/>
            <w:hideMark/>
          </w:tcPr>
          <w:p w14:paraId="2EE0196B" w14:textId="671A502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Person.Vaergemaal.virkningfrausikkerhedsmarkeringLigMed - </w:t>
            </w:r>
          </w:p>
        </w:tc>
        <w:tc>
          <w:tcPr>
            <w:tcW w:w="1607" w:type="dxa"/>
            <w:tcBorders>
              <w:top w:val="nil"/>
              <w:left w:val="nil"/>
              <w:bottom w:val="single" w:sz="4" w:space="0" w:color="auto"/>
              <w:right w:val="single" w:sz="4" w:space="0" w:color="auto"/>
            </w:tcBorders>
            <w:shd w:val="clear" w:color="auto" w:fill="auto"/>
            <w:noWrap/>
            <w:vAlign w:val="bottom"/>
            <w:hideMark/>
          </w:tcPr>
          <w:p w14:paraId="663BD9BD" w14:textId="7781D20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A13DB3C"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8FF481" w14:textId="4A63BCB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AA3F10D" w14:textId="6F4BDF0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E6340B0" w14:textId="4CB8A10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00B565ED" w14:textId="6206897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901A2C6"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6CE7818" w14:textId="2FD3B69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69E21A37" w14:textId="68100F4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214A698" w14:textId="4B26E38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0D47DD4E" w14:textId="2DF33F2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CF3F5DE"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CE4A90" w14:textId="67CAB33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7B0F5ED6" w14:textId="6649AB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7B62092" w14:textId="333CB762"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410C3903" w14:textId="3B53F65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220726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62C0DF5" w14:textId="1F1ECD0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3202E58" w14:textId="7BACB32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49EC49A" w14:textId="2B61B3B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E93198" w14:textId="5E373C94"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8D86F5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D1BF9E" w14:textId="081BEB3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16B10750" w14:textId="321B2A3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07245BB" w14:textId="57306C2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AE9DD37" w14:textId="77B1257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674FB92"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234D0E0" w14:textId="61F86E7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vaerge.virkningtil.ge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3F3DDA8C" w14:textId="12B3032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2F5F70A" w14:textId="788DD2C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Person.Vaergemaal.virkningtilStoerreEndEllerLigMed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711324BB" w14:textId="73DBF8AD"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16710F3"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E3B73A" w14:textId="58E003B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valg.valgoplysningstype.wi</w:t>
            </w:r>
          </w:p>
        </w:tc>
        <w:tc>
          <w:tcPr>
            <w:tcW w:w="1607" w:type="dxa"/>
            <w:tcBorders>
              <w:top w:val="nil"/>
              <w:left w:val="nil"/>
              <w:bottom w:val="single" w:sz="4" w:space="0" w:color="auto"/>
              <w:right w:val="single" w:sz="4" w:space="0" w:color="auto"/>
            </w:tcBorders>
            <w:shd w:val="clear" w:color="auto" w:fill="auto"/>
            <w:noWrap/>
            <w:vAlign w:val="bottom"/>
            <w:hideMark/>
          </w:tcPr>
          <w:p w14:paraId="4AF905D6" w14:textId="24FAD7C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4E61AD72" w14:textId="0F1F4319" w:rsidR="00533C42" w:rsidRPr="00360E00" w:rsidRDefault="00533C42"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Person.Valgoplysninger.valgoplysningstypeErIndeholdtI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1447CBED" w14:textId="3D5DD4D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5E482E29" w14:textId="77777777" w:rsidTr="00BD6A48">
        <w:trPr>
          <w:trHeight w:val="510"/>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A02098E" w14:textId="53BC511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valg.valgoplysningstype.eq</w:t>
            </w:r>
          </w:p>
        </w:tc>
        <w:tc>
          <w:tcPr>
            <w:tcW w:w="1607" w:type="dxa"/>
            <w:tcBorders>
              <w:top w:val="nil"/>
              <w:left w:val="nil"/>
              <w:bottom w:val="single" w:sz="4" w:space="0" w:color="auto"/>
              <w:right w:val="single" w:sz="4" w:space="0" w:color="auto"/>
            </w:tcBorders>
            <w:shd w:val="clear" w:color="auto" w:fill="auto"/>
            <w:noWrap/>
            <w:vAlign w:val="bottom"/>
            <w:hideMark/>
          </w:tcPr>
          <w:p w14:paraId="0B3546CF" w14:textId="7A7FD6A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center"/>
            <w:hideMark/>
          </w:tcPr>
          <w:p w14:paraId="15EA2BD9" w14:textId="403D6E3D" w:rsidR="00533C42" w:rsidRPr="00360E00" w:rsidRDefault="00533C42" w:rsidP="00360E00">
            <w:pPr>
              <w:spacing w:after="0" w:line="240" w:lineRule="auto"/>
              <w:rPr>
                <w:rFonts w:ascii="Verdana" w:eastAsia="Times New Roman" w:hAnsi="Verdana" w:cs="Times New Roman"/>
                <w:color w:val="000000"/>
                <w:sz w:val="20"/>
                <w:szCs w:val="20"/>
                <w:lang w:eastAsia="da-DK"/>
              </w:rPr>
            </w:pPr>
            <w:r>
              <w:rPr>
                <w:rFonts w:ascii="Verdana" w:hAnsi="Verdana"/>
                <w:color w:val="000000"/>
                <w:sz w:val="20"/>
                <w:szCs w:val="20"/>
              </w:rPr>
              <w:t>Person.Valgoplysninger.valgoplysningstypeLigMed - Angiver alm. Valgret, gamle og nye diplomater, EU-Valg</w:t>
            </w:r>
          </w:p>
        </w:tc>
        <w:tc>
          <w:tcPr>
            <w:tcW w:w="1607" w:type="dxa"/>
            <w:tcBorders>
              <w:top w:val="nil"/>
              <w:left w:val="nil"/>
              <w:bottom w:val="single" w:sz="4" w:space="0" w:color="auto"/>
              <w:right w:val="single" w:sz="4" w:space="0" w:color="auto"/>
            </w:tcBorders>
            <w:shd w:val="clear" w:color="auto" w:fill="auto"/>
            <w:noWrap/>
            <w:vAlign w:val="bottom"/>
            <w:hideMark/>
          </w:tcPr>
          <w:p w14:paraId="53A0E398" w14:textId="0FBAE92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ECE584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1FC2F9" w14:textId="108EA86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valg.valgretdato.ne</w:t>
            </w:r>
          </w:p>
        </w:tc>
        <w:tc>
          <w:tcPr>
            <w:tcW w:w="1607" w:type="dxa"/>
            <w:tcBorders>
              <w:top w:val="nil"/>
              <w:left w:val="nil"/>
              <w:bottom w:val="single" w:sz="4" w:space="0" w:color="auto"/>
              <w:right w:val="single" w:sz="4" w:space="0" w:color="auto"/>
            </w:tcBorders>
            <w:shd w:val="clear" w:color="auto" w:fill="auto"/>
            <w:noWrap/>
            <w:vAlign w:val="bottom"/>
            <w:hideMark/>
          </w:tcPr>
          <w:p w14:paraId="67878965" w14:textId="4BE026B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5AED7B5" w14:textId="6F07863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Person.Valgoplysninger.valgretdatoForskelligFra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2F9629CD" w14:textId="0EB3F3B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51EF6CD"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D1DFF47" w14:textId="2899C5A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valg.valgretdato.eq</w:t>
            </w:r>
          </w:p>
        </w:tc>
        <w:tc>
          <w:tcPr>
            <w:tcW w:w="1607" w:type="dxa"/>
            <w:tcBorders>
              <w:top w:val="nil"/>
              <w:left w:val="nil"/>
              <w:bottom w:val="single" w:sz="4" w:space="0" w:color="auto"/>
              <w:right w:val="single" w:sz="4" w:space="0" w:color="auto"/>
            </w:tcBorders>
            <w:shd w:val="clear" w:color="auto" w:fill="auto"/>
            <w:noWrap/>
            <w:vAlign w:val="bottom"/>
            <w:hideMark/>
          </w:tcPr>
          <w:p w14:paraId="42D70BF4" w14:textId="2E40F33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EF25C37" w14:textId="1A56A6A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42C89C3F" w14:textId="09455222"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D0C19F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FEEEF1D" w14:textId="436C8B9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valg.valgretdato.lt</w:t>
            </w:r>
          </w:p>
        </w:tc>
        <w:tc>
          <w:tcPr>
            <w:tcW w:w="1607" w:type="dxa"/>
            <w:tcBorders>
              <w:top w:val="nil"/>
              <w:left w:val="nil"/>
              <w:bottom w:val="single" w:sz="4" w:space="0" w:color="auto"/>
              <w:right w:val="single" w:sz="4" w:space="0" w:color="auto"/>
            </w:tcBorders>
            <w:shd w:val="clear" w:color="auto" w:fill="auto"/>
            <w:noWrap/>
            <w:vAlign w:val="bottom"/>
            <w:hideMark/>
          </w:tcPr>
          <w:p w14:paraId="7C5800CD" w14:textId="3632E96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723AD6F" w14:textId="263EDCF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0EC169FF" w14:textId="54AFAB3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141244A"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44D6A74" w14:textId="72488C1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valg.valgretdato.le</w:t>
            </w:r>
          </w:p>
        </w:tc>
        <w:tc>
          <w:tcPr>
            <w:tcW w:w="1607" w:type="dxa"/>
            <w:tcBorders>
              <w:top w:val="nil"/>
              <w:left w:val="nil"/>
              <w:bottom w:val="single" w:sz="4" w:space="0" w:color="auto"/>
              <w:right w:val="single" w:sz="4" w:space="0" w:color="auto"/>
            </w:tcBorders>
            <w:shd w:val="clear" w:color="auto" w:fill="auto"/>
            <w:noWrap/>
            <w:vAlign w:val="bottom"/>
            <w:hideMark/>
          </w:tcPr>
          <w:p w14:paraId="68F9CDCA" w14:textId="643314C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2589C91" w14:textId="2CBCE47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Person.Valgoplysninger.valgretdatoMindreEndEllerLigMed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2C7B4CE1" w14:textId="6594F00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13B6EA0"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B19E87A" w14:textId="1DCA58F3"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valg.valgretdato.gt</w:t>
            </w:r>
          </w:p>
        </w:tc>
        <w:tc>
          <w:tcPr>
            <w:tcW w:w="1607" w:type="dxa"/>
            <w:tcBorders>
              <w:top w:val="nil"/>
              <w:left w:val="nil"/>
              <w:bottom w:val="single" w:sz="4" w:space="0" w:color="auto"/>
              <w:right w:val="single" w:sz="4" w:space="0" w:color="auto"/>
            </w:tcBorders>
            <w:shd w:val="clear" w:color="auto" w:fill="auto"/>
            <w:noWrap/>
            <w:vAlign w:val="bottom"/>
            <w:hideMark/>
          </w:tcPr>
          <w:p w14:paraId="7BF84FA2" w14:textId="76C3328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013E65A" w14:textId="05ADF49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1678BEC6" w14:textId="7D8C7DF8"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4D19ABB" w14:textId="77777777" w:rsidTr="00BD6A48">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00FB633" w14:textId="11C999B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valg.valgretdato.ge</w:t>
            </w:r>
          </w:p>
        </w:tc>
        <w:tc>
          <w:tcPr>
            <w:tcW w:w="1607" w:type="dxa"/>
            <w:tcBorders>
              <w:top w:val="nil"/>
              <w:left w:val="nil"/>
              <w:bottom w:val="single" w:sz="4" w:space="0" w:color="auto"/>
              <w:right w:val="single" w:sz="4" w:space="0" w:color="auto"/>
            </w:tcBorders>
            <w:shd w:val="clear" w:color="auto" w:fill="auto"/>
            <w:noWrap/>
            <w:vAlign w:val="bottom"/>
            <w:hideMark/>
          </w:tcPr>
          <w:p w14:paraId="05CDB47F" w14:textId="7E1BD13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3F922A2D" w14:textId="2BBDD76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Person.Valgoplysninger.valgretdatoStoerreEndEllerLigMed - Dato for hvor lang tid personens valgret er gældende</w:t>
            </w:r>
          </w:p>
        </w:tc>
        <w:tc>
          <w:tcPr>
            <w:tcW w:w="1607" w:type="dxa"/>
            <w:tcBorders>
              <w:top w:val="nil"/>
              <w:left w:val="nil"/>
              <w:bottom w:val="single" w:sz="4" w:space="0" w:color="auto"/>
              <w:right w:val="single" w:sz="4" w:space="0" w:color="auto"/>
            </w:tcBorders>
            <w:shd w:val="clear" w:color="auto" w:fill="auto"/>
            <w:noWrap/>
            <w:vAlign w:val="bottom"/>
            <w:hideMark/>
          </w:tcPr>
          <w:p w14:paraId="6568E978" w14:textId="2CFDCDA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3D3564F"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829AE41" w14:textId="1FC873B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valg.virkningfra.ne</w:t>
            </w:r>
          </w:p>
        </w:tc>
        <w:tc>
          <w:tcPr>
            <w:tcW w:w="1607" w:type="dxa"/>
            <w:tcBorders>
              <w:top w:val="nil"/>
              <w:left w:val="nil"/>
              <w:bottom w:val="single" w:sz="4" w:space="0" w:color="auto"/>
              <w:right w:val="single" w:sz="4" w:space="0" w:color="auto"/>
            </w:tcBorders>
            <w:shd w:val="clear" w:color="auto" w:fill="auto"/>
            <w:noWrap/>
            <w:vAlign w:val="bottom"/>
            <w:hideMark/>
          </w:tcPr>
          <w:p w14:paraId="720EE7E6" w14:textId="680AFAD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0E35F29" w14:textId="08468E2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6DC6846E" w14:textId="15C966C3"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3C3781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DA319B3" w14:textId="6A77F77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valg.virkningfra.eq</w:t>
            </w:r>
          </w:p>
        </w:tc>
        <w:tc>
          <w:tcPr>
            <w:tcW w:w="1607" w:type="dxa"/>
            <w:tcBorders>
              <w:top w:val="nil"/>
              <w:left w:val="nil"/>
              <w:bottom w:val="single" w:sz="4" w:space="0" w:color="auto"/>
              <w:right w:val="single" w:sz="4" w:space="0" w:color="auto"/>
            </w:tcBorders>
            <w:shd w:val="clear" w:color="auto" w:fill="auto"/>
            <w:noWrap/>
            <w:vAlign w:val="bottom"/>
            <w:hideMark/>
          </w:tcPr>
          <w:p w14:paraId="451DAB63" w14:textId="175D8C0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E44DA1F" w14:textId="7AD12B9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Person.Valgoplysninger.virkningfraLigMed - </w:t>
            </w:r>
          </w:p>
        </w:tc>
        <w:tc>
          <w:tcPr>
            <w:tcW w:w="1607" w:type="dxa"/>
            <w:tcBorders>
              <w:top w:val="nil"/>
              <w:left w:val="nil"/>
              <w:bottom w:val="single" w:sz="4" w:space="0" w:color="auto"/>
              <w:right w:val="single" w:sz="4" w:space="0" w:color="auto"/>
            </w:tcBorders>
            <w:shd w:val="clear" w:color="auto" w:fill="auto"/>
            <w:noWrap/>
            <w:vAlign w:val="bottom"/>
            <w:hideMark/>
          </w:tcPr>
          <w:p w14:paraId="527092FB" w14:textId="45837F7A"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CA895A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CE3843E" w14:textId="60BE49F4"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valg.virkningfra.lt</w:t>
            </w:r>
          </w:p>
        </w:tc>
        <w:tc>
          <w:tcPr>
            <w:tcW w:w="1607" w:type="dxa"/>
            <w:tcBorders>
              <w:top w:val="nil"/>
              <w:left w:val="nil"/>
              <w:bottom w:val="single" w:sz="4" w:space="0" w:color="auto"/>
              <w:right w:val="single" w:sz="4" w:space="0" w:color="auto"/>
            </w:tcBorders>
            <w:shd w:val="clear" w:color="auto" w:fill="auto"/>
            <w:noWrap/>
            <w:vAlign w:val="bottom"/>
            <w:hideMark/>
          </w:tcPr>
          <w:p w14:paraId="7F550F98" w14:textId="7F27FF4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D442896" w14:textId="3C79981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AD5F1C3" w14:textId="1FCBAA75"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2B788BA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A817937" w14:textId="6356FBA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valg.virkningfra.le</w:t>
            </w:r>
          </w:p>
        </w:tc>
        <w:tc>
          <w:tcPr>
            <w:tcW w:w="1607" w:type="dxa"/>
            <w:tcBorders>
              <w:top w:val="nil"/>
              <w:left w:val="nil"/>
              <w:bottom w:val="single" w:sz="4" w:space="0" w:color="auto"/>
              <w:right w:val="single" w:sz="4" w:space="0" w:color="auto"/>
            </w:tcBorders>
            <w:shd w:val="clear" w:color="auto" w:fill="auto"/>
            <w:noWrap/>
            <w:vAlign w:val="bottom"/>
            <w:hideMark/>
          </w:tcPr>
          <w:p w14:paraId="4413F524" w14:textId="1B013BD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4CB04ED4" w14:textId="1962735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22CCF24F" w14:textId="70EF9337"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9CE5C6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A916B8A" w14:textId="31EF912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valg.virkningfra.gt</w:t>
            </w:r>
          </w:p>
        </w:tc>
        <w:tc>
          <w:tcPr>
            <w:tcW w:w="1607" w:type="dxa"/>
            <w:tcBorders>
              <w:top w:val="nil"/>
              <w:left w:val="nil"/>
              <w:bottom w:val="single" w:sz="4" w:space="0" w:color="auto"/>
              <w:right w:val="single" w:sz="4" w:space="0" w:color="auto"/>
            </w:tcBorders>
            <w:shd w:val="clear" w:color="auto" w:fill="auto"/>
            <w:noWrap/>
            <w:vAlign w:val="bottom"/>
            <w:hideMark/>
          </w:tcPr>
          <w:p w14:paraId="47D774FC" w14:textId="4EA150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AFB7F2" w14:textId="1D9180F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033094F0" w14:textId="720D8760"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0E8639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CBAE0FC" w14:textId="0C0F738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valg.virkningfra.ge</w:t>
            </w:r>
          </w:p>
        </w:tc>
        <w:tc>
          <w:tcPr>
            <w:tcW w:w="1607" w:type="dxa"/>
            <w:tcBorders>
              <w:top w:val="nil"/>
              <w:left w:val="nil"/>
              <w:bottom w:val="single" w:sz="4" w:space="0" w:color="auto"/>
              <w:right w:val="single" w:sz="4" w:space="0" w:color="auto"/>
            </w:tcBorders>
            <w:shd w:val="clear" w:color="auto" w:fill="auto"/>
            <w:noWrap/>
            <w:vAlign w:val="bottom"/>
            <w:hideMark/>
          </w:tcPr>
          <w:p w14:paraId="28561C1C" w14:textId="47D09D7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0A811BB1" w14:textId="2936F099"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Person.Valgoplysninger.virkningfraStoerreEndEllerLigMed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6100DA6" w14:textId="3BB8E0C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02CF7AC7"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E403F03" w14:textId="3E94A2F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valg.virkningtil.ne</w:t>
            </w:r>
          </w:p>
        </w:tc>
        <w:tc>
          <w:tcPr>
            <w:tcW w:w="1607" w:type="dxa"/>
            <w:tcBorders>
              <w:top w:val="nil"/>
              <w:left w:val="nil"/>
              <w:bottom w:val="single" w:sz="4" w:space="0" w:color="auto"/>
              <w:right w:val="single" w:sz="4" w:space="0" w:color="auto"/>
            </w:tcBorders>
            <w:shd w:val="clear" w:color="auto" w:fill="auto"/>
            <w:noWrap/>
            <w:vAlign w:val="bottom"/>
            <w:hideMark/>
          </w:tcPr>
          <w:p w14:paraId="31BE3CAB" w14:textId="673CA1B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A2A44C2" w14:textId="1C13D37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729CC21B" w14:textId="3FA4B06F"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7E5C4381"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CA5C63C" w14:textId="2C11663F"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valg.virkningtil.eq</w:t>
            </w:r>
          </w:p>
        </w:tc>
        <w:tc>
          <w:tcPr>
            <w:tcW w:w="1607" w:type="dxa"/>
            <w:tcBorders>
              <w:top w:val="nil"/>
              <w:left w:val="nil"/>
              <w:bottom w:val="single" w:sz="4" w:space="0" w:color="auto"/>
              <w:right w:val="single" w:sz="4" w:space="0" w:color="auto"/>
            </w:tcBorders>
            <w:shd w:val="clear" w:color="auto" w:fill="auto"/>
            <w:noWrap/>
            <w:vAlign w:val="bottom"/>
            <w:hideMark/>
          </w:tcPr>
          <w:p w14:paraId="2EB2D081" w14:textId="328C4326"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1CF5B437" w14:textId="49F8CE7D"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Person.Valgoplysninger.virkningtilLigMed - </w:t>
            </w:r>
          </w:p>
        </w:tc>
        <w:tc>
          <w:tcPr>
            <w:tcW w:w="1607" w:type="dxa"/>
            <w:tcBorders>
              <w:top w:val="nil"/>
              <w:left w:val="nil"/>
              <w:bottom w:val="single" w:sz="4" w:space="0" w:color="auto"/>
              <w:right w:val="single" w:sz="4" w:space="0" w:color="auto"/>
            </w:tcBorders>
            <w:shd w:val="clear" w:color="auto" w:fill="auto"/>
            <w:noWrap/>
            <w:vAlign w:val="bottom"/>
            <w:hideMark/>
          </w:tcPr>
          <w:p w14:paraId="190F632C" w14:textId="69166866"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15FCCF0"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496B8BB" w14:textId="1BB00CD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valg.virkningtil.lt</w:t>
            </w:r>
          </w:p>
        </w:tc>
        <w:tc>
          <w:tcPr>
            <w:tcW w:w="1607" w:type="dxa"/>
            <w:tcBorders>
              <w:top w:val="nil"/>
              <w:left w:val="nil"/>
              <w:bottom w:val="single" w:sz="4" w:space="0" w:color="auto"/>
              <w:right w:val="single" w:sz="4" w:space="0" w:color="auto"/>
            </w:tcBorders>
            <w:shd w:val="clear" w:color="auto" w:fill="auto"/>
            <w:noWrap/>
            <w:vAlign w:val="bottom"/>
            <w:hideMark/>
          </w:tcPr>
          <w:p w14:paraId="1539A3FF" w14:textId="4BE94A47"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5F551ABE" w14:textId="4FD36C2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5EEFD233" w14:textId="7CE8A5EC"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38724D4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4345E7EE" w14:textId="043250D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valg.virkningtil.le</w:t>
            </w:r>
          </w:p>
        </w:tc>
        <w:tc>
          <w:tcPr>
            <w:tcW w:w="1607" w:type="dxa"/>
            <w:tcBorders>
              <w:top w:val="nil"/>
              <w:left w:val="nil"/>
              <w:bottom w:val="single" w:sz="4" w:space="0" w:color="auto"/>
              <w:right w:val="single" w:sz="4" w:space="0" w:color="auto"/>
            </w:tcBorders>
            <w:shd w:val="clear" w:color="auto" w:fill="auto"/>
            <w:noWrap/>
            <w:vAlign w:val="bottom"/>
            <w:hideMark/>
          </w:tcPr>
          <w:p w14:paraId="6BDF8002" w14:textId="1952FBA1"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783EB1CD" w14:textId="1F8C0E95"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8380707" w14:textId="5B181B5B"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4CA4EBD4"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0B0C9D" w14:textId="46DE58DC"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valg.virkningtil.gt</w:t>
            </w:r>
          </w:p>
        </w:tc>
        <w:tc>
          <w:tcPr>
            <w:tcW w:w="1607" w:type="dxa"/>
            <w:tcBorders>
              <w:top w:val="nil"/>
              <w:left w:val="nil"/>
              <w:bottom w:val="single" w:sz="4" w:space="0" w:color="auto"/>
              <w:right w:val="single" w:sz="4" w:space="0" w:color="auto"/>
            </w:tcBorders>
            <w:shd w:val="clear" w:color="auto" w:fill="auto"/>
            <w:noWrap/>
            <w:vAlign w:val="bottom"/>
            <w:hideMark/>
          </w:tcPr>
          <w:p w14:paraId="06EF8D86" w14:textId="5B03D1DA"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2F1500C8" w14:textId="74F49A2B"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3CBCDD9" w14:textId="66CB5A4E"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533C42" w:rsidRPr="00360E00" w14:paraId="134310DB" w14:textId="77777777" w:rsidTr="00BD6A48">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DF7F05D" w14:textId="225457C0"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valg.virkningtil.ge</w:t>
            </w:r>
          </w:p>
        </w:tc>
        <w:tc>
          <w:tcPr>
            <w:tcW w:w="1607" w:type="dxa"/>
            <w:tcBorders>
              <w:top w:val="nil"/>
              <w:left w:val="nil"/>
              <w:bottom w:val="single" w:sz="4" w:space="0" w:color="auto"/>
              <w:right w:val="single" w:sz="4" w:space="0" w:color="auto"/>
            </w:tcBorders>
            <w:shd w:val="clear" w:color="auto" w:fill="auto"/>
            <w:noWrap/>
            <w:vAlign w:val="bottom"/>
            <w:hideMark/>
          </w:tcPr>
          <w:p w14:paraId="5BCD2382" w14:textId="18B72C6E"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Date</w:t>
            </w:r>
          </w:p>
        </w:tc>
        <w:tc>
          <w:tcPr>
            <w:tcW w:w="4003" w:type="dxa"/>
            <w:tcBorders>
              <w:top w:val="nil"/>
              <w:left w:val="nil"/>
              <w:bottom w:val="single" w:sz="4" w:space="0" w:color="auto"/>
              <w:right w:val="single" w:sz="4" w:space="0" w:color="auto"/>
            </w:tcBorders>
            <w:shd w:val="clear" w:color="auto" w:fill="auto"/>
            <w:vAlign w:val="bottom"/>
            <w:hideMark/>
          </w:tcPr>
          <w:p w14:paraId="67D818A7" w14:textId="46303CF8" w:rsidR="00533C42" w:rsidRPr="00360E00" w:rsidRDefault="00533C42"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Person.Valgoplysninger.virkningtilStoerreEndEllerLigMed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6836A41E" w14:textId="439FDB19" w:rsidR="00533C42" w:rsidRPr="00360E00" w:rsidRDefault="00533C42"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6DC85A70" w14:textId="77777777" w:rsidR="00A406DF" w:rsidRDefault="00A406DF" w:rsidP="00A406DF"/>
    <w:p w14:paraId="565BFA1A" w14:textId="77777777" w:rsidR="0055083E" w:rsidRPr="00732629" w:rsidRDefault="0055083E" w:rsidP="0055083E">
      <w:pPr>
        <w:rPr>
          <w:b/>
        </w:rPr>
      </w:pPr>
      <w:r w:rsidRPr="00732629">
        <w:rPr>
          <w:b/>
        </w:rPr>
        <w:t>Output</w:t>
      </w:r>
      <w:r>
        <w:rPr>
          <w:b/>
        </w:rPr>
        <w:t>parametre:</w:t>
      </w:r>
    </w:p>
    <w:tbl>
      <w:tblPr>
        <w:tblStyle w:val="Tabel-Gitter"/>
        <w:tblW w:w="0" w:type="auto"/>
        <w:tblLook w:val="04A0" w:firstRow="1" w:lastRow="0" w:firstColumn="1" w:lastColumn="0" w:noHBand="0" w:noVBand="1"/>
      </w:tblPr>
      <w:tblGrid>
        <w:gridCol w:w="4186"/>
        <w:gridCol w:w="5442"/>
      </w:tblGrid>
      <w:tr w:rsidR="0055083E" w:rsidRPr="00800787" w14:paraId="79B2DDCC" w14:textId="77777777" w:rsidTr="00A134B5">
        <w:tc>
          <w:tcPr>
            <w:tcW w:w="4388" w:type="dxa"/>
            <w:shd w:val="clear" w:color="auto" w:fill="D6E3BC" w:themeFill="accent3" w:themeFillTint="66"/>
          </w:tcPr>
          <w:p w14:paraId="21968ED0" w14:textId="66A52239" w:rsidR="0055083E" w:rsidRPr="00732629" w:rsidRDefault="00D650CD"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27F19376" w14:textId="681EE43C" w:rsidR="0055083E" w:rsidRPr="00732629" w:rsidRDefault="00BD306A"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55083E" w14:paraId="7BE4518B" w14:textId="77777777" w:rsidTr="00A134B5">
        <w:trPr>
          <w:trHeight w:val="70"/>
        </w:trPr>
        <w:tc>
          <w:tcPr>
            <w:tcW w:w="4388" w:type="dxa"/>
          </w:tcPr>
          <w:p w14:paraId="5DF3C355" w14:textId="497B891D" w:rsidR="0055083E" w:rsidRPr="002C777E" w:rsidRDefault="0055083E" w:rsidP="00A134B5">
            <w:pPr>
              <w:keepNext/>
              <w:rPr>
                <w:rFonts w:eastAsia="Arial Unicode MS" w:cs="Arial Unicode MS"/>
                <w:color w:val="000000"/>
                <w:highlight w:val="yellow"/>
              </w:rPr>
            </w:pPr>
            <w:r>
              <w:t>PersonSmallListComplete</w:t>
            </w:r>
          </w:p>
        </w:tc>
        <w:tc>
          <w:tcPr>
            <w:tcW w:w="5466" w:type="dxa"/>
          </w:tcPr>
          <w:p w14:paraId="3FD49D16" w14:textId="0426B17C" w:rsidR="00BD6A48" w:rsidRDefault="00BD6A48" w:rsidP="00A134B5">
            <w:pPr>
              <w:autoSpaceDE w:val="0"/>
              <w:autoSpaceDN w:val="0"/>
              <w:adjustRightInd w:val="0"/>
              <w:spacing w:after="0" w:line="240" w:lineRule="auto"/>
              <w:rPr>
                <w:rFonts w:eastAsia="Arial Unicode MS" w:cs="Arial Unicode MS"/>
                <w:color w:val="0070C0"/>
              </w:rPr>
            </w:pPr>
          </w:p>
          <w:p w14:paraId="0B91D363" w14:textId="77777777" w:rsidR="00BD6A48" w:rsidRDefault="00BD6A48" w:rsidP="00A134B5">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PersonSmall.json</w:t>
            </w:r>
          </w:p>
          <w:p w14:paraId="6B998731" w14:textId="28176FCC" w:rsidR="0055083E" w:rsidRPr="00732629" w:rsidRDefault="007B71C7" w:rsidP="00A134B5">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5DBB0371" w14:textId="74672A72" w:rsidR="00A406DF" w:rsidRDefault="00A406DF" w:rsidP="007032B0"/>
    <w:p w14:paraId="006B8831" w14:textId="78DEEAA6" w:rsidR="009A18CE" w:rsidRDefault="009A18CE" w:rsidP="0032519F">
      <w:pPr>
        <w:pStyle w:val="Overskrift2"/>
        <w:rPr>
          <w:b/>
        </w:rPr>
      </w:pPr>
      <w:bookmarkStart w:id="85" w:name="_Toc507585442"/>
      <w:r>
        <w:t>Rest service: CprPersonSmallSimple</w:t>
      </w:r>
      <w:bookmarkEnd w:id="85"/>
    </w:p>
    <w:p w14:paraId="0E8B1836" w14:textId="77777777" w:rsidR="00BF1642" w:rsidRDefault="00BF1642" w:rsidP="0071100A">
      <w:pPr>
        <w:rPr>
          <w:b/>
        </w:rPr>
      </w:pPr>
    </w:p>
    <w:p w14:paraId="523D690E" w14:textId="7BF9EA53" w:rsidR="006E6EEB" w:rsidRPr="00202F13" w:rsidRDefault="00FC5E4D" w:rsidP="006E6EEB">
      <w:pPr>
        <w:rPr>
          <w:b/>
          <w:bCs/>
        </w:rPr>
      </w:pPr>
      <w:r w:rsidRPr="00AD696C">
        <w:lastRenderedPageBreak/>
        <w:t>Offentlige kunders anvendelse af CPR data (aktuelle såvel som historiske). Søgning med liste af Personnumre. Returnerer kun stamdata om personen</w:t>
      </w:r>
      <w:r>
        <w:rPr>
          <w:b/>
          <w:bCs/>
        </w:rPr>
        <w:t>.</w:t>
      </w:r>
      <w:r w:rsidR="003058DA" w:rsidRPr="003058DA">
        <w:rPr>
          <w:b/>
          <w:bCs/>
        </w:rPr>
        <w:t xml:space="preserve"> </w:t>
      </w:r>
    </w:p>
    <w:tbl>
      <w:tblPr>
        <w:tblStyle w:val="Tabel-Gitter"/>
        <w:tblW w:w="0" w:type="auto"/>
        <w:tblLook w:val="04A0" w:firstRow="1" w:lastRow="0" w:firstColumn="1" w:lastColumn="0" w:noHBand="0" w:noVBand="1"/>
      </w:tblPr>
      <w:tblGrid>
        <w:gridCol w:w="2660"/>
        <w:gridCol w:w="6946"/>
      </w:tblGrid>
      <w:tr w:rsidR="006E6EEB" w14:paraId="1250BC5D" w14:textId="77777777" w:rsidTr="009275AA">
        <w:tc>
          <w:tcPr>
            <w:tcW w:w="2660" w:type="dxa"/>
          </w:tcPr>
          <w:p w14:paraId="18F4117C" w14:textId="77777777" w:rsidR="006E6EEB" w:rsidRDefault="006E6EEB" w:rsidP="009275AA">
            <w:pPr>
              <w:rPr>
                <w:b/>
                <w:bCs/>
              </w:rPr>
            </w:pPr>
            <w:r w:rsidRPr="43C1F7C3">
              <w:rPr>
                <w:b/>
                <w:bCs/>
              </w:rPr>
              <w:t>Format</w:t>
            </w:r>
          </w:p>
        </w:tc>
        <w:tc>
          <w:tcPr>
            <w:tcW w:w="6946" w:type="dxa"/>
          </w:tcPr>
          <w:p w14:paraId="664F7BE4" w14:textId="77777777" w:rsidR="006E6EEB" w:rsidRDefault="006E6EEB" w:rsidP="009275AA">
            <w:pPr>
              <w:rPr>
                <w:b/>
                <w:bCs/>
              </w:rPr>
            </w:pPr>
            <w:r>
              <w:t>JSON</w:t>
            </w:r>
          </w:p>
        </w:tc>
      </w:tr>
      <w:tr w:rsidR="006E6EEB" w14:paraId="56A3AD76" w14:textId="77777777" w:rsidTr="009275AA">
        <w:tc>
          <w:tcPr>
            <w:tcW w:w="2660" w:type="dxa"/>
          </w:tcPr>
          <w:p w14:paraId="3E56E9CB" w14:textId="77777777" w:rsidR="006E6EEB" w:rsidRDefault="006E6EEB" w:rsidP="009275AA">
            <w:pPr>
              <w:rPr>
                <w:b/>
                <w:bCs/>
              </w:rPr>
            </w:pPr>
            <w:r w:rsidRPr="43C1F7C3">
              <w:rPr>
                <w:b/>
                <w:bCs/>
              </w:rPr>
              <w:t>Sikkerhedszone</w:t>
            </w:r>
          </w:p>
        </w:tc>
        <w:tc>
          <w:tcPr>
            <w:tcW w:w="6946" w:type="dxa"/>
          </w:tcPr>
          <w:p w14:paraId="2753D874" w14:textId="77777777" w:rsidR="006E6EEB" w:rsidRDefault="006E6EEB" w:rsidP="009275AA">
            <w:pPr>
              <w:rPr>
                <w:b/>
                <w:bCs/>
              </w:rPr>
            </w:pPr>
            <w:r>
              <w:t>5 - Indeholder fortrolige eller følsomme data.</w:t>
            </w:r>
          </w:p>
        </w:tc>
      </w:tr>
      <w:tr w:rsidR="006E6EEB" w14:paraId="68ED95DC" w14:textId="77777777" w:rsidTr="009275AA">
        <w:tc>
          <w:tcPr>
            <w:tcW w:w="2660" w:type="dxa"/>
          </w:tcPr>
          <w:p w14:paraId="6042611B" w14:textId="77777777" w:rsidR="006E6EEB" w:rsidRDefault="006E6EEB" w:rsidP="009275AA">
            <w:pPr>
              <w:rPr>
                <w:b/>
                <w:bCs/>
              </w:rPr>
            </w:pPr>
            <w:r w:rsidRPr="43C1F7C3">
              <w:rPr>
                <w:b/>
                <w:bCs/>
              </w:rPr>
              <w:t>Adgangsniveau</w:t>
            </w:r>
          </w:p>
        </w:tc>
        <w:tc>
          <w:tcPr>
            <w:tcW w:w="6946" w:type="dxa"/>
          </w:tcPr>
          <w:p w14:paraId="6D942F75" w14:textId="77777777" w:rsidR="006E6EEB" w:rsidRDefault="006E6EEB" w:rsidP="009275AA">
            <w:pPr>
              <w:rPr>
                <w:b/>
                <w:bCs/>
              </w:rPr>
            </w:pPr>
            <w:r>
              <w:t>Indgået aftale med CPR om anvendelse af data påkrævet.</w:t>
            </w:r>
          </w:p>
        </w:tc>
      </w:tr>
      <w:tr w:rsidR="006E6EEB" w14:paraId="2B60F1E4" w14:textId="77777777" w:rsidTr="009275AA">
        <w:tc>
          <w:tcPr>
            <w:tcW w:w="2660" w:type="dxa"/>
          </w:tcPr>
          <w:p w14:paraId="7D9B0A96" w14:textId="77777777" w:rsidR="006E6EEB" w:rsidRPr="43C1F7C3" w:rsidRDefault="006E6EEB" w:rsidP="009275AA">
            <w:pPr>
              <w:rPr>
                <w:b/>
                <w:bCs/>
              </w:rPr>
            </w:pPr>
            <w:r>
              <w:rPr>
                <w:b/>
                <w:bCs/>
              </w:rPr>
              <w:t>Anvendt udstillingsmodel</w:t>
            </w:r>
          </w:p>
        </w:tc>
        <w:tc>
          <w:tcPr>
            <w:tcW w:w="6946" w:type="dxa"/>
          </w:tcPr>
          <w:p w14:paraId="3FF20B63" w14:textId="77777777" w:rsidR="006E6EEB" w:rsidRDefault="006E6EEB" w:rsidP="009275AA">
            <w:r>
              <w:t>Person – Udstillingsmodel forefindes:</w:t>
            </w:r>
          </w:p>
          <w:p w14:paraId="43ABA836" w14:textId="77777777" w:rsidR="006E6EEB" w:rsidRPr="00E567A4" w:rsidRDefault="006E6EEB" w:rsidP="009275AA">
            <w:r w:rsidRPr="00C20F68">
              <w:t>http://data.gov.dk/model/diagrammer/</w:t>
            </w:r>
          </w:p>
        </w:tc>
      </w:tr>
      <w:tr w:rsidR="006E6EEB" w14:paraId="3C48DE68" w14:textId="77777777" w:rsidTr="009275AA">
        <w:tc>
          <w:tcPr>
            <w:tcW w:w="2660" w:type="dxa"/>
          </w:tcPr>
          <w:p w14:paraId="412C7C3D" w14:textId="77777777" w:rsidR="006E6EEB" w:rsidRDefault="006E6EEB" w:rsidP="009275AA">
            <w:pPr>
              <w:rPr>
                <w:b/>
                <w:bCs/>
              </w:rPr>
            </w:pPr>
            <w:r>
              <w:rPr>
                <w:b/>
                <w:bCs/>
              </w:rPr>
              <w:t>REST-regler</w:t>
            </w:r>
          </w:p>
        </w:tc>
        <w:tc>
          <w:tcPr>
            <w:tcW w:w="6946" w:type="dxa"/>
          </w:tcPr>
          <w:p w14:paraId="62A703C7" w14:textId="77777777" w:rsidR="006E6EEB" w:rsidRDefault="006E6EEB" w:rsidP="009275AA">
            <w:r>
              <w:t>Anvend paging. Default paging-størrelse:20</w:t>
            </w:r>
          </w:p>
        </w:tc>
      </w:tr>
    </w:tbl>
    <w:p w14:paraId="528911F3" w14:textId="77777777" w:rsidR="006E6EEB" w:rsidRPr="008249B1" w:rsidRDefault="006E6EEB" w:rsidP="006E6EEB"/>
    <w:p w14:paraId="3729DC99" w14:textId="1A37301C" w:rsidR="0071100A" w:rsidRDefault="0071100A" w:rsidP="006E6EEB">
      <w:pPr>
        <w:rPr>
          <w:b/>
        </w:rPr>
      </w:pPr>
    </w:p>
    <w:p w14:paraId="79CA8BF8" w14:textId="26529565" w:rsidR="009A18CE" w:rsidRPr="0036014B" w:rsidRDefault="009A18CE" w:rsidP="009A18CE">
      <w:r w:rsidRPr="00150D1C">
        <w:rPr>
          <w:b/>
        </w:rPr>
        <w:t xml:space="preserve"> </w:t>
      </w:r>
    </w:p>
    <w:p w14:paraId="6A689104" w14:textId="61BA2524" w:rsidR="009A18CE" w:rsidRDefault="00F96680" w:rsidP="009A18CE">
      <w:pPr>
        <w:rPr>
          <w:b/>
        </w:rPr>
      </w:pPr>
      <w:r>
        <w:rPr>
          <w:b/>
        </w:rPr>
        <w:t>Oversigt over metoder:</w:t>
      </w:r>
    </w:p>
    <w:tbl>
      <w:tblPr>
        <w:tblW w:w="7180" w:type="dxa"/>
        <w:tblInd w:w="75" w:type="dxa"/>
        <w:tblCellMar>
          <w:left w:w="70" w:type="dxa"/>
          <w:right w:w="70" w:type="dxa"/>
        </w:tblCellMar>
        <w:tblLook w:val="04A0" w:firstRow="1" w:lastRow="0" w:firstColumn="1" w:lastColumn="0" w:noHBand="0" w:noVBand="1"/>
      </w:tblPr>
      <w:tblGrid>
        <w:gridCol w:w="7180"/>
      </w:tblGrid>
      <w:tr w:rsidR="00360E00" w:rsidRPr="00360E00" w14:paraId="67EE37E2" w14:textId="77777777" w:rsidTr="00360E00">
        <w:trPr>
          <w:trHeight w:val="255"/>
        </w:trPr>
        <w:tc>
          <w:tcPr>
            <w:tcW w:w="71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4ACE505F" w14:textId="77777777" w:rsidR="00360E00" w:rsidRPr="00360E00" w:rsidRDefault="00360E00" w:rsidP="00360E00">
            <w:pPr>
              <w:spacing w:after="0" w:line="240" w:lineRule="auto"/>
              <w:rPr>
                <w:rFonts w:ascii="Verdana" w:eastAsia="Times New Roman" w:hAnsi="Verdana" w:cs="Times New Roman"/>
                <w:b/>
                <w:bCs/>
                <w:color w:val="808080"/>
                <w:sz w:val="20"/>
                <w:szCs w:val="20"/>
                <w:lang w:eastAsia="da-DK"/>
              </w:rPr>
            </w:pPr>
            <w:r w:rsidRPr="00360E00">
              <w:rPr>
                <w:rFonts w:ascii="Verdana" w:eastAsia="Times New Roman" w:hAnsi="Verdana" w:cs="Times New Roman"/>
                <w:b/>
                <w:bCs/>
                <w:color w:val="808080"/>
                <w:sz w:val="20"/>
                <w:szCs w:val="20"/>
                <w:lang w:eastAsia="da-DK"/>
              </w:rPr>
              <w:t>Metodenavn</w:t>
            </w:r>
          </w:p>
        </w:tc>
      </w:tr>
      <w:tr w:rsidR="00360E00" w:rsidRPr="00360E00" w14:paraId="6DA3E5F3" w14:textId="77777777" w:rsidTr="00360E00">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E2BE1B" w14:textId="77777777" w:rsidR="00360E00" w:rsidRPr="00360E00" w:rsidRDefault="00360E00" w:rsidP="00360E00">
            <w:pPr>
              <w:spacing w:after="0" w:line="240" w:lineRule="auto"/>
              <w:rPr>
                <w:rFonts w:ascii="Verdana" w:eastAsia="Times New Roman" w:hAnsi="Verdana" w:cs="Times New Roman"/>
                <w:sz w:val="20"/>
                <w:szCs w:val="20"/>
                <w:lang w:eastAsia="da-DK"/>
              </w:rPr>
            </w:pPr>
            <w:r w:rsidRPr="00360E00">
              <w:rPr>
                <w:rFonts w:ascii="Verdana" w:eastAsia="Times New Roman" w:hAnsi="Verdana" w:cs="Times New Roman"/>
                <w:sz w:val="20"/>
                <w:szCs w:val="20"/>
                <w:lang w:eastAsia="da-DK"/>
              </w:rPr>
              <w:t>PersonSmallCurrentListSimple</w:t>
            </w:r>
          </w:p>
        </w:tc>
      </w:tr>
      <w:tr w:rsidR="00360E00" w:rsidRPr="00360E00" w14:paraId="4274B0AB" w14:textId="77777777" w:rsidTr="00360E00">
        <w:trPr>
          <w:trHeight w:val="255"/>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B99ACE" w14:textId="77777777" w:rsidR="00360E00" w:rsidRPr="00360E00" w:rsidRDefault="00360E00" w:rsidP="00360E00">
            <w:pPr>
              <w:spacing w:after="0" w:line="240" w:lineRule="auto"/>
              <w:rPr>
                <w:rFonts w:ascii="Verdana" w:eastAsia="Times New Roman" w:hAnsi="Verdana" w:cs="Times New Roman"/>
                <w:sz w:val="20"/>
                <w:szCs w:val="20"/>
                <w:lang w:eastAsia="da-DK"/>
              </w:rPr>
            </w:pPr>
            <w:r w:rsidRPr="00360E00">
              <w:rPr>
                <w:rFonts w:ascii="Verdana" w:eastAsia="Times New Roman" w:hAnsi="Verdana" w:cs="Times New Roman"/>
                <w:sz w:val="20"/>
                <w:szCs w:val="20"/>
                <w:lang w:eastAsia="da-DK"/>
              </w:rPr>
              <w:t>PersonSmallListSimple</w:t>
            </w:r>
          </w:p>
        </w:tc>
      </w:tr>
    </w:tbl>
    <w:p w14:paraId="0AB60D8A" w14:textId="77777777" w:rsidR="009A18CE" w:rsidRDefault="009A18CE" w:rsidP="007032B0"/>
    <w:p w14:paraId="3A1B9AB1" w14:textId="3C586319" w:rsidR="00BF1642" w:rsidRPr="00BF1642" w:rsidRDefault="00A406DF" w:rsidP="0032519F">
      <w:pPr>
        <w:pStyle w:val="Overskrift2"/>
      </w:pPr>
      <w:bookmarkStart w:id="86" w:name="_Toc507585443"/>
      <w:r w:rsidRPr="00282CAA">
        <w:t>Metode</w:t>
      </w:r>
      <w:r w:rsidRPr="00B814D1">
        <w:rPr>
          <w:b/>
        </w:rPr>
        <w:t>:</w:t>
      </w:r>
      <w:r>
        <w:t xml:space="preserve"> </w:t>
      </w:r>
      <w:r w:rsidR="00360E00" w:rsidRPr="00360E00">
        <w:t>PersonSmallCurrentListSimple</w:t>
      </w:r>
      <w:bookmarkEnd w:id="86"/>
    </w:p>
    <w:p w14:paraId="13E99CB1" w14:textId="488E4E86" w:rsidR="00A406DF" w:rsidRPr="00AD696C" w:rsidRDefault="00A406DF" w:rsidP="00A406DF">
      <w:pPr>
        <w:rPr>
          <w:rStyle w:val="Hyperlink"/>
          <w:lang w:val="en-US"/>
        </w:rPr>
      </w:pPr>
      <w:r w:rsidRPr="00AD696C">
        <w:rPr>
          <w:b/>
          <w:lang w:val="en-US"/>
        </w:rPr>
        <w:t xml:space="preserve">URL: </w:t>
      </w:r>
      <w:r w:rsidR="00050CB0">
        <w:fldChar w:fldCharType="begin"/>
      </w:r>
      <w:r w:rsidR="00050CB0" w:rsidRPr="00FA275E">
        <w:rPr>
          <w:lang w:val="en-US"/>
          <w:rPrChange w:id="87" w:author="Cæcilie Elle" w:date="2018-02-27T11:59:00Z">
            <w:rPr/>
          </w:rPrChange>
        </w:rPr>
        <w:instrText xml:space="preserve"> HYPERLINK "https://test03-s5-services.datafordeler.dk/CPR/CprPersonFullSimple/1/REST" \t "_blanc" </w:instrText>
      </w:r>
      <w:r w:rsidR="00050CB0">
        <w:fldChar w:fldCharType="separate"/>
      </w:r>
      <w:r w:rsidR="0071100A" w:rsidRPr="00576CEF">
        <w:rPr>
          <w:lang w:val="en-US"/>
        </w:rPr>
        <w:t>&lt;endpoint&gt;/CPR/CprPerson</w:t>
      </w:r>
      <w:r w:rsidR="0071100A">
        <w:rPr>
          <w:lang w:val="en-US"/>
        </w:rPr>
        <w:t>SmallSimple</w:t>
      </w:r>
      <w:r w:rsidR="0071100A" w:rsidRPr="00576CEF">
        <w:rPr>
          <w:lang w:val="en-US"/>
        </w:rPr>
        <w:t>/1/REST</w:t>
      </w:r>
      <w:r w:rsidR="00050CB0">
        <w:rPr>
          <w:lang w:val="en-US"/>
        </w:rPr>
        <w:fldChar w:fldCharType="end"/>
      </w:r>
      <w:r w:rsidR="0071100A" w:rsidRPr="00576CEF">
        <w:rPr>
          <w:lang w:val="en-US"/>
        </w:rPr>
        <w:t>/</w:t>
      </w:r>
      <w:r w:rsidR="0071100A" w:rsidRPr="00AD696C">
        <w:rPr>
          <w:lang w:val="en-US"/>
        </w:rPr>
        <w:t>PersonSmallCurrentListSimple</w:t>
      </w:r>
      <w:r w:rsidR="0071100A">
        <w:rPr>
          <w:lang w:val="en-US"/>
        </w:rPr>
        <w:t>?</w:t>
      </w:r>
    </w:p>
    <w:p w14:paraId="3B1E0F47" w14:textId="71018A3D" w:rsidR="009A18CE" w:rsidRDefault="00F96680" w:rsidP="00AD696C">
      <w:pPr>
        <w:keepNext/>
      </w:pPr>
      <w:r>
        <w:rPr>
          <w:b/>
        </w:rPr>
        <w:t>Input</w:t>
      </w:r>
      <w:r w:rsidR="00A406DF" w:rsidRPr="00515295">
        <w:rPr>
          <w:b/>
        </w:rPr>
        <w:t>parametre:</w:t>
      </w:r>
    </w:p>
    <w:p w14:paraId="4F187037" w14:textId="7D177BF1" w:rsidR="00710157" w:rsidRPr="00710157" w:rsidRDefault="00710157" w:rsidP="00AD696C">
      <w:pPr>
        <w:keepNext/>
        <w:rPr>
          <w:lang w:val="en-US"/>
        </w:rPr>
      </w:pPr>
      <w:r w:rsidRPr="00F45B00">
        <w:rPr>
          <w:lang w:val="en-US"/>
        </w:rPr>
        <w:t xml:space="preserve">Date: Datoformat følger ISO 8601 </w:t>
      </w:r>
      <w:hyperlink r:id="rId29" w:history="1">
        <w:r w:rsidRPr="00F45B00">
          <w:rPr>
            <w:rStyle w:val="Hyperlink"/>
            <w:rFonts w:cstheme="minorHAnsi"/>
            <w:bCs/>
            <w:color w:val="660099"/>
            <w:lang w:val="en-US"/>
          </w:rPr>
          <w:t>Date and time format</w:t>
        </w:r>
      </w:hyperlink>
    </w:p>
    <w:tbl>
      <w:tblPr>
        <w:tblW w:w="9356" w:type="dxa"/>
        <w:tblInd w:w="7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431B27" w:rsidRPr="00360E00" w14:paraId="770EF971" w14:textId="77777777" w:rsidTr="00431B27">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4C59EED3" w14:textId="6BFD40C7" w:rsidR="00431B27" w:rsidRPr="00360E00" w:rsidRDefault="00431B27"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312BFC48" w14:textId="6DAB0D06" w:rsidR="00431B27" w:rsidRPr="00360E00" w:rsidRDefault="00431B27"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7F7A11A5" w14:textId="561F8D66" w:rsidR="00431B27" w:rsidRPr="00360E00" w:rsidRDefault="00431B27"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0903EFB0" w14:textId="13806364" w:rsidR="00431B27" w:rsidRPr="00360E00" w:rsidRDefault="00431B27"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431B27" w:rsidRPr="00360E00" w14:paraId="62DF7F72"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4846155" w14:textId="3F71A4EE"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3596C854" w14:textId="05D121BF"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4901F2C" w14:textId="43084359"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808C0F6" w14:textId="2F0C988E"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18BEFCC9"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3292FB3" w14:textId="114556A8"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4E17C676" w14:textId="2C1A210E"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1256DF2" w14:textId="0172EE81"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13F77E8F" w14:textId="31348B3A"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3B8F1556"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1F458E9" w14:textId="47CE0B09"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4603D971" w14:textId="468A2AE1"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CB9B0C6" w14:textId="3D9BCA5D"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1ABF64EA" w14:textId="1CAF1659"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44981F9F"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B326426" w14:textId="03F90F88"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5738F2D3" w14:textId="04D5748E"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3EC86D95" w14:textId="0BE51C25"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2A20BA4F" w14:textId="6F755F87"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28D51C70"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B01F613" w14:textId="04DE9EB4"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3549EC2D" w14:textId="6B7B1F27"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6FF659CE" w14:textId="6D670B1C"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58E01D69" w14:textId="25221966"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1B1DD17C"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12B0BF9E" w14:textId="28352B02"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21B3DC74" w14:textId="1ABFB41C"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C1D0FA2" w14:textId="476D5B7B"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51ED63E3" w14:textId="495B5832"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3D4461FD"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61FA499A" w14:textId="50536030"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59E684B1" w14:textId="299DEC1A"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7B7D5BC7" w14:textId="2A77730B"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1336ED90" w14:textId="43853F6B"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666E1683" w14:textId="77777777" w:rsidTr="00431B2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36FF4FD" w14:textId="69DEBE37"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79164BB9" w14:textId="213435B9"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6763F2CA" w14:textId="6AFDC9B4"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00660F85" w14:textId="252FF3E1"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2FF072B8" w14:textId="77777777" w:rsidTr="00431B2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8629E72" w14:textId="3BABD163"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6A655121" w14:textId="498C83DA"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4BE65766" w14:textId="2EAB2793"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5EB3B9EC" w14:textId="771A0306"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1E57DB6D" w14:textId="77777777" w:rsidTr="00431B2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366DCA78" w14:textId="3BF2E81A"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lastRenderedPageBreak/>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2CFD3E54" w14:textId="70BF0F13"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0A4CE31A" w14:textId="0D442EF9"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42B113F8" w14:textId="0BCABCEF"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187EFDE5" w14:textId="32032D8C" w:rsidR="00360E00" w:rsidRDefault="00360E00" w:rsidP="00FF3F46"/>
    <w:p w14:paraId="5DF76364" w14:textId="77777777" w:rsidR="0071100A" w:rsidRDefault="0071100A" w:rsidP="0055083E">
      <w:pPr>
        <w:rPr>
          <w:b/>
        </w:rPr>
      </w:pPr>
    </w:p>
    <w:p w14:paraId="61BA3497" w14:textId="77777777" w:rsidR="0071100A" w:rsidRDefault="0071100A" w:rsidP="0055083E">
      <w:pPr>
        <w:rPr>
          <w:b/>
        </w:rPr>
      </w:pPr>
    </w:p>
    <w:p w14:paraId="581936AC" w14:textId="76ACE42B" w:rsidR="0055083E" w:rsidRPr="00732629" w:rsidRDefault="0055083E" w:rsidP="0055083E">
      <w:pPr>
        <w:rPr>
          <w:b/>
        </w:rPr>
      </w:pPr>
      <w:r w:rsidRPr="00732629">
        <w:rPr>
          <w:b/>
        </w:rPr>
        <w:t>Output</w:t>
      </w:r>
      <w:r>
        <w:rPr>
          <w:b/>
        </w:rPr>
        <w:t>parametre:</w:t>
      </w:r>
    </w:p>
    <w:tbl>
      <w:tblPr>
        <w:tblStyle w:val="Tabel-Gitter"/>
        <w:tblW w:w="0" w:type="auto"/>
        <w:tblLook w:val="04A0" w:firstRow="1" w:lastRow="0" w:firstColumn="1" w:lastColumn="0" w:noHBand="0" w:noVBand="1"/>
      </w:tblPr>
      <w:tblGrid>
        <w:gridCol w:w="4191"/>
        <w:gridCol w:w="5437"/>
      </w:tblGrid>
      <w:tr w:rsidR="0055083E" w:rsidRPr="00800787" w14:paraId="33372391" w14:textId="77777777" w:rsidTr="00A134B5">
        <w:tc>
          <w:tcPr>
            <w:tcW w:w="4388" w:type="dxa"/>
            <w:shd w:val="clear" w:color="auto" w:fill="D6E3BC" w:themeFill="accent3" w:themeFillTint="66"/>
          </w:tcPr>
          <w:p w14:paraId="5A534FC8" w14:textId="7BBED252" w:rsidR="0055083E" w:rsidRPr="00732629" w:rsidRDefault="00D650CD"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492889B1" w14:textId="62978827" w:rsidR="0055083E" w:rsidRPr="00732629" w:rsidRDefault="00BD306A"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55083E" w14:paraId="72AE810B" w14:textId="77777777" w:rsidTr="00A134B5">
        <w:trPr>
          <w:trHeight w:val="70"/>
        </w:trPr>
        <w:tc>
          <w:tcPr>
            <w:tcW w:w="4388" w:type="dxa"/>
          </w:tcPr>
          <w:p w14:paraId="655C4A77" w14:textId="749D1144" w:rsidR="0055083E" w:rsidRPr="002C777E" w:rsidRDefault="0055083E" w:rsidP="00A134B5">
            <w:pPr>
              <w:keepNext/>
              <w:rPr>
                <w:rFonts w:eastAsia="Arial Unicode MS" w:cs="Arial Unicode MS"/>
                <w:color w:val="000000"/>
                <w:highlight w:val="yellow"/>
              </w:rPr>
            </w:pPr>
            <w:r>
              <w:t>PersonSmallCurrentListSimple</w:t>
            </w:r>
          </w:p>
        </w:tc>
        <w:tc>
          <w:tcPr>
            <w:tcW w:w="5466" w:type="dxa"/>
          </w:tcPr>
          <w:p w14:paraId="2451B7A1" w14:textId="6A4F1D74" w:rsidR="0055083E" w:rsidRDefault="0055083E" w:rsidP="00A134B5">
            <w:pPr>
              <w:autoSpaceDE w:val="0"/>
              <w:autoSpaceDN w:val="0"/>
              <w:adjustRightInd w:val="0"/>
              <w:spacing w:after="0" w:line="240" w:lineRule="auto"/>
              <w:rPr>
                <w:rFonts w:eastAsia="Arial Unicode MS" w:cs="Arial Unicode MS"/>
                <w:color w:val="0070C0"/>
              </w:rPr>
            </w:pPr>
          </w:p>
          <w:p w14:paraId="0A8568A4" w14:textId="77777777" w:rsidR="0071100A" w:rsidRDefault="0071100A" w:rsidP="00A134B5">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PersonSmall.json</w:t>
            </w:r>
          </w:p>
          <w:p w14:paraId="20A19A70" w14:textId="49D77A02" w:rsidR="0071100A" w:rsidRPr="00732629" w:rsidRDefault="007B71C7" w:rsidP="00A134B5">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6E8ABA43" w14:textId="3B0C1067" w:rsidR="00360E00" w:rsidRDefault="00360E00" w:rsidP="00FF3F46"/>
    <w:p w14:paraId="749A0011" w14:textId="320BFB9D" w:rsidR="00360E00" w:rsidRDefault="00360E00" w:rsidP="00FF3F46"/>
    <w:p w14:paraId="61035CCD" w14:textId="73C4E0BC" w:rsidR="00BF1642" w:rsidRPr="00F656AE" w:rsidRDefault="00360E00" w:rsidP="0032519F">
      <w:pPr>
        <w:pStyle w:val="Overskrift2"/>
        <w:rPr>
          <w:lang w:val="en-US"/>
        </w:rPr>
      </w:pPr>
      <w:bookmarkStart w:id="88" w:name="_Toc507585444"/>
      <w:r w:rsidRPr="00F656AE">
        <w:rPr>
          <w:lang w:val="en-US"/>
        </w:rPr>
        <w:t>Metode</w:t>
      </w:r>
      <w:r w:rsidRPr="00F656AE">
        <w:rPr>
          <w:b/>
          <w:lang w:val="en-US"/>
        </w:rPr>
        <w:t>:</w:t>
      </w:r>
      <w:r w:rsidRPr="00F656AE">
        <w:rPr>
          <w:lang w:val="en-US"/>
        </w:rPr>
        <w:t xml:space="preserve"> PersonSmallListSimple</w:t>
      </w:r>
      <w:bookmarkEnd w:id="88"/>
    </w:p>
    <w:p w14:paraId="56B3AFC5" w14:textId="5725F97E" w:rsidR="00360E00" w:rsidRPr="00AD696C" w:rsidRDefault="00360E00" w:rsidP="00360E00">
      <w:pPr>
        <w:rPr>
          <w:rStyle w:val="Hyperlink"/>
          <w:lang w:val="en-US"/>
        </w:rPr>
      </w:pPr>
      <w:r w:rsidRPr="00AD696C">
        <w:rPr>
          <w:b/>
          <w:lang w:val="en-US"/>
        </w:rPr>
        <w:t xml:space="preserve">URL: </w:t>
      </w:r>
      <w:r w:rsidR="00050CB0">
        <w:fldChar w:fldCharType="begin"/>
      </w:r>
      <w:r w:rsidR="00050CB0" w:rsidRPr="00FA275E">
        <w:rPr>
          <w:lang w:val="en-US"/>
          <w:rPrChange w:id="89" w:author="Cæcilie Elle" w:date="2018-02-27T11:59:00Z">
            <w:rPr/>
          </w:rPrChange>
        </w:rPr>
        <w:instrText xml:space="preserve"> HYPERLINK "https://test03-s5-services.datafordeler.dk/CPR/CprPersonFullSimple/1/REST" \t "_blanc" </w:instrText>
      </w:r>
      <w:r w:rsidR="00050CB0">
        <w:fldChar w:fldCharType="separate"/>
      </w:r>
      <w:r w:rsidR="0071100A" w:rsidRPr="00576CEF">
        <w:rPr>
          <w:lang w:val="en-US"/>
        </w:rPr>
        <w:t>&lt;endpoint&gt;/CPR/CprPerson</w:t>
      </w:r>
      <w:r w:rsidR="0071100A">
        <w:rPr>
          <w:lang w:val="en-US"/>
        </w:rPr>
        <w:t>SmallSimple</w:t>
      </w:r>
      <w:r w:rsidR="0071100A" w:rsidRPr="00576CEF">
        <w:rPr>
          <w:lang w:val="en-US"/>
        </w:rPr>
        <w:t>/1/REST</w:t>
      </w:r>
      <w:r w:rsidR="00050CB0">
        <w:rPr>
          <w:lang w:val="en-US"/>
        </w:rPr>
        <w:fldChar w:fldCharType="end"/>
      </w:r>
      <w:r w:rsidR="0071100A" w:rsidRPr="00576CEF">
        <w:rPr>
          <w:lang w:val="en-US"/>
        </w:rPr>
        <w:t>/</w:t>
      </w:r>
      <w:r w:rsidR="0071100A" w:rsidRPr="00AD696C">
        <w:rPr>
          <w:lang w:val="en-US"/>
        </w:rPr>
        <w:t>PersonSmallListSimple</w:t>
      </w:r>
      <w:r w:rsidR="0071100A">
        <w:rPr>
          <w:lang w:val="en-US"/>
        </w:rPr>
        <w:t>?</w:t>
      </w:r>
    </w:p>
    <w:p w14:paraId="7C488DC3" w14:textId="0C9E2618" w:rsidR="00360E00" w:rsidRDefault="0055083E" w:rsidP="00AD696C">
      <w:pPr>
        <w:keepNext/>
      </w:pPr>
      <w:r>
        <w:rPr>
          <w:b/>
        </w:rPr>
        <w:t>Input</w:t>
      </w:r>
      <w:r w:rsidR="00360E00" w:rsidRPr="00515295">
        <w:rPr>
          <w:b/>
        </w:rPr>
        <w:t>parametre:</w:t>
      </w:r>
    </w:p>
    <w:p w14:paraId="4A09A624" w14:textId="08CAEF34" w:rsidR="00710157" w:rsidRPr="00710157" w:rsidRDefault="00710157" w:rsidP="00AD696C">
      <w:pPr>
        <w:keepNext/>
        <w:rPr>
          <w:lang w:val="en-US"/>
        </w:rPr>
      </w:pPr>
      <w:r w:rsidRPr="00F45B00">
        <w:rPr>
          <w:lang w:val="en-US"/>
        </w:rPr>
        <w:t xml:space="preserve">Date: Datoformat følger ISO 8601 </w:t>
      </w:r>
      <w:hyperlink r:id="rId30" w:history="1">
        <w:r w:rsidRPr="00F45B00">
          <w:rPr>
            <w:rStyle w:val="Hyperlink"/>
            <w:rFonts w:cstheme="minorHAnsi"/>
            <w:bCs/>
            <w:color w:val="660099"/>
            <w:lang w:val="en-US"/>
          </w:rPr>
          <w:t>Date and time format</w:t>
        </w:r>
      </w:hyperlink>
    </w:p>
    <w:tbl>
      <w:tblPr>
        <w:tblW w:w="9356" w:type="dxa"/>
        <w:tblInd w:w="75" w:type="dxa"/>
        <w:tblLayout w:type="fixed"/>
        <w:tblCellMar>
          <w:left w:w="70" w:type="dxa"/>
          <w:right w:w="70" w:type="dxa"/>
        </w:tblCellMar>
        <w:tblLook w:val="04A0" w:firstRow="1" w:lastRow="0" w:firstColumn="1" w:lastColumn="0" w:noHBand="0" w:noVBand="1"/>
      </w:tblPr>
      <w:tblGrid>
        <w:gridCol w:w="2139"/>
        <w:gridCol w:w="1607"/>
        <w:gridCol w:w="4003"/>
        <w:gridCol w:w="1607"/>
      </w:tblGrid>
      <w:tr w:rsidR="00431B27" w:rsidRPr="00360E00" w14:paraId="3414FE9B" w14:textId="77777777" w:rsidTr="00431B27">
        <w:trPr>
          <w:trHeight w:val="284"/>
        </w:trPr>
        <w:tc>
          <w:tcPr>
            <w:tcW w:w="2139"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14:paraId="31D362B5" w14:textId="7D0573A3" w:rsidR="00431B27" w:rsidRPr="00360E00" w:rsidRDefault="00431B27"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Navn</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157E8EBA" w14:textId="553227AE" w:rsidR="00431B27" w:rsidRPr="00360E00" w:rsidRDefault="00431B27"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Type</w:t>
            </w:r>
          </w:p>
        </w:tc>
        <w:tc>
          <w:tcPr>
            <w:tcW w:w="4003" w:type="dxa"/>
            <w:tcBorders>
              <w:top w:val="single" w:sz="4" w:space="0" w:color="auto"/>
              <w:left w:val="nil"/>
              <w:bottom w:val="single" w:sz="4" w:space="0" w:color="auto"/>
              <w:right w:val="single" w:sz="4" w:space="0" w:color="auto"/>
            </w:tcBorders>
            <w:shd w:val="clear" w:color="000000" w:fill="D8E4BC"/>
            <w:vAlign w:val="center"/>
            <w:hideMark/>
          </w:tcPr>
          <w:p w14:paraId="333633CD" w14:textId="0029149C" w:rsidR="00431B27" w:rsidRPr="00360E00" w:rsidRDefault="00431B27"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Beskrivelse</w:t>
            </w:r>
          </w:p>
        </w:tc>
        <w:tc>
          <w:tcPr>
            <w:tcW w:w="1607" w:type="dxa"/>
            <w:tcBorders>
              <w:top w:val="single" w:sz="4" w:space="0" w:color="auto"/>
              <w:left w:val="nil"/>
              <w:bottom w:val="single" w:sz="4" w:space="0" w:color="auto"/>
              <w:right w:val="single" w:sz="4" w:space="0" w:color="auto"/>
            </w:tcBorders>
            <w:shd w:val="clear" w:color="000000" w:fill="D8E4BC"/>
            <w:noWrap/>
            <w:vAlign w:val="center"/>
            <w:hideMark/>
          </w:tcPr>
          <w:p w14:paraId="416E0079" w14:textId="43084258" w:rsidR="00431B27" w:rsidRPr="00360E00" w:rsidRDefault="00431B27" w:rsidP="00360E00">
            <w:pPr>
              <w:spacing w:after="0" w:line="240" w:lineRule="auto"/>
              <w:rPr>
                <w:rFonts w:ascii="Verdana" w:eastAsia="Times New Roman" w:hAnsi="Verdana" w:cs="Times New Roman"/>
                <w:b/>
                <w:bCs/>
                <w:color w:val="808080"/>
                <w:sz w:val="20"/>
                <w:szCs w:val="20"/>
                <w:lang w:eastAsia="da-DK"/>
              </w:rPr>
            </w:pPr>
            <w:r>
              <w:rPr>
                <w:rFonts w:ascii="Verdana" w:hAnsi="Verdana"/>
                <w:b/>
                <w:bCs/>
                <w:color w:val="808080"/>
                <w:sz w:val="20"/>
                <w:szCs w:val="20"/>
              </w:rPr>
              <w:t>Default værdi</w:t>
            </w:r>
          </w:p>
        </w:tc>
      </w:tr>
      <w:tr w:rsidR="00431B27" w:rsidRPr="00360E00" w14:paraId="0CA6198B"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4785DF9" w14:textId="2EE6011D"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person.id.wi</w:t>
            </w:r>
          </w:p>
        </w:tc>
        <w:tc>
          <w:tcPr>
            <w:tcW w:w="1607" w:type="dxa"/>
            <w:tcBorders>
              <w:top w:val="nil"/>
              <w:left w:val="nil"/>
              <w:bottom w:val="single" w:sz="4" w:space="0" w:color="auto"/>
              <w:right w:val="single" w:sz="4" w:space="0" w:color="auto"/>
            </w:tcBorders>
            <w:shd w:val="clear" w:color="auto" w:fill="auto"/>
            <w:noWrap/>
            <w:vAlign w:val="bottom"/>
            <w:hideMark/>
          </w:tcPr>
          <w:p w14:paraId="38B9CEE2" w14:textId="48C580EA"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B427B22" w14:textId="5BEF6081"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Person.Person.idErIndeholdtI - </w:t>
            </w:r>
          </w:p>
        </w:tc>
        <w:tc>
          <w:tcPr>
            <w:tcW w:w="1607" w:type="dxa"/>
            <w:tcBorders>
              <w:top w:val="nil"/>
              <w:left w:val="nil"/>
              <w:bottom w:val="single" w:sz="4" w:space="0" w:color="auto"/>
              <w:right w:val="single" w:sz="4" w:space="0" w:color="auto"/>
            </w:tcBorders>
            <w:shd w:val="clear" w:color="auto" w:fill="auto"/>
            <w:noWrap/>
            <w:vAlign w:val="bottom"/>
            <w:hideMark/>
          </w:tcPr>
          <w:p w14:paraId="507AA8AF" w14:textId="09562A5B"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0954A57B"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B2EA669" w14:textId="49A39157"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person.id.ne</w:t>
            </w:r>
          </w:p>
        </w:tc>
        <w:tc>
          <w:tcPr>
            <w:tcW w:w="1607" w:type="dxa"/>
            <w:tcBorders>
              <w:top w:val="nil"/>
              <w:left w:val="nil"/>
              <w:bottom w:val="single" w:sz="4" w:space="0" w:color="auto"/>
              <w:right w:val="single" w:sz="4" w:space="0" w:color="auto"/>
            </w:tcBorders>
            <w:shd w:val="clear" w:color="auto" w:fill="auto"/>
            <w:noWrap/>
            <w:vAlign w:val="bottom"/>
            <w:hideMark/>
          </w:tcPr>
          <w:p w14:paraId="27B2FDD6" w14:textId="230B9DDC"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18C0BF9B" w14:textId="0FB3BFF1"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Person.Person.idForskelligFra - </w:t>
            </w:r>
          </w:p>
        </w:tc>
        <w:tc>
          <w:tcPr>
            <w:tcW w:w="1607" w:type="dxa"/>
            <w:tcBorders>
              <w:top w:val="nil"/>
              <w:left w:val="nil"/>
              <w:bottom w:val="single" w:sz="4" w:space="0" w:color="auto"/>
              <w:right w:val="single" w:sz="4" w:space="0" w:color="auto"/>
            </w:tcBorders>
            <w:shd w:val="clear" w:color="auto" w:fill="auto"/>
            <w:noWrap/>
            <w:vAlign w:val="bottom"/>
            <w:hideMark/>
          </w:tcPr>
          <w:p w14:paraId="35834E03" w14:textId="7DD72ACF"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71B681A7"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F5D11BD" w14:textId="4292321F"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person.id.eq</w:t>
            </w:r>
          </w:p>
        </w:tc>
        <w:tc>
          <w:tcPr>
            <w:tcW w:w="1607" w:type="dxa"/>
            <w:tcBorders>
              <w:top w:val="nil"/>
              <w:left w:val="nil"/>
              <w:bottom w:val="single" w:sz="4" w:space="0" w:color="auto"/>
              <w:right w:val="single" w:sz="4" w:space="0" w:color="auto"/>
            </w:tcBorders>
            <w:shd w:val="clear" w:color="auto" w:fill="auto"/>
            <w:noWrap/>
            <w:vAlign w:val="bottom"/>
            <w:hideMark/>
          </w:tcPr>
          <w:p w14:paraId="007E4007" w14:textId="7D99B0E4"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066B0125" w14:textId="0C240EAC"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Person.Person.idLigMed - </w:t>
            </w:r>
          </w:p>
        </w:tc>
        <w:tc>
          <w:tcPr>
            <w:tcW w:w="1607" w:type="dxa"/>
            <w:tcBorders>
              <w:top w:val="nil"/>
              <w:left w:val="nil"/>
              <w:bottom w:val="single" w:sz="4" w:space="0" w:color="auto"/>
              <w:right w:val="single" w:sz="4" w:space="0" w:color="auto"/>
            </w:tcBorders>
            <w:shd w:val="clear" w:color="auto" w:fill="auto"/>
            <w:noWrap/>
            <w:vAlign w:val="bottom"/>
            <w:hideMark/>
          </w:tcPr>
          <w:p w14:paraId="5217AF8C" w14:textId="5E538911"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2704F457"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198E4EC" w14:textId="45BE2DF0"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person.id.lt</w:t>
            </w:r>
          </w:p>
        </w:tc>
        <w:tc>
          <w:tcPr>
            <w:tcW w:w="1607" w:type="dxa"/>
            <w:tcBorders>
              <w:top w:val="nil"/>
              <w:left w:val="nil"/>
              <w:bottom w:val="single" w:sz="4" w:space="0" w:color="auto"/>
              <w:right w:val="single" w:sz="4" w:space="0" w:color="auto"/>
            </w:tcBorders>
            <w:shd w:val="clear" w:color="auto" w:fill="auto"/>
            <w:noWrap/>
            <w:vAlign w:val="bottom"/>
            <w:hideMark/>
          </w:tcPr>
          <w:p w14:paraId="6192F1F2" w14:textId="2BF52515"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D58C44E" w14:textId="769C68BF"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 - </w:t>
            </w:r>
          </w:p>
        </w:tc>
        <w:tc>
          <w:tcPr>
            <w:tcW w:w="1607" w:type="dxa"/>
            <w:tcBorders>
              <w:top w:val="nil"/>
              <w:left w:val="nil"/>
              <w:bottom w:val="single" w:sz="4" w:space="0" w:color="auto"/>
              <w:right w:val="single" w:sz="4" w:space="0" w:color="auto"/>
            </w:tcBorders>
            <w:shd w:val="clear" w:color="auto" w:fill="auto"/>
            <w:noWrap/>
            <w:vAlign w:val="bottom"/>
            <w:hideMark/>
          </w:tcPr>
          <w:p w14:paraId="316FBF26" w14:textId="696B6A95"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33AFECA6"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041E77CA" w14:textId="58E4D86E"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person.id.le</w:t>
            </w:r>
          </w:p>
        </w:tc>
        <w:tc>
          <w:tcPr>
            <w:tcW w:w="1607" w:type="dxa"/>
            <w:tcBorders>
              <w:top w:val="nil"/>
              <w:left w:val="nil"/>
              <w:bottom w:val="single" w:sz="4" w:space="0" w:color="auto"/>
              <w:right w:val="single" w:sz="4" w:space="0" w:color="auto"/>
            </w:tcBorders>
            <w:shd w:val="clear" w:color="auto" w:fill="auto"/>
            <w:noWrap/>
            <w:vAlign w:val="bottom"/>
            <w:hideMark/>
          </w:tcPr>
          <w:p w14:paraId="1FE62D1E" w14:textId="5E4FC8EE"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C5D9C3B" w14:textId="35DC2B8D"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Person.Person.idMindreEndEllerLigMed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0E3F7674" w14:textId="5A7F98F0"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546637FA"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F167218" w14:textId="6C1B0B6C"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person.id.gt</w:t>
            </w:r>
          </w:p>
        </w:tc>
        <w:tc>
          <w:tcPr>
            <w:tcW w:w="1607" w:type="dxa"/>
            <w:tcBorders>
              <w:top w:val="nil"/>
              <w:left w:val="nil"/>
              <w:bottom w:val="single" w:sz="4" w:space="0" w:color="auto"/>
              <w:right w:val="single" w:sz="4" w:space="0" w:color="auto"/>
            </w:tcBorders>
            <w:shd w:val="clear" w:color="auto" w:fill="auto"/>
            <w:noWrap/>
            <w:vAlign w:val="bottom"/>
            <w:hideMark/>
          </w:tcPr>
          <w:p w14:paraId="1B240219" w14:textId="64921F13"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4F714AD4" w14:textId="54BF0B05"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 - </w:t>
            </w:r>
          </w:p>
        </w:tc>
        <w:tc>
          <w:tcPr>
            <w:tcW w:w="1607" w:type="dxa"/>
            <w:tcBorders>
              <w:top w:val="nil"/>
              <w:left w:val="nil"/>
              <w:bottom w:val="single" w:sz="4" w:space="0" w:color="auto"/>
              <w:right w:val="single" w:sz="4" w:space="0" w:color="auto"/>
            </w:tcBorders>
            <w:shd w:val="clear" w:color="auto" w:fill="auto"/>
            <w:noWrap/>
            <w:vAlign w:val="bottom"/>
            <w:hideMark/>
          </w:tcPr>
          <w:p w14:paraId="48508760" w14:textId="4016A6F8"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5C7C44F6" w14:textId="77777777" w:rsidTr="00431B27">
        <w:trPr>
          <w:trHeight w:val="28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07E644F" w14:textId="40103E01"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person.id.ge</w:t>
            </w:r>
          </w:p>
        </w:tc>
        <w:tc>
          <w:tcPr>
            <w:tcW w:w="1607" w:type="dxa"/>
            <w:tcBorders>
              <w:top w:val="nil"/>
              <w:left w:val="nil"/>
              <w:bottom w:val="single" w:sz="4" w:space="0" w:color="auto"/>
              <w:right w:val="single" w:sz="4" w:space="0" w:color="auto"/>
            </w:tcBorders>
            <w:shd w:val="clear" w:color="auto" w:fill="auto"/>
            <w:noWrap/>
            <w:vAlign w:val="bottom"/>
            <w:hideMark/>
          </w:tcPr>
          <w:p w14:paraId="3BDB1985" w14:textId="4A2771E5"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Integer</w:t>
            </w:r>
          </w:p>
        </w:tc>
        <w:tc>
          <w:tcPr>
            <w:tcW w:w="4003" w:type="dxa"/>
            <w:tcBorders>
              <w:top w:val="nil"/>
              <w:left w:val="nil"/>
              <w:bottom w:val="single" w:sz="4" w:space="0" w:color="auto"/>
              <w:right w:val="single" w:sz="4" w:space="0" w:color="auto"/>
            </w:tcBorders>
            <w:shd w:val="clear" w:color="auto" w:fill="auto"/>
            <w:vAlign w:val="bottom"/>
            <w:hideMark/>
          </w:tcPr>
          <w:p w14:paraId="5F6ECFAB" w14:textId="66494D9C"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 xml:space="preserve">Person.Person.idStoerreEndEllerLigMed - </w:t>
            </w:r>
          </w:p>
        </w:tc>
        <w:tc>
          <w:tcPr>
            <w:tcW w:w="1607" w:type="dxa"/>
            <w:tcBorders>
              <w:top w:val="nil"/>
              <w:left w:val="nil"/>
              <w:bottom w:val="single" w:sz="4" w:space="0" w:color="auto"/>
              <w:right w:val="single" w:sz="4" w:space="0" w:color="auto"/>
            </w:tcBorders>
            <w:shd w:val="clear" w:color="auto" w:fill="auto"/>
            <w:noWrap/>
            <w:vAlign w:val="bottom"/>
            <w:hideMark/>
          </w:tcPr>
          <w:p w14:paraId="3921B07C" w14:textId="25333756"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1947D346" w14:textId="77777777" w:rsidTr="00431B2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266E68E3" w14:textId="38DE93AB"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pnr.personnummer.wi</w:t>
            </w:r>
          </w:p>
        </w:tc>
        <w:tc>
          <w:tcPr>
            <w:tcW w:w="1607" w:type="dxa"/>
            <w:tcBorders>
              <w:top w:val="nil"/>
              <w:left w:val="nil"/>
              <w:bottom w:val="single" w:sz="4" w:space="0" w:color="auto"/>
              <w:right w:val="single" w:sz="4" w:space="0" w:color="auto"/>
            </w:tcBorders>
            <w:shd w:val="clear" w:color="auto" w:fill="auto"/>
            <w:noWrap/>
            <w:vAlign w:val="bottom"/>
            <w:hideMark/>
          </w:tcPr>
          <w:p w14:paraId="74BA85EF" w14:textId="4DD3CE27"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32B107E1" w14:textId="51988F80"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Person.Personnummer.personnummerErIndeholdtI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4C880580" w14:textId="64C5F977"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7042E320" w14:textId="77777777" w:rsidTr="00431B2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7380DAC0" w14:textId="1A002D83"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pnr.personnummer.cont</w:t>
            </w:r>
          </w:p>
        </w:tc>
        <w:tc>
          <w:tcPr>
            <w:tcW w:w="1607" w:type="dxa"/>
            <w:tcBorders>
              <w:top w:val="nil"/>
              <w:left w:val="nil"/>
              <w:bottom w:val="single" w:sz="4" w:space="0" w:color="auto"/>
              <w:right w:val="single" w:sz="4" w:space="0" w:color="auto"/>
            </w:tcBorders>
            <w:shd w:val="clear" w:color="auto" w:fill="auto"/>
            <w:noWrap/>
            <w:vAlign w:val="bottom"/>
            <w:hideMark/>
          </w:tcPr>
          <w:p w14:paraId="3154EC0A" w14:textId="13DEC7EB"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21F011E1" w14:textId="64A8473A"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Person.Personnummer.personnummerIndeholder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11EA9AD7" w14:textId="26C17981"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r w:rsidR="00431B27" w:rsidRPr="00360E00" w14:paraId="43D79AC4" w14:textId="77777777" w:rsidTr="00431B27">
        <w:trPr>
          <w:trHeight w:val="525"/>
        </w:trPr>
        <w:tc>
          <w:tcPr>
            <w:tcW w:w="2139" w:type="dxa"/>
            <w:tcBorders>
              <w:top w:val="nil"/>
              <w:left w:val="single" w:sz="4" w:space="0" w:color="auto"/>
              <w:bottom w:val="single" w:sz="4" w:space="0" w:color="auto"/>
              <w:right w:val="single" w:sz="4" w:space="0" w:color="auto"/>
            </w:tcBorders>
            <w:shd w:val="clear" w:color="auto" w:fill="auto"/>
            <w:noWrap/>
            <w:vAlign w:val="bottom"/>
            <w:hideMark/>
          </w:tcPr>
          <w:p w14:paraId="5110253B" w14:textId="675EFFE2"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pnr.personnummer.eq</w:t>
            </w:r>
          </w:p>
        </w:tc>
        <w:tc>
          <w:tcPr>
            <w:tcW w:w="1607" w:type="dxa"/>
            <w:tcBorders>
              <w:top w:val="nil"/>
              <w:left w:val="nil"/>
              <w:bottom w:val="single" w:sz="4" w:space="0" w:color="auto"/>
              <w:right w:val="single" w:sz="4" w:space="0" w:color="auto"/>
            </w:tcBorders>
            <w:shd w:val="clear" w:color="auto" w:fill="auto"/>
            <w:noWrap/>
            <w:vAlign w:val="bottom"/>
            <w:hideMark/>
          </w:tcPr>
          <w:p w14:paraId="737123C5" w14:textId="428B7FE1"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String</w:t>
            </w:r>
          </w:p>
        </w:tc>
        <w:tc>
          <w:tcPr>
            <w:tcW w:w="4003" w:type="dxa"/>
            <w:tcBorders>
              <w:top w:val="nil"/>
              <w:left w:val="nil"/>
              <w:bottom w:val="single" w:sz="4" w:space="0" w:color="auto"/>
              <w:right w:val="single" w:sz="4" w:space="0" w:color="auto"/>
            </w:tcBorders>
            <w:shd w:val="clear" w:color="auto" w:fill="auto"/>
            <w:vAlign w:val="bottom"/>
            <w:hideMark/>
          </w:tcPr>
          <w:p w14:paraId="56762684" w14:textId="63CBCD31" w:rsidR="00431B27" w:rsidRPr="00360E00" w:rsidRDefault="00431B27" w:rsidP="00360E00">
            <w:pPr>
              <w:spacing w:after="0" w:line="240" w:lineRule="auto"/>
              <w:rPr>
                <w:rFonts w:ascii="Verdana" w:eastAsia="Times New Roman" w:hAnsi="Verdana" w:cs="Times New Roman"/>
                <w:sz w:val="20"/>
                <w:szCs w:val="20"/>
                <w:lang w:eastAsia="da-DK"/>
              </w:rPr>
            </w:pPr>
            <w:r>
              <w:rPr>
                <w:rFonts w:ascii="Verdana" w:hAnsi="Verdana"/>
                <w:sz w:val="20"/>
                <w:szCs w:val="20"/>
              </w:rPr>
              <w:t>Person.Personnummer.personnummerLigMed - Entydig identifikation af en personer i CPR</w:t>
            </w:r>
          </w:p>
        </w:tc>
        <w:tc>
          <w:tcPr>
            <w:tcW w:w="1607" w:type="dxa"/>
            <w:tcBorders>
              <w:top w:val="nil"/>
              <w:left w:val="nil"/>
              <w:bottom w:val="single" w:sz="4" w:space="0" w:color="auto"/>
              <w:right w:val="single" w:sz="4" w:space="0" w:color="auto"/>
            </w:tcBorders>
            <w:shd w:val="clear" w:color="auto" w:fill="auto"/>
            <w:noWrap/>
            <w:vAlign w:val="bottom"/>
            <w:hideMark/>
          </w:tcPr>
          <w:p w14:paraId="0DB069CD" w14:textId="1C8BBE6C" w:rsidR="00431B27" w:rsidRPr="00360E00" w:rsidRDefault="00431B27" w:rsidP="00360E00">
            <w:pPr>
              <w:spacing w:after="0" w:line="240" w:lineRule="auto"/>
              <w:jc w:val="right"/>
              <w:rPr>
                <w:rFonts w:ascii="Verdana" w:eastAsia="Times New Roman" w:hAnsi="Verdana" w:cs="Times New Roman"/>
                <w:i/>
                <w:iCs/>
                <w:color w:val="0070C0"/>
                <w:sz w:val="20"/>
                <w:szCs w:val="20"/>
                <w:lang w:eastAsia="da-DK"/>
              </w:rPr>
            </w:pPr>
            <w:r>
              <w:rPr>
                <w:rFonts w:ascii="Verdana" w:hAnsi="Verdana"/>
                <w:i/>
                <w:iCs/>
                <w:color w:val="0070C0"/>
                <w:sz w:val="20"/>
                <w:szCs w:val="20"/>
              </w:rPr>
              <w:t> </w:t>
            </w:r>
          </w:p>
        </w:tc>
      </w:tr>
    </w:tbl>
    <w:p w14:paraId="3978DF40" w14:textId="77777777" w:rsidR="0071100A" w:rsidRDefault="0071100A" w:rsidP="00360E00"/>
    <w:p w14:paraId="3360B05F" w14:textId="3B603F3C" w:rsidR="0071100A" w:rsidRPr="00732629" w:rsidRDefault="0055083E" w:rsidP="0055083E">
      <w:pPr>
        <w:rPr>
          <w:b/>
        </w:rPr>
      </w:pPr>
      <w:r w:rsidRPr="00732629">
        <w:rPr>
          <w:b/>
        </w:rPr>
        <w:t>Output</w:t>
      </w:r>
      <w:r>
        <w:rPr>
          <w:b/>
        </w:rPr>
        <w:t>parametre:</w:t>
      </w:r>
    </w:p>
    <w:tbl>
      <w:tblPr>
        <w:tblStyle w:val="Tabel-Gitter"/>
        <w:tblW w:w="0" w:type="auto"/>
        <w:tblLook w:val="04A0" w:firstRow="1" w:lastRow="0" w:firstColumn="1" w:lastColumn="0" w:noHBand="0" w:noVBand="1"/>
      </w:tblPr>
      <w:tblGrid>
        <w:gridCol w:w="4183"/>
        <w:gridCol w:w="5445"/>
      </w:tblGrid>
      <w:tr w:rsidR="0055083E" w:rsidRPr="00800787" w14:paraId="19B843BC" w14:textId="77777777" w:rsidTr="00A134B5">
        <w:tc>
          <w:tcPr>
            <w:tcW w:w="4388" w:type="dxa"/>
            <w:shd w:val="clear" w:color="auto" w:fill="D6E3BC" w:themeFill="accent3" w:themeFillTint="66"/>
          </w:tcPr>
          <w:p w14:paraId="1029EB51" w14:textId="3815051C" w:rsidR="0055083E" w:rsidRPr="00732629" w:rsidRDefault="00D650CD"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Metode</w:t>
            </w:r>
          </w:p>
        </w:tc>
        <w:tc>
          <w:tcPr>
            <w:tcW w:w="5466" w:type="dxa"/>
            <w:shd w:val="clear" w:color="auto" w:fill="D6E3BC" w:themeFill="accent3" w:themeFillTint="66"/>
          </w:tcPr>
          <w:p w14:paraId="33352AD0" w14:textId="1971CEC7" w:rsidR="0055083E" w:rsidRPr="00732629" w:rsidRDefault="00BD306A" w:rsidP="00A134B5">
            <w:pPr>
              <w:autoSpaceDE w:val="0"/>
              <w:autoSpaceDN w:val="0"/>
              <w:adjustRightInd w:val="0"/>
              <w:spacing w:after="0" w:line="240" w:lineRule="auto"/>
              <w:rPr>
                <w:rFonts w:eastAsia="Arial Unicode MS" w:cs="Arial Unicode MS"/>
                <w:b/>
                <w:color w:val="808080" w:themeColor="background1" w:themeShade="80"/>
                <w:sz w:val="24"/>
              </w:rPr>
            </w:pPr>
            <w:r>
              <w:rPr>
                <w:rFonts w:eastAsia="Arial Unicode MS" w:cs="Arial Unicode MS"/>
                <w:b/>
                <w:color w:val="808080" w:themeColor="background1" w:themeShade="80"/>
                <w:sz w:val="24"/>
              </w:rPr>
              <w:t>Skema</w:t>
            </w:r>
          </w:p>
        </w:tc>
      </w:tr>
      <w:tr w:rsidR="0055083E" w14:paraId="5AD8BEAD" w14:textId="77777777" w:rsidTr="00A134B5">
        <w:trPr>
          <w:trHeight w:val="70"/>
        </w:trPr>
        <w:tc>
          <w:tcPr>
            <w:tcW w:w="4388" w:type="dxa"/>
          </w:tcPr>
          <w:p w14:paraId="4D0B326D" w14:textId="5D632584" w:rsidR="0055083E" w:rsidRPr="002C777E" w:rsidRDefault="0055083E" w:rsidP="00A134B5">
            <w:pPr>
              <w:keepNext/>
              <w:rPr>
                <w:rFonts w:eastAsia="Arial Unicode MS" w:cs="Arial Unicode MS"/>
                <w:color w:val="000000"/>
                <w:highlight w:val="yellow"/>
              </w:rPr>
            </w:pPr>
            <w:r>
              <w:lastRenderedPageBreak/>
              <w:t>PersonSmallListSimple</w:t>
            </w:r>
          </w:p>
        </w:tc>
        <w:tc>
          <w:tcPr>
            <w:tcW w:w="5466" w:type="dxa"/>
          </w:tcPr>
          <w:p w14:paraId="5312D34E" w14:textId="3E166656" w:rsidR="0071100A" w:rsidRDefault="0071100A" w:rsidP="00A134B5">
            <w:pPr>
              <w:autoSpaceDE w:val="0"/>
              <w:autoSpaceDN w:val="0"/>
              <w:adjustRightInd w:val="0"/>
              <w:spacing w:after="0" w:line="240" w:lineRule="auto"/>
              <w:rPr>
                <w:rFonts w:eastAsia="Arial Unicode MS" w:cs="Arial Unicode MS"/>
                <w:color w:val="0070C0"/>
              </w:rPr>
            </w:pPr>
            <w:r>
              <w:rPr>
                <w:rFonts w:eastAsia="Arial Unicode MS" w:cs="Arial Unicode MS"/>
                <w:color w:val="0070C0"/>
              </w:rPr>
              <w:t>PersonSmall.json</w:t>
            </w:r>
          </w:p>
          <w:p w14:paraId="419A631A" w14:textId="17B02151" w:rsidR="0055083E" w:rsidRPr="00732629" w:rsidRDefault="007B71C7" w:rsidP="00A134B5">
            <w:pPr>
              <w:autoSpaceDE w:val="0"/>
              <w:autoSpaceDN w:val="0"/>
              <w:adjustRightInd w:val="0"/>
              <w:spacing w:after="0" w:line="240" w:lineRule="auto"/>
              <w:rPr>
                <w:rFonts w:eastAsia="Arial Unicode MS" w:cs="Arial Unicode MS"/>
                <w:color w:val="0070C0"/>
              </w:rPr>
            </w:pPr>
            <w:r w:rsidRPr="007B71C7">
              <w:rPr>
                <w:rFonts w:eastAsia="Arial Unicode MS" w:cs="Arial Unicode MS"/>
                <w:color w:val="0070C0"/>
              </w:rPr>
              <w:t>https://1drv.ms/f/s!ArrtD3f1fvRqgR0DmEJWTuVmPzyW</w:t>
            </w:r>
          </w:p>
        </w:tc>
      </w:tr>
    </w:tbl>
    <w:p w14:paraId="10C075A7" w14:textId="77777777" w:rsidR="00360E00" w:rsidRDefault="00360E00" w:rsidP="00FF3F46"/>
    <w:sectPr w:rsidR="00360E00" w:rsidSect="00E86290">
      <w:pgSz w:w="11906" w:h="16838"/>
      <w:pgMar w:top="1701" w:right="1134" w:bottom="1701"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1" w:author="Jacob Schou" w:date="2018-02-15T11:43:00Z" w:initials="JS">
    <w:p w14:paraId="45FFE20E" w14:textId="2B393297" w:rsidR="00E95C8F" w:rsidRDefault="00E95C8F">
      <w:pPr>
        <w:pStyle w:val="Kommentartekst"/>
      </w:pPr>
      <w:r>
        <w:rPr>
          <w:rStyle w:val="Kommentarhenvisning"/>
        </w:rPr>
        <w:annotationRef/>
      </w:r>
      <w:r>
        <w:t>Kunne være godt med en kort tekstuel forklaring om hvad målet/tanken er med hver metode – f.eks. : ”</w:t>
      </w:r>
    </w:p>
    <w:p w14:paraId="6844946B" w14:textId="77777777" w:rsidR="00E95C8F" w:rsidRDefault="00E95C8F">
      <w:pPr>
        <w:pStyle w:val="Kommentartekst"/>
      </w:pPr>
    </w:p>
    <w:p w14:paraId="0097BA47" w14:textId="634167BC" w:rsidR="00E95C8F" w:rsidRDefault="00E95C8F" w:rsidP="00E95C8F">
      <w:pPr>
        <w:pStyle w:val="Opstilling-punkttegn"/>
      </w:pPr>
      <w:r>
        <w:t xml:space="preserve">  Giver  samlige informationer om de fremsøgte CPR numre”</w:t>
      </w:r>
    </w:p>
    <w:p w14:paraId="7EE8F381" w14:textId="6CF070FF" w:rsidR="00E95C8F" w:rsidRDefault="00E95C8F" w:rsidP="00E95C8F">
      <w:pPr>
        <w:pStyle w:val="Opstilling-punkttegn"/>
      </w:pPr>
      <w:r>
        <w:t xml:space="preserve"> Giver kun de mest anvente inforamtioner om de fremsøgte CPR numer…</w:t>
      </w:r>
    </w:p>
    <w:p w14:paraId="75DC15F8" w14:textId="77777777" w:rsidR="00E95C8F" w:rsidRDefault="00E95C8F" w:rsidP="00E95C8F">
      <w:pPr>
        <w:pStyle w:val="Opstilling-punkttegn"/>
        <w:numPr>
          <w:ilvl w:val="0"/>
          <w:numId w:val="0"/>
        </w:numPr>
        <w:ind w:left="360" w:hanging="360"/>
      </w:pPr>
    </w:p>
    <w:p w14:paraId="730DEBF8" w14:textId="77777777" w:rsidR="00E95C8F" w:rsidRDefault="00E95C8F" w:rsidP="00E95C8F">
      <w:pPr>
        <w:pStyle w:val="Opstilling-punkttegn"/>
        <w:numPr>
          <w:ilvl w:val="0"/>
          <w:numId w:val="0"/>
        </w:numPr>
        <w:ind w:left="360" w:hanging="360"/>
      </w:pPr>
      <w:r>
        <w:t>Eller :</w:t>
      </w:r>
    </w:p>
    <w:p w14:paraId="372B2F90" w14:textId="41A119E2" w:rsidR="00E95C8F" w:rsidRDefault="00E95C8F" w:rsidP="00E95C8F">
      <w:pPr>
        <w:pStyle w:val="Opstilling-punkttegn"/>
        <w:numPr>
          <w:ilvl w:val="0"/>
          <w:numId w:val="0"/>
        </w:numPr>
        <w:ind w:left="360" w:hanging="360"/>
      </w:pPr>
      <w:r>
        <w:t>”Komplet*” : Betyder ….</w:t>
      </w:r>
    </w:p>
    <w:p w14:paraId="5D644541" w14:textId="1AD634AB" w:rsidR="00E95C8F" w:rsidRDefault="00E95C8F" w:rsidP="00E95C8F">
      <w:pPr>
        <w:pStyle w:val="Opstilling-punkttegn"/>
        <w:numPr>
          <w:ilvl w:val="0"/>
          <w:numId w:val="0"/>
        </w:numPr>
        <w:ind w:left="360" w:hanging="360"/>
      </w:pPr>
      <w:r>
        <w:t>”Full*”  : Betyder …</w:t>
      </w:r>
    </w:p>
    <w:p w14:paraId="443C4631" w14:textId="7AEECDD3" w:rsidR="00E95C8F" w:rsidRDefault="00E95C8F" w:rsidP="00E95C8F">
      <w:pPr>
        <w:pStyle w:val="Opstilling-punkttegn"/>
        <w:numPr>
          <w:ilvl w:val="0"/>
          <w:numId w:val="0"/>
        </w:numPr>
        <w:ind w:left="360" w:hanging="360"/>
      </w:pPr>
      <w:r>
        <w:t>”*Complete”  : Betyder …</w:t>
      </w:r>
    </w:p>
    <w:p w14:paraId="365B00B4" w14:textId="44F18DF9" w:rsidR="00E95C8F" w:rsidRDefault="00E95C8F" w:rsidP="00E95C8F">
      <w:pPr>
        <w:pStyle w:val="Opstilling-punkttegn"/>
        <w:numPr>
          <w:ilvl w:val="0"/>
          <w:numId w:val="0"/>
        </w:numPr>
        <w:ind w:left="360" w:hanging="360"/>
      </w:pPr>
      <w:r>
        <w:t>”*Simple” : Betyder ….</w:t>
      </w:r>
    </w:p>
    <w:p w14:paraId="01E06AF1" w14:textId="28C41BAE" w:rsidR="00E95C8F" w:rsidRDefault="00E95C8F" w:rsidP="00E95C8F">
      <w:pPr>
        <w:pStyle w:val="Opstilling-punkttegn"/>
        <w:numPr>
          <w:ilvl w:val="0"/>
          <w:numId w:val="0"/>
        </w:numPr>
        <w:ind w:left="360" w:hanging="360"/>
      </w:pPr>
    </w:p>
    <w:p w14:paraId="06669F0E" w14:textId="373EA20D" w:rsidR="00E95C8F" w:rsidRDefault="00E95C8F" w:rsidP="00E95C8F">
      <w:pPr>
        <w:pStyle w:val="Opstilling-punkttegn"/>
        <w:numPr>
          <w:ilvl w:val="0"/>
          <w:numId w:val="0"/>
        </w:numPr>
        <w:ind w:left="360" w:hanging="360"/>
      </w:pPr>
      <w:r>
        <w:t>Men ved ikke om vi har det formuleret noget sted?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6669F0E"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F238C7" w14:textId="77777777" w:rsidR="00BA1D43" w:rsidRDefault="00BA1D43" w:rsidP="00372539">
      <w:pPr>
        <w:spacing w:after="0" w:line="240" w:lineRule="auto"/>
      </w:pPr>
      <w:r>
        <w:separator/>
      </w:r>
    </w:p>
  </w:endnote>
  <w:endnote w:type="continuationSeparator" w:id="0">
    <w:p w14:paraId="1BD13BD4" w14:textId="77777777" w:rsidR="00BA1D43" w:rsidRDefault="00BA1D43" w:rsidP="00372539">
      <w:pPr>
        <w:spacing w:after="0" w:line="240" w:lineRule="auto"/>
      </w:pPr>
      <w:r>
        <w:continuationSeparator/>
      </w:r>
    </w:p>
  </w:endnote>
  <w:endnote w:type="continuationNotice" w:id="1">
    <w:p w14:paraId="69DF1394" w14:textId="77777777" w:rsidR="00BA1D43" w:rsidRDefault="00BA1D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ource Sans Pro">
    <w:altName w:val="Cambria Math"/>
    <w:panose1 w:val="020B0503030403020204"/>
    <w:charset w:val="00"/>
    <w:family w:val="swiss"/>
    <w:pitch w:val="variable"/>
    <w:sig w:usb0="00000001"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4EDB10" w14:textId="77777777" w:rsidR="003F0657" w:rsidRDefault="003F0657">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8617EB" w14:textId="369B9D5D" w:rsidR="003F0657" w:rsidRDefault="003F0657">
    <w:pPr>
      <w:pStyle w:val="Sidefod"/>
    </w:pPr>
    <w:r>
      <w:t xml:space="preserve">Side </w:t>
    </w:r>
    <w:sdt>
      <w:sdtPr>
        <w:id w:val="921460055"/>
        <w:docPartObj>
          <w:docPartGallery w:val="Page Numbers (Bottom of Page)"/>
          <w:docPartUnique/>
        </w:docPartObj>
      </w:sdtPr>
      <w:sdtEndPr/>
      <w:sdtContent>
        <w:r>
          <w:fldChar w:fldCharType="begin"/>
        </w:r>
        <w:r>
          <w:instrText>PAGE   \* MERGEFORMAT</w:instrText>
        </w:r>
        <w:r>
          <w:fldChar w:fldCharType="separate"/>
        </w:r>
        <w:r w:rsidR="0006712A">
          <w:rPr>
            <w:noProof/>
          </w:rPr>
          <w:t>21</w:t>
        </w:r>
        <w:r>
          <w:fldChar w:fldCharType="end"/>
        </w:r>
      </w:sdtContent>
    </w:sdt>
  </w:p>
  <w:p w14:paraId="3C5046F9" w14:textId="77777777" w:rsidR="003F0657" w:rsidRDefault="003F0657">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D3230" w14:textId="77777777" w:rsidR="003F0657" w:rsidRDefault="003F0657">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0E6DDE" w14:textId="77777777" w:rsidR="00BA1D43" w:rsidRDefault="00BA1D43" w:rsidP="00372539">
      <w:pPr>
        <w:spacing w:after="0" w:line="240" w:lineRule="auto"/>
      </w:pPr>
      <w:r>
        <w:separator/>
      </w:r>
    </w:p>
  </w:footnote>
  <w:footnote w:type="continuationSeparator" w:id="0">
    <w:p w14:paraId="4FEC70DC" w14:textId="77777777" w:rsidR="00BA1D43" w:rsidRDefault="00BA1D43" w:rsidP="00372539">
      <w:pPr>
        <w:spacing w:after="0" w:line="240" w:lineRule="auto"/>
      </w:pPr>
      <w:r>
        <w:continuationSeparator/>
      </w:r>
    </w:p>
  </w:footnote>
  <w:footnote w:type="continuationNotice" w:id="1">
    <w:p w14:paraId="27D83FA0" w14:textId="77777777" w:rsidR="00BA1D43" w:rsidRDefault="00BA1D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A99EA" w14:textId="77777777" w:rsidR="003F0657" w:rsidRDefault="003F065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9BF97" w14:textId="73E08999" w:rsidR="003F0657" w:rsidRDefault="003F0657">
    <w:pPr>
      <w:pStyle w:val="Sidehoved"/>
    </w:pPr>
    <w:r>
      <w:tab/>
    </w:r>
    <w:r>
      <w:tab/>
    </w:r>
    <w:r>
      <w:rPr>
        <w:rFonts w:ascii="Source Sans Pro" w:hAnsi="Source Sans Pro"/>
        <w:noProof/>
        <w:color w:val="1F497D"/>
        <w:szCs w:val="20"/>
        <w:lang w:eastAsia="da-DK"/>
      </w:rPr>
      <w:drawing>
        <wp:inline distT="0" distB="0" distL="0" distR="0" wp14:anchorId="29A3D3E2" wp14:editId="0D044265">
          <wp:extent cx="2250347" cy="809625"/>
          <wp:effectExtent l="0" t="0" r="0" b="0"/>
          <wp:docPr id="4" name="Billede 4" descr="cid:image001.png@01D0DB3B.D6A51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3" descr="cid:image001.png@01D0DB3B.D6A511C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251370" cy="809993"/>
                  </a:xfrm>
                  <a:prstGeom prst="rect">
                    <a:avLst/>
                  </a:prstGeom>
                  <a:noFill/>
                  <a:ln>
                    <a:noFill/>
                  </a:ln>
                </pic:spPr>
              </pic:pic>
            </a:graphicData>
          </a:graphic>
        </wp:inline>
      </w:drawing>
    </w:r>
  </w:p>
  <w:p w14:paraId="2637E03E" w14:textId="77777777" w:rsidR="003F0657" w:rsidRDefault="003F0657">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D79C96" w14:textId="77777777" w:rsidR="003F0657" w:rsidRDefault="003F0657">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6CA365C"/>
    <w:lvl w:ilvl="0">
      <w:start w:val="1"/>
      <w:numFmt w:val="bullet"/>
      <w:pStyle w:val="Opstilling-punkttegn"/>
      <w:lvlText w:val=""/>
      <w:lvlJc w:val="left"/>
      <w:pPr>
        <w:tabs>
          <w:tab w:val="num" w:pos="360"/>
        </w:tabs>
        <w:ind w:left="360" w:hanging="360"/>
      </w:pPr>
      <w:rPr>
        <w:rFonts w:ascii="Symbol" w:hAnsi="Symbol" w:hint="default"/>
      </w:rPr>
    </w:lvl>
  </w:abstractNum>
  <w:abstractNum w:abstractNumId="1" w15:restartNumberingAfterBreak="0">
    <w:nsid w:val="029A09F9"/>
    <w:multiLevelType w:val="hybridMultilevel"/>
    <w:tmpl w:val="50CAC0CA"/>
    <w:lvl w:ilvl="0" w:tplc="EF9244FE">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4FB3EB3"/>
    <w:multiLevelType w:val="hybridMultilevel"/>
    <w:tmpl w:val="3668C5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89C6E16"/>
    <w:multiLevelType w:val="multilevel"/>
    <w:tmpl w:val="93083EC8"/>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1B7ADB"/>
    <w:multiLevelType w:val="multilevel"/>
    <w:tmpl w:val="F7FE4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871E36"/>
    <w:multiLevelType w:val="multilevel"/>
    <w:tmpl w:val="9E9899FE"/>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8CD37F3"/>
    <w:multiLevelType w:val="hybridMultilevel"/>
    <w:tmpl w:val="B32AC85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E2C4361"/>
    <w:multiLevelType w:val="multilevel"/>
    <w:tmpl w:val="D5F2415E"/>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6BA66B2"/>
    <w:multiLevelType w:val="multilevel"/>
    <w:tmpl w:val="D1B80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271C5"/>
    <w:multiLevelType w:val="hybridMultilevel"/>
    <w:tmpl w:val="D3C49BC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413541C6"/>
    <w:multiLevelType w:val="hybridMultilevel"/>
    <w:tmpl w:val="221A98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4D9E61E4"/>
    <w:multiLevelType w:val="multilevel"/>
    <w:tmpl w:val="7364643A"/>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0784851"/>
    <w:multiLevelType w:val="multilevel"/>
    <w:tmpl w:val="F530DF64"/>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2944283"/>
    <w:multiLevelType w:val="hybridMultilevel"/>
    <w:tmpl w:val="96C81564"/>
    <w:lvl w:ilvl="0" w:tplc="C7EC6224">
      <w:start w:val="1"/>
      <w:numFmt w:val="bullet"/>
      <w:lvlText w:val="-"/>
      <w:lvlJc w:val="left"/>
      <w:pPr>
        <w:ind w:left="720" w:hanging="360"/>
      </w:pPr>
      <w:rPr>
        <w:rFonts w:ascii="Calibri" w:eastAsia="Arial Unicode MS" w:hAnsi="Calibri" w:cs="Arial Unicode M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F5B60B6"/>
    <w:multiLevelType w:val="hybridMultilevel"/>
    <w:tmpl w:val="D256CDAC"/>
    <w:lvl w:ilvl="0" w:tplc="04060001">
      <w:start w:val="1"/>
      <w:numFmt w:val="bullet"/>
      <w:lvlText w:val=""/>
      <w:lvlJc w:val="left"/>
      <w:pPr>
        <w:ind w:left="0" w:hanging="360"/>
      </w:pPr>
      <w:rPr>
        <w:rFonts w:ascii="Symbol" w:hAnsi="Symbol" w:hint="default"/>
      </w:rPr>
    </w:lvl>
    <w:lvl w:ilvl="1" w:tplc="04060003">
      <w:start w:val="1"/>
      <w:numFmt w:val="bullet"/>
      <w:lvlText w:val="o"/>
      <w:lvlJc w:val="left"/>
      <w:pPr>
        <w:ind w:left="720" w:hanging="360"/>
      </w:pPr>
      <w:rPr>
        <w:rFonts w:ascii="Courier New" w:hAnsi="Courier New" w:cs="Courier New" w:hint="default"/>
      </w:rPr>
    </w:lvl>
    <w:lvl w:ilvl="2" w:tplc="04060005">
      <w:start w:val="1"/>
      <w:numFmt w:val="bullet"/>
      <w:lvlText w:val=""/>
      <w:lvlJc w:val="left"/>
      <w:pPr>
        <w:ind w:left="1440" w:hanging="360"/>
      </w:pPr>
      <w:rPr>
        <w:rFonts w:ascii="Wingdings" w:hAnsi="Wingdings" w:hint="default"/>
      </w:rPr>
    </w:lvl>
    <w:lvl w:ilvl="3" w:tplc="04060001">
      <w:start w:val="1"/>
      <w:numFmt w:val="bullet"/>
      <w:lvlText w:val=""/>
      <w:lvlJc w:val="left"/>
      <w:pPr>
        <w:ind w:left="2160" w:hanging="360"/>
      </w:pPr>
      <w:rPr>
        <w:rFonts w:ascii="Symbol" w:hAnsi="Symbol" w:hint="default"/>
      </w:rPr>
    </w:lvl>
    <w:lvl w:ilvl="4" w:tplc="04060003">
      <w:start w:val="1"/>
      <w:numFmt w:val="bullet"/>
      <w:lvlText w:val="o"/>
      <w:lvlJc w:val="left"/>
      <w:pPr>
        <w:ind w:left="2880" w:hanging="360"/>
      </w:pPr>
      <w:rPr>
        <w:rFonts w:ascii="Courier New" w:hAnsi="Courier New" w:cs="Courier New" w:hint="default"/>
      </w:rPr>
    </w:lvl>
    <w:lvl w:ilvl="5" w:tplc="04060005">
      <w:start w:val="1"/>
      <w:numFmt w:val="bullet"/>
      <w:lvlText w:val=""/>
      <w:lvlJc w:val="left"/>
      <w:pPr>
        <w:ind w:left="3600" w:hanging="360"/>
      </w:pPr>
      <w:rPr>
        <w:rFonts w:ascii="Wingdings" w:hAnsi="Wingdings" w:hint="default"/>
      </w:rPr>
    </w:lvl>
    <w:lvl w:ilvl="6" w:tplc="04060001">
      <w:start w:val="1"/>
      <w:numFmt w:val="bullet"/>
      <w:lvlText w:val=""/>
      <w:lvlJc w:val="left"/>
      <w:pPr>
        <w:ind w:left="4320" w:hanging="360"/>
      </w:pPr>
      <w:rPr>
        <w:rFonts w:ascii="Symbol" w:hAnsi="Symbol" w:hint="default"/>
      </w:rPr>
    </w:lvl>
    <w:lvl w:ilvl="7" w:tplc="04060003">
      <w:start w:val="1"/>
      <w:numFmt w:val="bullet"/>
      <w:lvlText w:val="o"/>
      <w:lvlJc w:val="left"/>
      <w:pPr>
        <w:ind w:left="5040" w:hanging="360"/>
      </w:pPr>
      <w:rPr>
        <w:rFonts w:ascii="Courier New" w:hAnsi="Courier New" w:cs="Courier New" w:hint="default"/>
      </w:rPr>
    </w:lvl>
    <w:lvl w:ilvl="8" w:tplc="04060005">
      <w:start w:val="1"/>
      <w:numFmt w:val="bullet"/>
      <w:lvlText w:val=""/>
      <w:lvlJc w:val="left"/>
      <w:pPr>
        <w:ind w:left="5760" w:hanging="360"/>
      </w:pPr>
      <w:rPr>
        <w:rFonts w:ascii="Wingdings" w:hAnsi="Wingdings" w:hint="default"/>
      </w:rPr>
    </w:lvl>
  </w:abstractNum>
  <w:abstractNum w:abstractNumId="15" w15:restartNumberingAfterBreak="0">
    <w:nsid w:val="68485E45"/>
    <w:multiLevelType w:val="hybridMultilevel"/>
    <w:tmpl w:val="9EB8669E"/>
    <w:lvl w:ilvl="0" w:tplc="9B42BEC8">
      <w:numFmt w:val="bullet"/>
      <w:lvlText w:val="-"/>
      <w:lvlJc w:val="left"/>
      <w:pPr>
        <w:ind w:left="720" w:hanging="360"/>
      </w:pPr>
      <w:rPr>
        <w:rFonts w:ascii="Cambria" w:eastAsiaTheme="minorEastAsia" w:hAnsi="Cambria"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6" w15:restartNumberingAfterBreak="0">
    <w:nsid w:val="780B187C"/>
    <w:multiLevelType w:val="hybridMultilevel"/>
    <w:tmpl w:val="250820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7C1B6B20"/>
    <w:multiLevelType w:val="hybridMultilevel"/>
    <w:tmpl w:val="CFE2CA5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16"/>
  </w:num>
  <w:num w:numId="2">
    <w:abstractNumId w:val="17"/>
  </w:num>
  <w:num w:numId="3">
    <w:abstractNumId w:val="2"/>
  </w:num>
  <w:num w:numId="4">
    <w:abstractNumId w:val="3"/>
  </w:num>
  <w:num w:numId="5">
    <w:abstractNumId w:val="7"/>
  </w:num>
  <w:num w:numId="6">
    <w:abstractNumId w:val="12"/>
  </w:num>
  <w:num w:numId="7">
    <w:abstractNumId w:val="8"/>
  </w:num>
  <w:num w:numId="8">
    <w:abstractNumId w:val="5"/>
  </w:num>
  <w:num w:numId="9">
    <w:abstractNumId w:val="11"/>
  </w:num>
  <w:num w:numId="10">
    <w:abstractNumId w:val="14"/>
  </w:num>
  <w:num w:numId="11">
    <w:abstractNumId w:val="9"/>
  </w:num>
  <w:num w:numId="12">
    <w:abstractNumId w:val="6"/>
  </w:num>
  <w:num w:numId="13">
    <w:abstractNumId w:val="10"/>
  </w:num>
  <w:num w:numId="14">
    <w:abstractNumId w:val="13"/>
  </w:num>
  <w:num w:numId="15">
    <w:abstractNumId w:val="15"/>
  </w:num>
  <w:num w:numId="16">
    <w:abstractNumId w:val="0"/>
  </w:num>
  <w:num w:numId="17">
    <w:abstractNumId w:val="1"/>
  </w:num>
  <w:num w:numId="1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æcilie Elle">
    <w15:presenceInfo w15:providerId="AD" w15:userId="S-1-5-21-2100284113-1573851820-878952375-138351"/>
  </w15:person>
  <w15:person w15:author="Kaja Hansen">
    <w15:presenceInfo w15:providerId="AD" w15:userId="S-1-5-21-2100284113-1573851820-878952375-138581"/>
  </w15:person>
  <w15:person w15:author="Jacob Schou">
    <w15:presenceInfo w15:providerId="AD" w15:userId="S-1-5-21-2100284113-1573851820-878952375-886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trackRevisions/>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238"/>
    <w:rsid w:val="000019D8"/>
    <w:rsid w:val="00006419"/>
    <w:rsid w:val="0001339B"/>
    <w:rsid w:val="00014962"/>
    <w:rsid w:val="00017D71"/>
    <w:rsid w:val="00024EEB"/>
    <w:rsid w:val="00027C88"/>
    <w:rsid w:val="00031525"/>
    <w:rsid w:val="00033303"/>
    <w:rsid w:val="0003381D"/>
    <w:rsid w:val="000347D0"/>
    <w:rsid w:val="00034AC8"/>
    <w:rsid w:val="00041B14"/>
    <w:rsid w:val="00047D7C"/>
    <w:rsid w:val="00050CB0"/>
    <w:rsid w:val="00050FD3"/>
    <w:rsid w:val="00052E9B"/>
    <w:rsid w:val="00053427"/>
    <w:rsid w:val="0005445A"/>
    <w:rsid w:val="00056721"/>
    <w:rsid w:val="00061CCF"/>
    <w:rsid w:val="00064557"/>
    <w:rsid w:val="00066CC9"/>
    <w:rsid w:val="0006712A"/>
    <w:rsid w:val="000718E1"/>
    <w:rsid w:val="00076EF7"/>
    <w:rsid w:val="00081DFF"/>
    <w:rsid w:val="00083511"/>
    <w:rsid w:val="00085673"/>
    <w:rsid w:val="0009570E"/>
    <w:rsid w:val="000960DA"/>
    <w:rsid w:val="000964F7"/>
    <w:rsid w:val="000A0880"/>
    <w:rsid w:val="000A0DF5"/>
    <w:rsid w:val="000A1E23"/>
    <w:rsid w:val="000B3587"/>
    <w:rsid w:val="000B44CF"/>
    <w:rsid w:val="000B6285"/>
    <w:rsid w:val="000C1A51"/>
    <w:rsid w:val="000C4107"/>
    <w:rsid w:val="000C5700"/>
    <w:rsid w:val="000D22DF"/>
    <w:rsid w:val="000D7EDB"/>
    <w:rsid w:val="000E24C3"/>
    <w:rsid w:val="000F2332"/>
    <w:rsid w:val="000F2E3E"/>
    <w:rsid w:val="000F45AB"/>
    <w:rsid w:val="000F60B2"/>
    <w:rsid w:val="000F69A6"/>
    <w:rsid w:val="001045C8"/>
    <w:rsid w:val="001060AD"/>
    <w:rsid w:val="00117287"/>
    <w:rsid w:val="00122F30"/>
    <w:rsid w:val="001267E3"/>
    <w:rsid w:val="00137E51"/>
    <w:rsid w:val="00142AA2"/>
    <w:rsid w:val="00147628"/>
    <w:rsid w:val="001640AD"/>
    <w:rsid w:val="001649B3"/>
    <w:rsid w:val="00177B8E"/>
    <w:rsid w:val="00182973"/>
    <w:rsid w:val="0018327B"/>
    <w:rsid w:val="001877FC"/>
    <w:rsid w:val="001910AE"/>
    <w:rsid w:val="00192847"/>
    <w:rsid w:val="001962EC"/>
    <w:rsid w:val="001A4DBA"/>
    <w:rsid w:val="001D10DF"/>
    <w:rsid w:val="001E291C"/>
    <w:rsid w:val="001F055D"/>
    <w:rsid w:val="001F20ED"/>
    <w:rsid w:val="0020014E"/>
    <w:rsid w:val="00201F7E"/>
    <w:rsid w:val="00215D71"/>
    <w:rsid w:val="002175C1"/>
    <w:rsid w:val="0022766E"/>
    <w:rsid w:val="0023738B"/>
    <w:rsid w:val="00246637"/>
    <w:rsid w:val="00247CB8"/>
    <w:rsid w:val="002539B2"/>
    <w:rsid w:val="002539C2"/>
    <w:rsid w:val="00255194"/>
    <w:rsid w:val="00265D7E"/>
    <w:rsid w:val="00270312"/>
    <w:rsid w:val="00275B7F"/>
    <w:rsid w:val="00280D2B"/>
    <w:rsid w:val="002824F3"/>
    <w:rsid w:val="00282CAA"/>
    <w:rsid w:val="00283F50"/>
    <w:rsid w:val="002856D8"/>
    <w:rsid w:val="00287E97"/>
    <w:rsid w:val="00294863"/>
    <w:rsid w:val="002A2859"/>
    <w:rsid w:val="002A779B"/>
    <w:rsid w:val="002B318B"/>
    <w:rsid w:val="002B58BF"/>
    <w:rsid w:val="002C17E8"/>
    <w:rsid w:val="002C1C07"/>
    <w:rsid w:val="002C43FF"/>
    <w:rsid w:val="002C74A1"/>
    <w:rsid w:val="002C777E"/>
    <w:rsid w:val="002D06B6"/>
    <w:rsid w:val="002E4125"/>
    <w:rsid w:val="00300C66"/>
    <w:rsid w:val="003058DA"/>
    <w:rsid w:val="00307476"/>
    <w:rsid w:val="003075C4"/>
    <w:rsid w:val="003077BA"/>
    <w:rsid w:val="00313C39"/>
    <w:rsid w:val="00320C95"/>
    <w:rsid w:val="00321B01"/>
    <w:rsid w:val="0032519F"/>
    <w:rsid w:val="00350791"/>
    <w:rsid w:val="0036014B"/>
    <w:rsid w:val="00360E00"/>
    <w:rsid w:val="003630A2"/>
    <w:rsid w:val="00372539"/>
    <w:rsid w:val="0037322D"/>
    <w:rsid w:val="00386BEF"/>
    <w:rsid w:val="00387561"/>
    <w:rsid w:val="00397AA2"/>
    <w:rsid w:val="003A26F0"/>
    <w:rsid w:val="003B22A6"/>
    <w:rsid w:val="003B6838"/>
    <w:rsid w:val="003C54B4"/>
    <w:rsid w:val="003D44C4"/>
    <w:rsid w:val="003E37DF"/>
    <w:rsid w:val="003F0657"/>
    <w:rsid w:val="003F5A32"/>
    <w:rsid w:val="00406E90"/>
    <w:rsid w:val="00407287"/>
    <w:rsid w:val="004107BC"/>
    <w:rsid w:val="00411C8C"/>
    <w:rsid w:val="00414F76"/>
    <w:rsid w:val="00415772"/>
    <w:rsid w:val="00415B99"/>
    <w:rsid w:val="00415BFD"/>
    <w:rsid w:val="00416CD8"/>
    <w:rsid w:val="00416CFB"/>
    <w:rsid w:val="004175C3"/>
    <w:rsid w:val="004208DE"/>
    <w:rsid w:val="00423343"/>
    <w:rsid w:val="00425228"/>
    <w:rsid w:val="00431B27"/>
    <w:rsid w:val="0044781C"/>
    <w:rsid w:val="00456111"/>
    <w:rsid w:val="004623FF"/>
    <w:rsid w:val="004645F9"/>
    <w:rsid w:val="00467217"/>
    <w:rsid w:val="00467EE4"/>
    <w:rsid w:val="00473143"/>
    <w:rsid w:val="00482F47"/>
    <w:rsid w:val="00490A31"/>
    <w:rsid w:val="00494047"/>
    <w:rsid w:val="00496078"/>
    <w:rsid w:val="00497373"/>
    <w:rsid w:val="004A19C8"/>
    <w:rsid w:val="004A2320"/>
    <w:rsid w:val="004A7938"/>
    <w:rsid w:val="004B2175"/>
    <w:rsid w:val="004C06D3"/>
    <w:rsid w:val="004C0F05"/>
    <w:rsid w:val="004C1BAB"/>
    <w:rsid w:val="004C209B"/>
    <w:rsid w:val="004C2108"/>
    <w:rsid w:val="004C7DAB"/>
    <w:rsid w:val="004D1732"/>
    <w:rsid w:val="004D5EDD"/>
    <w:rsid w:val="004D69BB"/>
    <w:rsid w:val="004E17F5"/>
    <w:rsid w:val="004F2C82"/>
    <w:rsid w:val="004F5025"/>
    <w:rsid w:val="004F6675"/>
    <w:rsid w:val="004F7AAD"/>
    <w:rsid w:val="0050071D"/>
    <w:rsid w:val="00503087"/>
    <w:rsid w:val="00507BAF"/>
    <w:rsid w:val="00514995"/>
    <w:rsid w:val="00523569"/>
    <w:rsid w:val="00530EFA"/>
    <w:rsid w:val="00533C42"/>
    <w:rsid w:val="005418A1"/>
    <w:rsid w:val="00542977"/>
    <w:rsid w:val="0055083E"/>
    <w:rsid w:val="00554D7B"/>
    <w:rsid w:val="00565470"/>
    <w:rsid w:val="0056783E"/>
    <w:rsid w:val="0057157C"/>
    <w:rsid w:val="00573A69"/>
    <w:rsid w:val="00582D89"/>
    <w:rsid w:val="00583EF4"/>
    <w:rsid w:val="00597EA6"/>
    <w:rsid w:val="005B25C2"/>
    <w:rsid w:val="005B30C0"/>
    <w:rsid w:val="005B5D10"/>
    <w:rsid w:val="005B7A0A"/>
    <w:rsid w:val="005C2F3D"/>
    <w:rsid w:val="005D3503"/>
    <w:rsid w:val="005D3E2E"/>
    <w:rsid w:val="005E1D21"/>
    <w:rsid w:val="005E5577"/>
    <w:rsid w:val="005F1264"/>
    <w:rsid w:val="005F44EE"/>
    <w:rsid w:val="005F7E7E"/>
    <w:rsid w:val="00603B75"/>
    <w:rsid w:val="00606DFA"/>
    <w:rsid w:val="006157EF"/>
    <w:rsid w:val="00622180"/>
    <w:rsid w:val="00626627"/>
    <w:rsid w:val="006279BE"/>
    <w:rsid w:val="00627AF0"/>
    <w:rsid w:val="0063047B"/>
    <w:rsid w:val="00631F92"/>
    <w:rsid w:val="00634D6F"/>
    <w:rsid w:val="006379D6"/>
    <w:rsid w:val="00644628"/>
    <w:rsid w:val="006577DB"/>
    <w:rsid w:val="00657B28"/>
    <w:rsid w:val="00660E09"/>
    <w:rsid w:val="0066221E"/>
    <w:rsid w:val="00663B88"/>
    <w:rsid w:val="006672B5"/>
    <w:rsid w:val="00671695"/>
    <w:rsid w:val="00672007"/>
    <w:rsid w:val="0068197F"/>
    <w:rsid w:val="00683173"/>
    <w:rsid w:val="006849D1"/>
    <w:rsid w:val="0069082C"/>
    <w:rsid w:val="00691E49"/>
    <w:rsid w:val="00697707"/>
    <w:rsid w:val="006A63F6"/>
    <w:rsid w:val="006B0875"/>
    <w:rsid w:val="006B41A0"/>
    <w:rsid w:val="006B56E5"/>
    <w:rsid w:val="006B77E8"/>
    <w:rsid w:val="006C05C9"/>
    <w:rsid w:val="006E4570"/>
    <w:rsid w:val="006E6EEB"/>
    <w:rsid w:val="006E7C06"/>
    <w:rsid w:val="006F0820"/>
    <w:rsid w:val="006F092A"/>
    <w:rsid w:val="006F50CC"/>
    <w:rsid w:val="007032B0"/>
    <w:rsid w:val="00703711"/>
    <w:rsid w:val="00704D6B"/>
    <w:rsid w:val="00706CF1"/>
    <w:rsid w:val="0070719C"/>
    <w:rsid w:val="00710157"/>
    <w:rsid w:val="0071100A"/>
    <w:rsid w:val="0071606E"/>
    <w:rsid w:val="007172A3"/>
    <w:rsid w:val="00722773"/>
    <w:rsid w:val="007267B4"/>
    <w:rsid w:val="00727F0C"/>
    <w:rsid w:val="00732ECE"/>
    <w:rsid w:val="00733825"/>
    <w:rsid w:val="00736E1C"/>
    <w:rsid w:val="00740FCD"/>
    <w:rsid w:val="00741713"/>
    <w:rsid w:val="00744531"/>
    <w:rsid w:val="00747909"/>
    <w:rsid w:val="0075659F"/>
    <w:rsid w:val="0076161A"/>
    <w:rsid w:val="00763417"/>
    <w:rsid w:val="0076416E"/>
    <w:rsid w:val="007647C6"/>
    <w:rsid w:val="00774593"/>
    <w:rsid w:val="0078776B"/>
    <w:rsid w:val="00790E6E"/>
    <w:rsid w:val="007947B1"/>
    <w:rsid w:val="007A3221"/>
    <w:rsid w:val="007A337C"/>
    <w:rsid w:val="007A6325"/>
    <w:rsid w:val="007B51F2"/>
    <w:rsid w:val="007B6A80"/>
    <w:rsid w:val="007B71C7"/>
    <w:rsid w:val="007C2E33"/>
    <w:rsid w:val="007C32BB"/>
    <w:rsid w:val="007D7E60"/>
    <w:rsid w:val="007E4056"/>
    <w:rsid w:val="007F6F1F"/>
    <w:rsid w:val="00800787"/>
    <w:rsid w:val="00805AF4"/>
    <w:rsid w:val="0080676F"/>
    <w:rsid w:val="008116B7"/>
    <w:rsid w:val="00816DA9"/>
    <w:rsid w:val="008267BF"/>
    <w:rsid w:val="00831B9B"/>
    <w:rsid w:val="00843A53"/>
    <w:rsid w:val="00846786"/>
    <w:rsid w:val="0085536F"/>
    <w:rsid w:val="0085563A"/>
    <w:rsid w:val="008570B1"/>
    <w:rsid w:val="0086310B"/>
    <w:rsid w:val="00865E71"/>
    <w:rsid w:val="00871012"/>
    <w:rsid w:val="008729F2"/>
    <w:rsid w:val="008764A0"/>
    <w:rsid w:val="008839AB"/>
    <w:rsid w:val="00884BB0"/>
    <w:rsid w:val="00886875"/>
    <w:rsid w:val="008873A6"/>
    <w:rsid w:val="00887CE8"/>
    <w:rsid w:val="008A0F70"/>
    <w:rsid w:val="008A354E"/>
    <w:rsid w:val="008B2F5E"/>
    <w:rsid w:val="008C4707"/>
    <w:rsid w:val="008D0BB4"/>
    <w:rsid w:val="008D73A1"/>
    <w:rsid w:val="008E1D6E"/>
    <w:rsid w:val="008E2914"/>
    <w:rsid w:val="008F05E4"/>
    <w:rsid w:val="008F5EF3"/>
    <w:rsid w:val="008F6D20"/>
    <w:rsid w:val="008F757C"/>
    <w:rsid w:val="009024E8"/>
    <w:rsid w:val="00906B61"/>
    <w:rsid w:val="00906BE9"/>
    <w:rsid w:val="0091164F"/>
    <w:rsid w:val="0091733C"/>
    <w:rsid w:val="0092219C"/>
    <w:rsid w:val="009275AA"/>
    <w:rsid w:val="009344E7"/>
    <w:rsid w:val="00940C81"/>
    <w:rsid w:val="00951761"/>
    <w:rsid w:val="0096078E"/>
    <w:rsid w:val="00962AA3"/>
    <w:rsid w:val="00964C62"/>
    <w:rsid w:val="009733CA"/>
    <w:rsid w:val="00982C38"/>
    <w:rsid w:val="0099689E"/>
    <w:rsid w:val="009A18CE"/>
    <w:rsid w:val="009A4573"/>
    <w:rsid w:val="009B08FE"/>
    <w:rsid w:val="009C66F8"/>
    <w:rsid w:val="009D2137"/>
    <w:rsid w:val="009D5661"/>
    <w:rsid w:val="009E62A4"/>
    <w:rsid w:val="009F046C"/>
    <w:rsid w:val="009F0912"/>
    <w:rsid w:val="009F72F2"/>
    <w:rsid w:val="00A02067"/>
    <w:rsid w:val="00A02A2F"/>
    <w:rsid w:val="00A02F46"/>
    <w:rsid w:val="00A134B5"/>
    <w:rsid w:val="00A166BC"/>
    <w:rsid w:val="00A172F3"/>
    <w:rsid w:val="00A17763"/>
    <w:rsid w:val="00A1776C"/>
    <w:rsid w:val="00A229DA"/>
    <w:rsid w:val="00A26C76"/>
    <w:rsid w:val="00A27E61"/>
    <w:rsid w:val="00A34056"/>
    <w:rsid w:val="00A368AA"/>
    <w:rsid w:val="00A406DF"/>
    <w:rsid w:val="00A44CDF"/>
    <w:rsid w:val="00A51DE2"/>
    <w:rsid w:val="00A67CD7"/>
    <w:rsid w:val="00A85D55"/>
    <w:rsid w:val="00A91757"/>
    <w:rsid w:val="00A92EAD"/>
    <w:rsid w:val="00A96EBA"/>
    <w:rsid w:val="00AA32CB"/>
    <w:rsid w:val="00AB131B"/>
    <w:rsid w:val="00AB697A"/>
    <w:rsid w:val="00AC77B8"/>
    <w:rsid w:val="00AD4723"/>
    <w:rsid w:val="00AD696C"/>
    <w:rsid w:val="00AE3BC0"/>
    <w:rsid w:val="00AF5628"/>
    <w:rsid w:val="00B040AD"/>
    <w:rsid w:val="00B17F9F"/>
    <w:rsid w:val="00B27FB2"/>
    <w:rsid w:val="00B34618"/>
    <w:rsid w:val="00B356FA"/>
    <w:rsid w:val="00B437BE"/>
    <w:rsid w:val="00B43B8C"/>
    <w:rsid w:val="00B50940"/>
    <w:rsid w:val="00B616CE"/>
    <w:rsid w:val="00B859D6"/>
    <w:rsid w:val="00B86401"/>
    <w:rsid w:val="00B93D30"/>
    <w:rsid w:val="00BA1D43"/>
    <w:rsid w:val="00BA1DAE"/>
    <w:rsid w:val="00BA38E8"/>
    <w:rsid w:val="00BA5DAD"/>
    <w:rsid w:val="00BA6429"/>
    <w:rsid w:val="00BB1E67"/>
    <w:rsid w:val="00BB6C4F"/>
    <w:rsid w:val="00BC1693"/>
    <w:rsid w:val="00BC5462"/>
    <w:rsid w:val="00BC7A76"/>
    <w:rsid w:val="00BD306A"/>
    <w:rsid w:val="00BD6A48"/>
    <w:rsid w:val="00BF1642"/>
    <w:rsid w:val="00C00DFF"/>
    <w:rsid w:val="00C03573"/>
    <w:rsid w:val="00C03F63"/>
    <w:rsid w:val="00C04C10"/>
    <w:rsid w:val="00C054F7"/>
    <w:rsid w:val="00C13CE7"/>
    <w:rsid w:val="00C16B03"/>
    <w:rsid w:val="00C25708"/>
    <w:rsid w:val="00C35EF8"/>
    <w:rsid w:val="00C371FC"/>
    <w:rsid w:val="00C40F1F"/>
    <w:rsid w:val="00C43B81"/>
    <w:rsid w:val="00C47846"/>
    <w:rsid w:val="00C502B0"/>
    <w:rsid w:val="00C50C10"/>
    <w:rsid w:val="00C5211F"/>
    <w:rsid w:val="00C549E7"/>
    <w:rsid w:val="00C57ACA"/>
    <w:rsid w:val="00C6350C"/>
    <w:rsid w:val="00C70154"/>
    <w:rsid w:val="00C70438"/>
    <w:rsid w:val="00C802FF"/>
    <w:rsid w:val="00C80981"/>
    <w:rsid w:val="00C8174A"/>
    <w:rsid w:val="00C83E7C"/>
    <w:rsid w:val="00C84C69"/>
    <w:rsid w:val="00C85238"/>
    <w:rsid w:val="00C85FF2"/>
    <w:rsid w:val="00C876D6"/>
    <w:rsid w:val="00C90B34"/>
    <w:rsid w:val="00C9144C"/>
    <w:rsid w:val="00C9220E"/>
    <w:rsid w:val="00C94198"/>
    <w:rsid w:val="00C95EA5"/>
    <w:rsid w:val="00CA04DC"/>
    <w:rsid w:val="00CA33D3"/>
    <w:rsid w:val="00CB06CF"/>
    <w:rsid w:val="00CB7FA7"/>
    <w:rsid w:val="00CC3506"/>
    <w:rsid w:val="00CE03A9"/>
    <w:rsid w:val="00CE1251"/>
    <w:rsid w:val="00CE3411"/>
    <w:rsid w:val="00CE5F9B"/>
    <w:rsid w:val="00CF1812"/>
    <w:rsid w:val="00D0051D"/>
    <w:rsid w:val="00D0237F"/>
    <w:rsid w:val="00D061EC"/>
    <w:rsid w:val="00D1101A"/>
    <w:rsid w:val="00D114BD"/>
    <w:rsid w:val="00D16E65"/>
    <w:rsid w:val="00D214AD"/>
    <w:rsid w:val="00D218EA"/>
    <w:rsid w:val="00D23EBA"/>
    <w:rsid w:val="00D27C6F"/>
    <w:rsid w:val="00D3170D"/>
    <w:rsid w:val="00D32EF7"/>
    <w:rsid w:val="00D37ECC"/>
    <w:rsid w:val="00D42138"/>
    <w:rsid w:val="00D514FF"/>
    <w:rsid w:val="00D56EC8"/>
    <w:rsid w:val="00D57302"/>
    <w:rsid w:val="00D650CD"/>
    <w:rsid w:val="00D66A96"/>
    <w:rsid w:val="00D92EC7"/>
    <w:rsid w:val="00D95DA3"/>
    <w:rsid w:val="00D96820"/>
    <w:rsid w:val="00DA3975"/>
    <w:rsid w:val="00DA6ECD"/>
    <w:rsid w:val="00DA74DF"/>
    <w:rsid w:val="00DB22F7"/>
    <w:rsid w:val="00DB3406"/>
    <w:rsid w:val="00DC2FA6"/>
    <w:rsid w:val="00DC38B6"/>
    <w:rsid w:val="00DC3FDE"/>
    <w:rsid w:val="00DC4873"/>
    <w:rsid w:val="00DC4E29"/>
    <w:rsid w:val="00DC6F4A"/>
    <w:rsid w:val="00DD72ED"/>
    <w:rsid w:val="00DE7517"/>
    <w:rsid w:val="00DE77F6"/>
    <w:rsid w:val="00DF7698"/>
    <w:rsid w:val="00DF7AC1"/>
    <w:rsid w:val="00E008D6"/>
    <w:rsid w:val="00E00E99"/>
    <w:rsid w:val="00E039B3"/>
    <w:rsid w:val="00E0437C"/>
    <w:rsid w:val="00E05663"/>
    <w:rsid w:val="00E0631A"/>
    <w:rsid w:val="00E12C51"/>
    <w:rsid w:val="00E168FD"/>
    <w:rsid w:val="00E30405"/>
    <w:rsid w:val="00E32A15"/>
    <w:rsid w:val="00E333B8"/>
    <w:rsid w:val="00E40B0E"/>
    <w:rsid w:val="00E41B28"/>
    <w:rsid w:val="00E438F0"/>
    <w:rsid w:val="00E50F98"/>
    <w:rsid w:val="00E551EA"/>
    <w:rsid w:val="00E567A4"/>
    <w:rsid w:val="00E619FA"/>
    <w:rsid w:val="00E74F5B"/>
    <w:rsid w:val="00E7612F"/>
    <w:rsid w:val="00E764D3"/>
    <w:rsid w:val="00E779E3"/>
    <w:rsid w:val="00E82BD1"/>
    <w:rsid w:val="00E84021"/>
    <w:rsid w:val="00E85223"/>
    <w:rsid w:val="00E85DF9"/>
    <w:rsid w:val="00E86290"/>
    <w:rsid w:val="00E869D3"/>
    <w:rsid w:val="00E95C8F"/>
    <w:rsid w:val="00EA4A8E"/>
    <w:rsid w:val="00EB29BE"/>
    <w:rsid w:val="00EB76ED"/>
    <w:rsid w:val="00EE309E"/>
    <w:rsid w:val="00EE438E"/>
    <w:rsid w:val="00EE7C9B"/>
    <w:rsid w:val="00EF52C1"/>
    <w:rsid w:val="00EF7605"/>
    <w:rsid w:val="00F01D0C"/>
    <w:rsid w:val="00F05F6B"/>
    <w:rsid w:val="00F061B6"/>
    <w:rsid w:val="00F06886"/>
    <w:rsid w:val="00F06ACA"/>
    <w:rsid w:val="00F078DC"/>
    <w:rsid w:val="00F13E4F"/>
    <w:rsid w:val="00F14E88"/>
    <w:rsid w:val="00F225E1"/>
    <w:rsid w:val="00F2400E"/>
    <w:rsid w:val="00F25C95"/>
    <w:rsid w:val="00F305EE"/>
    <w:rsid w:val="00F338CC"/>
    <w:rsid w:val="00F34154"/>
    <w:rsid w:val="00F44266"/>
    <w:rsid w:val="00F44C5F"/>
    <w:rsid w:val="00F45C41"/>
    <w:rsid w:val="00F51EE4"/>
    <w:rsid w:val="00F5425E"/>
    <w:rsid w:val="00F542E3"/>
    <w:rsid w:val="00F63A8C"/>
    <w:rsid w:val="00F63C2E"/>
    <w:rsid w:val="00F656AE"/>
    <w:rsid w:val="00F65ECF"/>
    <w:rsid w:val="00F75B0C"/>
    <w:rsid w:val="00F75DCF"/>
    <w:rsid w:val="00F77221"/>
    <w:rsid w:val="00F77880"/>
    <w:rsid w:val="00F77AD7"/>
    <w:rsid w:val="00F83BC5"/>
    <w:rsid w:val="00F90941"/>
    <w:rsid w:val="00F9130C"/>
    <w:rsid w:val="00F91FED"/>
    <w:rsid w:val="00F93317"/>
    <w:rsid w:val="00F95514"/>
    <w:rsid w:val="00F96680"/>
    <w:rsid w:val="00FA1AB0"/>
    <w:rsid w:val="00FA275E"/>
    <w:rsid w:val="00FA724A"/>
    <w:rsid w:val="00FB1D36"/>
    <w:rsid w:val="00FB329F"/>
    <w:rsid w:val="00FB6BC8"/>
    <w:rsid w:val="00FC1F12"/>
    <w:rsid w:val="00FC5E4D"/>
    <w:rsid w:val="00FD0A6F"/>
    <w:rsid w:val="00FE3025"/>
    <w:rsid w:val="00FF3F46"/>
    <w:rsid w:val="00FF5706"/>
    <w:rsid w:val="00FF5E22"/>
    <w:rsid w:val="099C81AE"/>
    <w:rsid w:val="2415C55B"/>
    <w:rsid w:val="40A0A1B0"/>
    <w:rsid w:val="4F940368"/>
    <w:rsid w:val="5ABE6E26"/>
    <w:rsid w:val="5B75BE2D"/>
    <w:rsid w:val="5B9E2828"/>
    <w:rsid w:val="766FF947"/>
    <w:rsid w:val="7C543CD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5E6CC1"/>
  <w15:docId w15:val="{870A11DF-FDF7-4F44-8322-757D4A9C7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75AA"/>
    <w:pPr>
      <w:spacing w:after="160" w:line="259" w:lineRule="auto"/>
    </w:pPr>
  </w:style>
  <w:style w:type="paragraph" w:styleId="Overskrift1">
    <w:name w:val="heading 1"/>
    <w:basedOn w:val="Normal"/>
    <w:next w:val="Normal"/>
    <w:link w:val="Overskrift1Tegn"/>
    <w:uiPriority w:val="9"/>
    <w:qFormat/>
    <w:rsid w:val="0032519F"/>
    <w:pPr>
      <w:keepNext/>
      <w:keepLines/>
      <w:spacing w:before="240" w:after="0"/>
      <w:outlineLvl w:val="0"/>
    </w:pPr>
    <w:rPr>
      <w:rFonts w:ascii="Times New Roman" w:eastAsia="Times New Roman" w:hAnsi="Times New Roman" w:cs="Times New Roman"/>
      <w:color w:val="365F91" w:themeColor="accent1" w:themeShade="BF"/>
      <w:sz w:val="32"/>
      <w:szCs w:val="32"/>
    </w:rPr>
  </w:style>
  <w:style w:type="paragraph" w:styleId="Overskrift2">
    <w:name w:val="heading 2"/>
    <w:basedOn w:val="Normal"/>
    <w:next w:val="Normal"/>
    <w:link w:val="Overskrift2Tegn"/>
    <w:uiPriority w:val="9"/>
    <w:unhideWhenUsed/>
    <w:qFormat/>
    <w:rsid w:val="0032519F"/>
    <w:pPr>
      <w:keepNext/>
      <w:keepLines/>
      <w:spacing w:before="40" w:after="0"/>
      <w:outlineLvl w:val="1"/>
    </w:pPr>
    <w:rPr>
      <w:rFonts w:ascii="Times New Roman" w:eastAsia="Times New Roman" w:hAnsi="Times New Roman" w:cs="Times New Roman"/>
      <w:color w:val="365F91" w:themeColor="accent1" w:themeShade="BF"/>
      <w:sz w:val="26"/>
      <w:szCs w:val="26"/>
      <w:lang w:eastAsia="da-DK"/>
    </w:rPr>
  </w:style>
  <w:style w:type="paragraph" w:styleId="Overskrift3">
    <w:name w:val="heading 3"/>
    <w:basedOn w:val="Normal"/>
    <w:next w:val="Normal"/>
    <w:link w:val="Overskrift3Tegn"/>
    <w:uiPriority w:val="9"/>
    <w:semiHidden/>
    <w:unhideWhenUsed/>
    <w:qFormat/>
    <w:rsid w:val="005D350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2519F"/>
    <w:rPr>
      <w:rFonts w:ascii="Times New Roman" w:eastAsia="Times New Roman" w:hAnsi="Times New Roman" w:cs="Times New Roman"/>
      <w:color w:val="365F91" w:themeColor="accent1" w:themeShade="BF"/>
      <w:sz w:val="32"/>
      <w:szCs w:val="32"/>
    </w:rPr>
  </w:style>
  <w:style w:type="character" w:customStyle="1" w:styleId="Overskrift2Tegn">
    <w:name w:val="Overskrift 2 Tegn"/>
    <w:basedOn w:val="Standardskrifttypeiafsnit"/>
    <w:link w:val="Overskrift2"/>
    <w:uiPriority w:val="9"/>
    <w:rsid w:val="0032519F"/>
    <w:rPr>
      <w:rFonts w:ascii="Times New Roman" w:eastAsia="Times New Roman" w:hAnsi="Times New Roman" w:cs="Times New Roman"/>
      <w:color w:val="365F91" w:themeColor="accent1" w:themeShade="BF"/>
      <w:sz w:val="26"/>
      <w:szCs w:val="26"/>
      <w:lang w:eastAsia="da-DK"/>
    </w:rPr>
  </w:style>
  <w:style w:type="character" w:customStyle="1" w:styleId="Overskrift3Tegn">
    <w:name w:val="Overskrift 3 Tegn"/>
    <w:basedOn w:val="Standardskrifttypeiafsnit"/>
    <w:link w:val="Overskrift3"/>
    <w:uiPriority w:val="9"/>
    <w:semiHidden/>
    <w:rsid w:val="005D3503"/>
    <w:rPr>
      <w:rFonts w:asciiTheme="majorHAnsi" w:eastAsiaTheme="majorEastAsia" w:hAnsiTheme="majorHAnsi" w:cstheme="majorBidi"/>
      <w:color w:val="243F60" w:themeColor="accent1" w:themeShade="7F"/>
      <w:sz w:val="24"/>
      <w:szCs w:val="24"/>
    </w:rPr>
  </w:style>
  <w:style w:type="paragraph" w:styleId="Sidehoved">
    <w:name w:val="header"/>
    <w:basedOn w:val="Normal"/>
    <w:link w:val="SidehovedTegn"/>
    <w:uiPriority w:val="99"/>
    <w:unhideWhenUsed/>
    <w:rsid w:val="00372539"/>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72539"/>
  </w:style>
  <w:style w:type="paragraph" w:styleId="Sidefod">
    <w:name w:val="footer"/>
    <w:basedOn w:val="Normal"/>
    <w:link w:val="SidefodTegn"/>
    <w:uiPriority w:val="99"/>
    <w:unhideWhenUsed/>
    <w:rsid w:val="00372539"/>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72539"/>
  </w:style>
  <w:style w:type="paragraph" w:styleId="Markeringsbobletekst">
    <w:name w:val="Balloon Text"/>
    <w:basedOn w:val="Normal"/>
    <w:link w:val="MarkeringsbobletekstTegn"/>
    <w:uiPriority w:val="99"/>
    <w:semiHidden/>
    <w:unhideWhenUsed/>
    <w:rsid w:val="00372539"/>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372539"/>
    <w:rPr>
      <w:rFonts w:ascii="Tahoma" w:hAnsi="Tahoma" w:cs="Tahoma"/>
      <w:sz w:val="16"/>
      <w:szCs w:val="16"/>
    </w:rPr>
  </w:style>
  <w:style w:type="paragraph" w:styleId="Listeafsnit">
    <w:name w:val="List Paragraph"/>
    <w:basedOn w:val="Normal"/>
    <w:uiPriority w:val="34"/>
    <w:qFormat/>
    <w:rsid w:val="005D3503"/>
    <w:pPr>
      <w:ind w:left="720"/>
      <w:contextualSpacing/>
    </w:pPr>
  </w:style>
  <w:style w:type="character" w:styleId="Hyperlink">
    <w:name w:val="Hyperlink"/>
    <w:basedOn w:val="Standardskrifttypeiafsnit"/>
    <w:uiPriority w:val="99"/>
    <w:unhideWhenUsed/>
    <w:rsid w:val="005D3503"/>
    <w:rPr>
      <w:color w:val="0000FF"/>
      <w:u w:val="single"/>
    </w:rPr>
  </w:style>
  <w:style w:type="character" w:styleId="BesgtLink">
    <w:name w:val="FollowedHyperlink"/>
    <w:basedOn w:val="Standardskrifttypeiafsnit"/>
    <w:uiPriority w:val="99"/>
    <w:semiHidden/>
    <w:unhideWhenUsed/>
    <w:rsid w:val="005D3503"/>
    <w:rPr>
      <w:color w:val="800080" w:themeColor="followedHyperlink"/>
      <w:u w:val="single"/>
    </w:rPr>
  </w:style>
  <w:style w:type="paragraph" w:customStyle="1" w:styleId="Default">
    <w:name w:val="Default"/>
    <w:uiPriority w:val="99"/>
    <w:rsid w:val="005D3503"/>
    <w:pPr>
      <w:autoSpaceDE w:val="0"/>
      <w:autoSpaceDN w:val="0"/>
      <w:adjustRightInd w:val="0"/>
      <w:spacing w:after="0" w:line="240" w:lineRule="auto"/>
    </w:pPr>
    <w:rPr>
      <w:rFonts w:ascii="Calibri" w:hAnsi="Calibri" w:cs="Calibri"/>
      <w:color w:val="000000"/>
      <w:sz w:val="24"/>
      <w:szCs w:val="24"/>
    </w:rPr>
  </w:style>
  <w:style w:type="paragraph" w:styleId="Overskrift">
    <w:name w:val="TOC Heading"/>
    <w:basedOn w:val="Overskrift1"/>
    <w:next w:val="Normal"/>
    <w:uiPriority w:val="39"/>
    <w:unhideWhenUsed/>
    <w:qFormat/>
    <w:rsid w:val="005D3503"/>
    <w:pPr>
      <w:outlineLvl w:val="9"/>
    </w:pPr>
    <w:rPr>
      <w:lang w:eastAsia="da-DK"/>
    </w:rPr>
  </w:style>
  <w:style w:type="paragraph" w:styleId="Indholdsfortegnelse1">
    <w:name w:val="toc 1"/>
    <w:basedOn w:val="Normal"/>
    <w:next w:val="Normal"/>
    <w:autoRedefine/>
    <w:uiPriority w:val="39"/>
    <w:unhideWhenUsed/>
    <w:rsid w:val="005D3503"/>
    <w:pPr>
      <w:spacing w:after="100"/>
    </w:pPr>
  </w:style>
  <w:style w:type="paragraph" w:styleId="Indholdsfortegnelse2">
    <w:name w:val="toc 2"/>
    <w:basedOn w:val="Normal"/>
    <w:next w:val="Normal"/>
    <w:autoRedefine/>
    <w:uiPriority w:val="39"/>
    <w:unhideWhenUsed/>
    <w:rsid w:val="005D3503"/>
    <w:pPr>
      <w:spacing w:after="100"/>
      <w:ind w:left="220"/>
    </w:pPr>
  </w:style>
  <w:style w:type="paragraph" w:styleId="NormalWeb">
    <w:name w:val="Normal (Web)"/>
    <w:basedOn w:val="Normal"/>
    <w:uiPriority w:val="99"/>
    <w:semiHidden/>
    <w:unhideWhenUsed/>
    <w:rsid w:val="005D3503"/>
    <w:pPr>
      <w:spacing w:before="100" w:beforeAutospacing="1" w:after="360" w:line="240" w:lineRule="auto"/>
    </w:pPr>
    <w:rPr>
      <w:rFonts w:ascii="Times New Roman" w:eastAsia="Times New Roman" w:hAnsi="Times New Roman" w:cs="Times New Roman"/>
      <w:sz w:val="24"/>
      <w:szCs w:val="24"/>
      <w:lang w:eastAsia="da-DK"/>
    </w:rPr>
  </w:style>
  <w:style w:type="table" w:styleId="Tabel-Gitter">
    <w:name w:val="Table Grid"/>
    <w:basedOn w:val="Tabel-Normal"/>
    <w:uiPriority w:val="39"/>
    <w:rsid w:val="005D3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semiHidden/>
    <w:unhideWhenUsed/>
    <w:rsid w:val="005D3503"/>
    <w:rPr>
      <w:sz w:val="16"/>
      <w:szCs w:val="16"/>
    </w:rPr>
  </w:style>
  <w:style w:type="paragraph" w:styleId="Kommentartekst">
    <w:name w:val="annotation text"/>
    <w:basedOn w:val="Normal"/>
    <w:link w:val="KommentartekstTegn"/>
    <w:uiPriority w:val="99"/>
    <w:semiHidden/>
    <w:unhideWhenUsed/>
    <w:rsid w:val="005D3503"/>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5D3503"/>
    <w:rPr>
      <w:sz w:val="20"/>
      <w:szCs w:val="20"/>
    </w:rPr>
  </w:style>
  <w:style w:type="paragraph" w:styleId="Kommentaremne">
    <w:name w:val="annotation subject"/>
    <w:basedOn w:val="Kommentartekst"/>
    <w:next w:val="Kommentartekst"/>
    <w:link w:val="KommentaremneTegn"/>
    <w:uiPriority w:val="99"/>
    <w:semiHidden/>
    <w:unhideWhenUsed/>
    <w:rsid w:val="005D3503"/>
    <w:rPr>
      <w:b/>
      <w:bCs/>
    </w:rPr>
  </w:style>
  <w:style w:type="character" w:customStyle="1" w:styleId="KommentaremneTegn">
    <w:name w:val="Kommentaremne Tegn"/>
    <w:basedOn w:val="KommentartekstTegn"/>
    <w:link w:val="Kommentaremne"/>
    <w:uiPriority w:val="99"/>
    <w:semiHidden/>
    <w:rsid w:val="005D3503"/>
    <w:rPr>
      <w:b/>
      <w:bCs/>
      <w:sz w:val="20"/>
      <w:szCs w:val="20"/>
    </w:rPr>
  </w:style>
  <w:style w:type="paragraph" w:styleId="FormateretHTML">
    <w:name w:val="HTML Preformatted"/>
    <w:basedOn w:val="Normal"/>
    <w:link w:val="FormateretHTMLTegn"/>
    <w:uiPriority w:val="99"/>
    <w:unhideWhenUsed/>
    <w:rsid w:val="005D3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rsid w:val="005D3503"/>
    <w:rPr>
      <w:rFonts w:ascii="Courier New" w:eastAsia="Times New Roman" w:hAnsi="Courier New" w:cs="Courier New"/>
      <w:sz w:val="20"/>
      <w:szCs w:val="20"/>
      <w:lang w:eastAsia="da-DK"/>
    </w:rPr>
  </w:style>
  <w:style w:type="table" w:styleId="Tabel-Enkelt1">
    <w:name w:val="Table Simple 1"/>
    <w:basedOn w:val="Tabel-Normal"/>
    <w:rsid w:val="005D3503"/>
    <w:pPr>
      <w:spacing w:before="200"/>
    </w:pPr>
    <w:rPr>
      <w:rFonts w:ascii="Calibri" w:eastAsia="Times New Roman" w:hAnsi="Calibri" w:cs="Times New Roman"/>
      <w:sz w:val="20"/>
      <w:szCs w:val="20"/>
      <w:lang w:eastAsia="da-DK"/>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Brdtekst">
    <w:name w:val="Body Text"/>
    <w:basedOn w:val="Normal"/>
    <w:link w:val="BrdtekstTegn"/>
    <w:uiPriority w:val="99"/>
    <w:semiHidden/>
    <w:unhideWhenUsed/>
    <w:rsid w:val="00E00E99"/>
    <w:pPr>
      <w:spacing w:after="180" w:line="240" w:lineRule="auto"/>
    </w:pPr>
    <w:rPr>
      <w:rFonts w:ascii="Verdana" w:hAnsi="Verdana" w:cs="Times New Roman"/>
      <w:sz w:val="20"/>
      <w:szCs w:val="20"/>
      <w:lang w:eastAsia="da-DK"/>
    </w:rPr>
  </w:style>
  <w:style w:type="character" w:customStyle="1" w:styleId="BrdtekstTegn">
    <w:name w:val="Brødtekst Tegn"/>
    <w:basedOn w:val="Standardskrifttypeiafsnit"/>
    <w:link w:val="Brdtekst"/>
    <w:uiPriority w:val="99"/>
    <w:semiHidden/>
    <w:rsid w:val="00E00E99"/>
    <w:rPr>
      <w:rFonts w:ascii="Verdana" w:hAnsi="Verdana" w:cs="Times New Roman"/>
      <w:sz w:val="20"/>
      <w:szCs w:val="20"/>
      <w:lang w:eastAsia="da-DK"/>
    </w:rPr>
  </w:style>
  <w:style w:type="paragraph" w:styleId="Korrektur">
    <w:name w:val="Revision"/>
    <w:hidden/>
    <w:uiPriority w:val="99"/>
    <w:semiHidden/>
    <w:rsid w:val="00387561"/>
    <w:pPr>
      <w:spacing w:after="0" w:line="240" w:lineRule="auto"/>
    </w:pPr>
  </w:style>
  <w:style w:type="paragraph" w:styleId="Opstilling-punkttegn">
    <w:name w:val="List Bullet"/>
    <w:basedOn w:val="Normal"/>
    <w:uiPriority w:val="99"/>
    <w:unhideWhenUsed/>
    <w:rsid w:val="00C40F1F"/>
    <w:pPr>
      <w:numPr>
        <w:numId w:val="16"/>
      </w:numPr>
      <w:contextualSpacing/>
    </w:pPr>
  </w:style>
  <w:style w:type="paragraph" w:styleId="Ingenafstand">
    <w:name w:val="No Spacing"/>
    <w:uiPriority w:val="1"/>
    <w:qFormat/>
    <w:rsid w:val="00C80981"/>
    <w:pPr>
      <w:spacing w:after="0" w:line="240" w:lineRule="auto"/>
    </w:pPr>
  </w:style>
  <w:style w:type="paragraph" w:customStyle="1" w:styleId="msonormal0">
    <w:name w:val="msonormal"/>
    <w:basedOn w:val="Normal"/>
    <w:rsid w:val="0096078E"/>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font5">
    <w:name w:val="font5"/>
    <w:basedOn w:val="Normal"/>
    <w:rsid w:val="0096078E"/>
    <w:pPr>
      <w:spacing w:before="100" w:beforeAutospacing="1" w:after="100" w:afterAutospacing="1" w:line="240" w:lineRule="auto"/>
    </w:pPr>
    <w:rPr>
      <w:rFonts w:ascii="Tahoma" w:eastAsia="Times New Roman" w:hAnsi="Tahoma" w:cs="Tahoma"/>
      <w:color w:val="000000"/>
      <w:sz w:val="18"/>
      <w:szCs w:val="18"/>
      <w:lang w:eastAsia="da-DK"/>
    </w:rPr>
  </w:style>
  <w:style w:type="paragraph" w:customStyle="1" w:styleId="font6">
    <w:name w:val="font6"/>
    <w:basedOn w:val="Normal"/>
    <w:rsid w:val="0096078E"/>
    <w:pPr>
      <w:spacing w:before="100" w:beforeAutospacing="1" w:after="100" w:afterAutospacing="1" w:line="240" w:lineRule="auto"/>
    </w:pPr>
    <w:rPr>
      <w:rFonts w:ascii="Tahoma" w:eastAsia="Times New Roman" w:hAnsi="Tahoma" w:cs="Tahoma"/>
      <w:b/>
      <w:bCs/>
      <w:color w:val="000000"/>
      <w:sz w:val="18"/>
      <w:szCs w:val="18"/>
      <w:lang w:eastAsia="da-DK"/>
    </w:rPr>
  </w:style>
  <w:style w:type="paragraph" w:customStyle="1" w:styleId="xl67">
    <w:name w:val="xl67"/>
    <w:basedOn w:val="Normal"/>
    <w:rsid w:val="0096078E"/>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textAlignment w:val="center"/>
    </w:pPr>
    <w:rPr>
      <w:rFonts w:ascii="Times New Roman" w:eastAsia="Times New Roman" w:hAnsi="Times New Roman" w:cs="Times New Roman"/>
      <w:b/>
      <w:bCs/>
      <w:color w:val="808080"/>
      <w:sz w:val="24"/>
      <w:szCs w:val="24"/>
      <w:lang w:eastAsia="da-DK"/>
    </w:rPr>
  </w:style>
  <w:style w:type="paragraph" w:customStyle="1" w:styleId="xl68">
    <w:name w:val="xl68"/>
    <w:basedOn w:val="Normal"/>
    <w:rsid w:val="009607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xl69">
    <w:name w:val="xl69"/>
    <w:basedOn w:val="Normal"/>
    <w:rsid w:val="009607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xl70">
    <w:name w:val="xl70"/>
    <w:basedOn w:val="Normal"/>
    <w:rsid w:val="009607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xl71">
    <w:name w:val="xl71"/>
    <w:basedOn w:val="Normal"/>
    <w:rsid w:val="009607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xl72">
    <w:name w:val="xl72"/>
    <w:basedOn w:val="Normal"/>
    <w:rsid w:val="009607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da-DK"/>
    </w:rPr>
  </w:style>
  <w:style w:type="paragraph" w:customStyle="1" w:styleId="xl73">
    <w:name w:val="xl73"/>
    <w:basedOn w:val="Normal"/>
    <w:rsid w:val="0096078E"/>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xl74">
    <w:name w:val="xl74"/>
    <w:basedOn w:val="Normal"/>
    <w:rsid w:val="009607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da-DK"/>
    </w:rPr>
  </w:style>
  <w:style w:type="paragraph" w:customStyle="1" w:styleId="xl75">
    <w:name w:val="xl75"/>
    <w:basedOn w:val="Normal"/>
    <w:rsid w:val="0096078E"/>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textAlignment w:val="center"/>
    </w:pPr>
    <w:rPr>
      <w:rFonts w:ascii="Times New Roman" w:eastAsia="Times New Roman" w:hAnsi="Times New Roman" w:cs="Times New Roman"/>
      <w:b/>
      <w:bCs/>
      <w:color w:val="808080"/>
      <w:sz w:val="24"/>
      <w:szCs w:val="24"/>
      <w:lang w:eastAsia="da-DK"/>
    </w:rPr>
  </w:style>
  <w:style w:type="paragraph" w:customStyle="1" w:styleId="xl76">
    <w:name w:val="xl76"/>
    <w:basedOn w:val="Normal"/>
    <w:rsid w:val="00360E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808080"/>
      <w:sz w:val="24"/>
      <w:szCs w:val="24"/>
      <w:lang w:eastAsia="da-DK"/>
    </w:rPr>
  </w:style>
  <w:style w:type="paragraph" w:customStyle="1" w:styleId="xl77">
    <w:name w:val="xl77"/>
    <w:basedOn w:val="Normal"/>
    <w:rsid w:val="00360E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da-DK"/>
    </w:rPr>
  </w:style>
  <w:style w:type="paragraph" w:customStyle="1" w:styleId="xl78">
    <w:name w:val="xl78"/>
    <w:basedOn w:val="Normal"/>
    <w:rsid w:val="00360E00"/>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textAlignment w:val="center"/>
    </w:pPr>
    <w:rPr>
      <w:rFonts w:ascii="Times New Roman" w:eastAsia="Times New Roman" w:hAnsi="Times New Roman" w:cs="Times New Roman"/>
      <w:b/>
      <w:bCs/>
      <w:color w:val="808080"/>
      <w:sz w:val="24"/>
      <w:szCs w:val="24"/>
      <w:lang w:eastAsia="da-DK"/>
    </w:rPr>
  </w:style>
  <w:style w:type="character" w:customStyle="1" w:styleId="normaltextrun">
    <w:name w:val="normaltextrun"/>
    <w:basedOn w:val="Standardskrifttypeiafsnit"/>
    <w:rsid w:val="00691E49"/>
  </w:style>
  <w:style w:type="character" w:customStyle="1" w:styleId="eop">
    <w:name w:val="eop"/>
    <w:basedOn w:val="Standardskrifttypeiafsnit"/>
    <w:rsid w:val="00691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37653">
      <w:bodyDiv w:val="1"/>
      <w:marLeft w:val="0"/>
      <w:marRight w:val="0"/>
      <w:marTop w:val="0"/>
      <w:marBottom w:val="0"/>
      <w:divBdr>
        <w:top w:val="none" w:sz="0" w:space="0" w:color="auto"/>
        <w:left w:val="none" w:sz="0" w:space="0" w:color="auto"/>
        <w:bottom w:val="none" w:sz="0" w:space="0" w:color="auto"/>
        <w:right w:val="none" w:sz="0" w:space="0" w:color="auto"/>
      </w:divBdr>
    </w:div>
    <w:div w:id="40060232">
      <w:bodyDiv w:val="1"/>
      <w:marLeft w:val="0"/>
      <w:marRight w:val="0"/>
      <w:marTop w:val="0"/>
      <w:marBottom w:val="0"/>
      <w:divBdr>
        <w:top w:val="none" w:sz="0" w:space="0" w:color="auto"/>
        <w:left w:val="none" w:sz="0" w:space="0" w:color="auto"/>
        <w:bottom w:val="none" w:sz="0" w:space="0" w:color="auto"/>
        <w:right w:val="none" w:sz="0" w:space="0" w:color="auto"/>
      </w:divBdr>
    </w:div>
    <w:div w:id="41829849">
      <w:bodyDiv w:val="1"/>
      <w:marLeft w:val="0"/>
      <w:marRight w:val="0"/>
      <w:marTop w:val="0"/>
      <w:marBottom w:val="0"/>
      <w:divBdr>
        <w:top w:val="none" w:sz="0" w:space="0" w:color="auto"/>
        <w:left w:val="none" w:sz="0" w:space="0" w:color="auto"/>
        <w:bottom w:val="none" w:sz="0" w:space="0" w:color="auto"/>
        <w:right w:val="none" w:sz="0" w:space="0" w:color="auto"/>
      </w:divBdr>
    </w:div>
    <w:div w:id="67312280">
      <w:bodyDiv w:val="1"/>
      <w:marLeft w:val="0"/>
      <w:marRight w:val="0"/>
      <w:marTop w:val="0"/>
      <w:marBottom w:val="0"/>
      <w:divBdr>
        <w:top w:val="none" w:sz="0" w:space="0" w:color="auto"/>
        <w:left w:val="none" w:sz="0" w:space="0" w:color="auto"/>
        <w:bottom w:val="none" w:sz="0" w:space="0" w:color="auto"/>
        <w:right w:val="none" w:sz="0" w:space="0" w:color="auto"/>
      </w:divBdr>
    </w:div>
    <w:div w:id="69928427">
      <w:bodyDiv w:val="1"/>
      <w:marLeft w:val="0"/>
      <w:marRight w:val="0"/>
      <w:marTop w:val="0"/>
      <w:marBottom w:val="0"/>
      <w:divBdr>
        <w:top w:val="none" w:sz="0" w:space="0" w:color="auto"/>
        <w:left w:val="none" w:sz="0" w:space="0" w:color="auto"/>
        <w:bottom w:val="none" w:sz="0" w:space="0" w:color="auto"/>
        <w:right w:val="none" w:sz="0" w:space="0" w:color="auto"/>
      </w:divBdr>
    </w:div>
    <w:div w:id="82995334">
      <w:bodyDiv w:val="1"/>
      <w:marLeft w:val="0"/>
      <w:marRight w:val="0"/>
      <w:marTop w:val="0"/>
      <w:marBottom w:val="0"/>
      <w:divBdr>
        <w:top w:val="none" w:sz="0" w:space="0" w:color="auto"/>
        <w:left w:val="none" w:sz="0" w:space="0" w:color="auto"/>
        <w:bottom w:val="none" w:sz="0" w:space="0" w:color="auto"/>
        <w:right w:val="none" w:sz="0" w:space="0" w:color="auto"/>
      </w:divBdr>
    </w:div>
    <w:div w:id="89661729">
      <w:bodyDiv w:val="1"/>
      <w:marLeft w:val="0"/>
      <w:marRight w:val="0"/>
      <w:marTop w:val="0"/>
      <w:marBottom w:val="0"/>
      <w:divBdr>
        <w:top w:val="none" w:sz="0" w:space="0" w:color="auto"/>
        <w:left w:val="none" w:sz="0" w:space="0" w:color="auto"/>
        <w:bottom w:val="none" w:sz="0" w:space="0" w:color="auto"/>
        <w:right w:val="none" w:sz="0" w:space="0" w:color="auto"/>
      </w:divBdr>
    </w:div>
    <w:div w:id="97071411">
      <w:bodyDiv w:val="1"/>
      <w:marLeft w:val="0"/>
      <w:marRight w:val="0"/>
      <w:marTop w:val="0"/>
      <w:marBottom w:val="0"/>
      <w:divBdr>
        <w:top w:val="none" w:sz="0" w:space="0" w:color="auto"/>
        <w:left w:val="none" w:sz="0" w:space="0" w:color="auto"/>
        <w:bottom w:val="none" w:sz="0" w:space="0" w:color="auto"/>
        <w:right w:val="none" w:sz="0" w:space="0" w:color="auto"/>
      </w:divBdr>
    </w:div>
    <w:div w:id="104352640">
      <w:bodyDiv w:val="1"/>
      <w:marLeft w:val="0"/>
      <w:marRight w:val="0"/>
      <w:marTop w:val="0"/>
      <w:marBottom w:val="0"/>
      <w:divBdr>
        <w:top w:val="none" w:sz="0" w:space="0" w:color="auto"/>
        <w:left w:val="none" w:sz="0" w:space="0" w:color="auto"/>
        <w:bottom w:val="none" w:sz="0" w:space="0" w:color="auto"/>
        <w:right w:val="none" w:sz="0" w:space="0" w:color="auto"/>
      </w:divBdr>
    </w:div>
    <w:div w:id="145627722">
      <w:bodyDiv w:val="1"/>
      <w:marLeft w:val="0"/>
      <w:marRight w:val="0"/>
      <w:marTop w:val="0"/>
      <w:marBottom w:val="0"/>
      <w:divBdr>
        <w:top w:val="none" w:sz="0" w:space="0" w:color="auto"/>
        <w:left w:val="none" w:sz="0" w:space="0" w:color="auto"/>
        <w:bottom w:val="none" w:sz="0" w:space="0" w:color="auto"/>
        <w:right w:val="none" w:sz="0" w:space="0" w:color="auto"/>
      </w:divBdr>
    </w:div>
    <w:div w:id="153690095">
      <w:bodyDiv w:val="1"/>
      <w:marLeft w:val="0"/>
      <w:marRight w:val="0"/>
      <w:marTop w:val="0"/>
      <w:marBottom w:val="0"/>
      <w:divBdr>
        <w:top w:val="none" w:sz="0" w:space="0" w:color="auto"/>
        <w:left w:val="none" w:sz="0" w:space="0" w:color="auto"/>
        <w:bottom w:val="none" w:sz="0" w:space="0" w:color="auto"/>
        <w:right w:val="none" w:sz="0" w:space="0" w:color="auto"/>
      </w:divBdr>
    </w:div>
    <w:div w:id="159546623">
      <w:bodyDiv w:val="1"/>
      <w:marLeft w:val="0"/>
      <w:marRight w:val="0"/>
      <w:marTop w:val="0"/>
      <w:marBottom w:val="0"/>
      <w:divBdr>
        <w:top w:val="none" w:sz="0" w:space="0" w:color="auto"/>
        <w:left w:val="none" w:sz="0" w:space="0" w:color="auto"/>
        <w:bottom w:val="none" w:sz="0" w:space="0" w:color="auto"/>
        <w:right w:val="none" w:sz="0" w:space="0" w:color="auto"/>
      </w:divBdr>
    </w:div>
    <w:div w:id="235676575">
      <w:bodyDiv w:val="1"/>
      <w:marLeft w:val="0"/>
      <w:marRight w:val="0"/>
      <w:marTop w:val="0"/>
      <w:marBottom w:val="0"/>
      <w:divBdr>
        <w:top w:val="none" w:sz="0" w:space="0" w:color="auto"/>
        <w:left w:val="none" w:sz="0" w:space="0" w:color="auto"/>
        <w:bottom w:val="none" w:sz="0" w:space="0" w:color="auto"/>
        <w:right w:val="none" w:sz="0" w:space="0" w:color="auto"/>
      </w:divBdr>
    </w:div>
    <w:div w:id="240603126">
      <w:bodyDiv w:val="1"/>
      <w:marLeft w:val="0"/>
      <w:marRight w:val="0"/>
      <w:marTop w:val="0"/>
      <w:marBottom w:val="0"/>
      <w:divBdr>
        <w:top w:val="none" w:sz="0" w:space="0" w:color="auto"/>
        <w:left w:val="none" w:sz="0" w:space="0" w:color="auto"/>
        <w:bottom w:val="none" w:sz="0" w:space="0" w:color="auto"/>
        <w:right w:val="none" w:sz="0" w:space="0" w:color="auto"/>
      </w:divBdr>
    </w:div>
    <w:div w:id="244389034">
      <w:bodyDiv w:val="1"/>
      <w:marLeft w:val="0"/>
      <w:marRight w:val="0"/>
      <w:marTop w:val="0"/>
      <w:marBottom w:val="0"/>
      <w:divBdr>
        <w:top w:val="none" w:sz="0" w:space="0" w:color="auto"/>
        <w:left w:val="none" w:sz="0" w:space="0" w:color="auto"/>
        <w:bottom w:val="none" w:sz="0" w:space="0" w:color="auto"/>
        <w:right w:val="none" w:sz="0" w:space="0" w:color="auto"/>
      </w:divBdr>
    </w:div>
    <w:div w:id="272984099">
      <w:bodyDiv w:val="1"/>
      <w:marLeft w:val="0"/>
      <w:marRight w:val="0"/>
      <w:marTop w:val="0"/>
      <w:marBottom w:val="0"/>
      <w:divBdr>
        <w:top w:val="none" w:sz="0" w:space="0" w:color="auto"/>
        <w:left w:val="none" w:sz="0" w:space="0" w:color="auto"/>
        <w:bottom w:val="none" w:sz="0" w:space="0" w:color="auto"/>
        <w:right w:val="none" w:sz="0" w:space="0" w:color="auto"/>
      </w:divBdr>
    </w:div>
    <w:div w:id="344672784">
      <w:bodyDiv w:val="1"/>
      <w:marLeft w:val="0"/>
      <w:marRight w:val="0"/>
      <w:marTop w:val="0"/>
      <w:marBottom w:val="0"/>
      <w:divBdr>
        <w:top w:val="none" w:sz="0" w:space="0" w:color="auto"/>
        <w:left w:val="none" w:sz="0" w:space="0" w:color="auto"/>
        <w:bottom w:val="none" w:sz="0" w:space="0" w:color="auto"/>
        <w:right w:val="none" w:sz="0" w:space="0" w:color="auto"/>
      </w:divBdr>
    </w:div>
    <w:div w:id="346912645">
      <w:bodyDiv w:val="1"/>
      <w:marLeft w:val="0"/>
      <w:marRight w:val="0"/>
      <w:marTop w:val="0"/>
      <w:marBottom w:val="0"/>
      <w:divBdr>
        <w:top w:val="none" w:sz="0" w:space="0" w:color="auto"/>
        <w:left w:val="none" w:sz="0" w:space="0" w:color="auto"/>
        <w:bottom w:val="none" w:sz="0" w:space="0" w:color="auto"/>
        <w:right w:val="none" w:sz="0" w:space="0" w:color="auto"/>
      </w:divBdr>
    </w:div>
    <w:div w:id="357581000">
      <w:bodyDiv w:val="1"/>
      <w:marLeft w:val="0"/>
      <w:marRight w:val="0"/>
      <w:marTop w:val="0"/>
      <w:marBottom w:val="0"/>
      <w:divBdr>
        <w:top w:val="none" w:sz="0" w:space="0" w:color="auto"/>
        <w:left w:val="none" w:sz="0" w:space="0" w:color="auto"/>
        <w:bottom w:val="none" w:sz="0" w:space="0" w:color="auto"/>
        <w:right w:val="none" w:sz="0" w:space="0" w:color="auto"/>
      </w:divBdr>
    </w:div>
    <w:div w:id="358623410">
      <w:bodyDiv w:val="1"/>
      <w:marLeft w:val="0"/>
      <w:marRight w:val="0"/>
      <w:marTop w:val="0"/>
      <w:marBottom w:val="0"/>
      <w:divBdr>
        <w:top w:val="none" w:sz="0" w:space="0" w:color="auto"/>
        <w:left w:val="none" w:sz="0" w:space="0" w:color="auto"/>
        <w:bottom w:val="none" w:sz="0" w:space="0" w:color="auto"/>
        <w:right w:val="none" w:sz="0" w:space="0" w:color="auto"/>
      </w:divBdr>
    </w:div>
    <w:div w:id="364986775">
      <w:bodyDiv w:val="1"/>
      <w:marLeft w:val="0"/>
      <w:marRight w:val="0"/>
      <w:marTop w:val="0"/>
      <w:marBottom w:val="0"/>
      <w:divBdr>
        <w:top w:val="none" w:sz="0" w:space="0" w:color="auto"/>
        <w:left w:val="none" w:sz="0" w:space="0" w:color="auto"/>
        <w:bottom w:val="none" w:sz="0" w:space="0" w:color="auto"/>
        <w:right w:val="none" w:sz="0" w:space="0" w:color="auto"/>
      </w:divBdr>
    </w:div>
    <w:div w:id="395786259">
      <w:bodyDiv w:val="1"/>
      <w:marLeft w:val="0"/>
      <w:marRight w:val="0"/>
      <w:marTop w:val="0"/>
      <w:marBottom w:val="0"/>
      <w:divBdr>
        <w:top w:val="none" w:sz="0" w:space="0" w:color="auto"/>
        <w:left w:val="none" w:sz="0" w:space="0" w:color="auto"/>
        <w:bottom w:val="none" w:sz="0" w:space="0" w:color="auto"/>
        <w:right w:val="none" w:sz="0" w:space="0" w:color="auto"/>
      </w:divBdr>
    </w:div>
    <w:div w:id="401678365">
      <w:bodyDiv w:val="1"/>
      <w:marLeft w:val="0"/>
      <w:marRight w:val="0"/>
      <w:marTop w:val="0"/>
      <w:marBottom w:val="0"/>
      <w:divBdr>
        <w:top w:val="none" w:sz="0" w:space="0" w:color="auto"/>
        <w:left w:val="none" w:sz="0" w:space="0" w:color="auto"/>
        <w:bottom w:val="none" w:sz="0" w:space="0" w:color="auto"/>
        <w:right w:val="none" w:sz="0" w:space="0" w:color="auto"/>
      </w:divBdr>
    </w:div>
    <w:div w:id="403263548">
      <w:bodyDiv w:val="1"/>
      <w:marLeft w:val="0"/>
      <w:marRight w:val="0"/>
      <w:marTop w:val="0"/>
      <w:marBottom w:val="0"/>
      <w:divBdr>
        <w:top w:val="none" w:sz="0" w:space="0" w:color="auto"/>
        <w:left w:val="none" w:sz="0" w:space="0" w:color="auto"/>
        <w:bottom w:val="none" w:sz="0" w:space="0" w:color="auto"/>
        <w:right w:val="none" w:sz="0" w:space="0" w:color="auto"/>
      </w:divBdr>
    </w:div>
    <w:div w:id="407310796">
      <w:bodyDiv w:val="1"/>
      <w:marLeft w:val="0"/>
      <w:marRight w:val="0"/>
      <w:marTop w:val="0"/>
      <w:marBottom w:val="0"/>
      <w:divBdr>
        <w:top w:val="none" w:sz="0" w:space="0" w:color="auto"/>
        <w:left w:val="none" w:sz="0" w:space="0" w:color="auto"/>
        <w:bottom w:val="none" w:sz="0" w:space="0" w:color="auto"/>
        <w:right w:val="none" w:sz="0" w:space="0" w:color="auto"/>
      </w:divBdr>
    </w:div>
    <w:div w:id="453640457">
      <w:bodyDiv w:val="1"/>
      <w:marLeft w:val="0"/>
      <w:marRight w:val="0"/>
      <w:marTop w:val="0"/>
      <w:marBottom w:val="0"/>
      <w:divBdr>
        <w:top w:val="none" w:sz="0" w:space="0" w:color="auto"/>
        <w:left w:val="none" w:sz="0" w:space="0" w:color="auto"/>
        <w:bottom w:val="none" w:sz="0" w:space="0" w:color="auto"/>
        <w:right w:val="none" w:sz="0" w:space="0" w:color="auto"/>
      </w:divBdr>
    </w:div>
    <w:div w:id="466898667">
      <w:bodyDiv w:val="1"/>
      <w:marLeft w:val="0"/>
      <w:marRight w:val="0"/>
      <w:marTop w:val="0"/>
      <w:marBottom w:val="0"/>
      <w:divBdr>
        <w:top w:val="none" w:sz="0" w:space="0" w:color="auto"/>
        <w:left w:val="none" w:sz="0" w:space="0" w:color="auto"/>
        <w:bottom w:val="none" w:sz="0" w:space="0" w:color="auto"/>
        <w:right w:val="none" w:sz="0" w:space="0" w:color="auto"/>
      </w:divBdr>
    </w:div>
    <w:div w:id="467208562">
      <w:bodyDiv w:val="1"/>
      <w:marLeft w:val="0"/>
      <w:marRight w:val="0"/>
      <w:marTop w:val="0"/>
      <w:marBottom w:val="0"/>
      <w:divBdr>
        <w:top w:val="none" w:sz="0" w:space="0" w:color="auto"/>
        <w:left w:val="none" w:sz="0" w:space="0" w:color="auto"/>
        <w:bottom w:val="none" w:sz="0" w:space="0" w:color="auto"/>
        <w:right w:val="none" w:sz="0" w:space="0" w:color="auto"/>
      </w:divBdr>
    </w:div>
    <w:div w:id="476991504">
      <w:bodyDiv w:val="1"/>
      <w:marLeft w:val="0"/>
      <w:marRight w:val="0"/>
      <w:marTop w:val="0"/>
      <w:marBottom w:val="0"/>
      <w:divBdr>
        <w:top w:val="none" w:sz="0" w:space="0" w:color="auto"/>
        <w:left w:val="none" w:sz="0" w:space="0" w:color="auto"/>
        <w:bottom w:val="none" w:sz="0" w:space="0" w:color="auto"/>
        <w:right w:val="none" w:sz="0" w:space="0" w:color="auto"/>
      </w:divBdr>
    </w:div>
    <w:div w:id="496582467">
      <w:bodyDiv w:val="1"/>
      <w:marLeft w:val="0"/>
      <w:marRight w:val="0"/>
      <w:marTop w:val="0"/>
      <w:marBottom w:val="0"/>
      <w:divBdr>
        <w:top w:val="none" w:sz="0" w:space="0" w:color="auto"/>
        <w:left w:val="none" w:sz="0" w:space="0" w:color="auto"/>
        <w:bottom w:val="none" w:sz="0" w:space="0" w:color="auto"/>
        <w:right w:val="none" w:sz="0" w:space="0" w:color="auto"/>
      </w:divBdr>
    </w:div>
    <w:div w:id="506944088">
      <w:bodyDiv w:val="1"/>
      <w:marLeft w:val="0"/>
      <w:marRight w:val="0"/>
      <w:marTop w:val="0"/>
      <w:marBottom w:val="0"/>
      <w:divBdr>
        <w:top w:val="none" w:sz="0" w:space="0" w:color="auto"/>
        <w:left w:val="none" w:sz="0" w:space="0" w:color="auto"/>
        <w:bottom w:val="none" w:sz="0" w:space="0" w:color="auto"/>
        <w:right w:val="none" w:sz="0" w:space="0" w:color="auto"/>
      </w:divBdr>
    </w:div>
    <w:div w:id="525489681">
      <w:bodyDiv w:val="1"/>
      <w:marLeft w:val="0"/>
      <w:marRight w:val="0"/>
      <w:marTop w:val="0"/>
      <w:marBottom w:val="0"/>
      <w:divBdr>
        <w:top w:val="none" w:sz="0" w:space="0" w:color="auto"/>
        <w:left w:val="none" w:sz="0" w:space="0" w:color="auto"/>
        <w:bottom w:val="none" w:sz="0" w:space="0" w:color="auto"/>
        <w:right w:val="none" w:sz="0" w:space="0" w:color="auto"/>
      </w:divBdr>
    </w:div>
    <w:div w:id="540551766">
      <w:bodyDiv w:val="1"/>
      <w:marLeft w:val="0"/>
      <w:marRight w:val="0"/>
      <w:marTop w:val="0"/>
      <w:marBottom w:val="0"/>
      <w:divBdr>
        <w:top w:val="none" w:sz="0" w:space="0" w:color="auto"/>
        <w:left w:val="none" w:sz="0" w:space="0" w:color="auto"/>
        <w:bottom w:val="none" w:sz="0" w:space="0" w:color="auto"/>
        <w:right w:val="none" w:sz="0" w:space="0" w:color="auto"/>
      </w:divBdr>
    </w:div>
    <w:div w:id="556210664">
      <w:bodyDiv w:val="1"/>
      <w:marLeft w:val="0"/>
      <w:marRight w:val="0"/>
      <w:marTop w:val="0"/>
      <w:marBottom w:val="0"/>
      <w:divBdr>
        <w:top w:val="none" w:sz="0" w:space="0" w:color="auto"/>
        <w:left w:val="none" w:sz="0" w:space="0" w:color="auto"/>
        <w:bottom w:val="none" w:sz="0" w:space="0" w:color="auto"/>
        <w:right w:val="none" w:sz="0" w:space="0" w:color="auto"/>
      </w:divBdr>
    </w:div>
    <w:div w:id="565722599">
      <w:bodyDiv w:val="1"/>
      <w:marLeft w:val="0"/>
      <w:marRight w:val="0"/>
      <w:marTop w:val="0"/>
      <w:marBottom w:val="0"/>
      <w:divBdr>
        <w:top w:val="none" w:sz="0" w:space="0" w:color="auto"/>
        <w:left w:val="none" w:sz="0" w:space="0" w:color="auto"/>
        <w:bottom w:val="none" w:sz="0" w:space="0" w:color="auto"/>
        <w:right w:val="none" w:sz="0" w:space="0" w:color="auto"/>
      </w:divBdr>
    </w:div>
    <w:div w:id="590118084">
      <w:bodyDiv w:val="1"/>
      <w:marLeft w:val="0"/>
      <w:marRight w:val="0"/>
      <w:marTop w:val="0"/>
      <w:marBottom w:val="0"/>
      <w:divBdr>
        <w:top w:val="none" w:sz="0" w:space="0" w:color="auto"/>
        <w:left w:val="none" w:sz="0" w:space="0" w:color="auto"/>
        <w:bottom w:val="none" w:sz="0" w:space="0" w:color="auto"/>
        <w:right w:val="none" w:sz="0" w:space="0" w:color="auto"/>
      </w:divBdr>
    </w:div>
    <w:div w:id="595943050">
      <w:bodyDiv w:val="1"/>
      <w:marLeft w:val="0"/>
      <w:marRight w:val="0"/>
      <w:marTop w:val="0"/>
      <w:marBottom w:val="0"/>
      <w:divBdr>
        <w:top w:val="none" w:sz="0" w:space="0" w:color="auto"/>
        <w:left w:val="none" w:sz="0" w:space="0" w:color="auto"/>
        <w:bottom w:val="none" w:sz="0" w:space="0" w:color="auto"/>
        <w:right w:val="none" w:sz="0" w:space="0" w:color="auto"/>
      </w:divBdr>
    </w:div>
    <w:div w:id="632907893">
      <w:bodyDiv w:val="1"/>
      <w:marLeft w:val="0"/>
      <w:marRight w:val="0"/>
      <w:marTop w:val="0"/>
      <w:marBottom w:val="0"/>
      <w:divBdr>
        <w:top w:val="none" w:sz="0" w:space="0" w:color="auto"/>
        <w:left w:val="none" w:sz="0" w:space="0" w:color="auto"/>
        <w:bottom w:val="none" w:sz="0" w:space="0" w:color="auto"/>
        <w:right w:val="none" w:sz="0" w:space="0" w:color="auto"/>
      </w:divBdr>
    </w:div>
    <w:div w:id="640498904">
      <w:bodyDiv w:val="1"/>
      <w:marLeft w:val="0"/>
      <w:marRight w:val="0"/>
      <w:marTop w:val="0"/>
      <w:marBottom w:val="0"/>
      <w:divBdr>
        <w:top w:val="none" w:sz="0" w:space="0" w:color="auto"/>
        <w:left w:val="none" w:sz="0" w:space="0" w:color="auto"/>
        <w:bottom w:val="none" w:sz="0" w:space="0" w:color="auto"/>
        <w:right w:val="none" w:sz="0" w:space="0" w:color="auto"/>
      </w:divBdr>
    </w:div>
    <w:div w:id="700669785">
      <w:bodyDiv w:val="1"/>
      <w:marLeft w:val="0"/>
      <w:marRight w:val="0"/>
      <w:marTop w:val="0"/>
      <w:marBottom w:val="0"/>
      <w:divBdr>
        <w:top w:val="none" w:sz="0" w:space="0" w:color="auto"/>
        <w:left w:val="none" w:sz="0" w:space="0" w:color="auto"/>
        <w:bottom w:val="none" w:sz="0" w:space="0" w:color="auto"/>
        <w:right w:val="none" w:sz="0" w:space="0" w:color="auto"/>
      </w:divBdr>
    </w:div>
    <w:div w:id="703672691">
      <w:bodyDiv w:val="1"/>
      <w:marLeft w:val="0"/>
      <w:marRight w:val="0"/>
      <w:marTop w:val="0"/>
      <w:marBottom w:val="0"/>
      <w:divBdr>
        <w:top w:val="none" w:sz="0" w:space="0" w:color="auto"/>
        <w:left w:val="none" w:sz="0" w:space="0" w:color="auto"/>
        <w:bottom w:val="none" w:sz="0" w:space="0" w:color="auto"/>
        <w:right w:val="none" w:sz="0" w:space="0" w:color="auto"/>
      </w:divBdr>
    </w:div>
    <w:div w:id="715619399">
      <w:bodyDiv w:val="1"/>
      <w:marLeft w:val="0"/>
      <w:marRight w:val="0"/>
      <w:marTop w:val="0"/>
      <w:marBottom w:val="0"/>
      <w:divBdr>
        <w:top w:val="none" w:sz="0" w:space="0" w:color="auto"/>
        <w:left w:val="none" w:sz="0" w:space="0" w:color="auto"/>
        <w:bottom w:val="none" w:sz="0" w:space="0" w:color="auto"/>
        <w:right w:val="none" w:sz="0" w:space="0" w:color="auto"/>
      </w:divBdr>
    </w:div>
    <w:div w:id="717585777">
      <w:bodyDiv w:val="1"/>
      <w:marLeft w:val="0"/>
      <w:marRight w:val="0"/>
      <w:marTop w:val="0"/>
      <w:marBottom w:val="0"/>
      <w:divBdr>
        <w:top w:val="none" w:sz="0" w:space="0" w:color="auto"/>
        <w:left w:val="none" w:sz="0" w:space="0" w:color="auto"/>
        <w:bottom w:val="none" w:sz="0" w:space="0" w:color="auto"/>
        <w:right w:val="none" w:sz="0" w:space="0" w:color="auto"/>
      </w:divBdr>
    </w:div>
    <w:div w:id="725571352">
      <w:bodyDiv w:val="1"/>
      <w:marLeft w:val="0"/>
      <w:marRight w:val="0"/>
      <w:marTop w:val="0"/>
      <w:marBottom w:val="0"/>
      <w:divBdr>
        <w:top w:val="none" w:sz="0" w:space="0" w:color="auto"/>
        <w:left w:val="none" w:sz="0" w:space="0" w:color="auto"/>
        <w:bottom w:val="none" w:sz="0" w:space="0" w:color="auto"/>
        <w:right w:val="none" w:sz="0" w:space="0" w:color="auto"/>
      </w:divBdr>
    </w:div>
    <w:div w:id="739642977">
      <w:bodyDiv w:val="1"/>
      <w:marLeft w:val="0"/>
      <w:marRight w:val="0"/>
      <w:marTop w:val="0"/>
      <w:marBottom w:val="0"/>
      <w:divBdr>
        <w:top w:val="none" w:sz="0" w:space="0" w:color="auto"/>
        <w:left w:val="none" w:sz="0" w:space="0" w:color="auto"/>
        <w:bottom w:val="none" w:sz="0" w:space="0" w:color="auto"/>
        <w:right w:val="none" w:sz="0" w:space="0" w:color="auto"/>
      </w:divBdr>
    </w:div>
    <w:div w:id="768088661">
      <w:bodyDiv w:val="1"/>
      <w:marLeft w:val="0"/>
      <w:marRight w:val="0"/>
      <w:marTop w:val="0"/>
      <w:marBottom w:val="0"/>
      <w:divBdr>
        <w:top w:val="none" w:sz="0" w:space="0" w:color="auto"/>
        <w:left w:val="none" w:sz="0" w:space="0" w:color="auto"/>
        <w:bottom w:val="none" w:sz="0" w:space="0" w:color="auto"/>
        <w:right w:val="none" w:sz="0" w:space="0" w:color="auto"/>
      </w:divBdr>
    </w:div>
    <w:div w:id="778524749">
      <w:bodyDiv w:val="1"/>
      <w:marLeft w:val="0"/>
      <w:marRight w:val="0"/>
      <w:marTop w:val="0"/>
      <w:marBottom w:val="0"/>
      <w:divBdr>
        <w:top w:val="none" w:sz="0" w:space="0" w:color="auto"/>
        <w:left w:val="none" w:sz="0" w:space="0" w:color="auto"/>
        <w:bottom w:val="none" w:sz="0" w:space="0" w:color="auto"/>
        <w:right w:val="none" w:sz="0" w:space="0" w:color="auto"/>
      </w:divBdr>
    </w:div>
    <w:div w:id="834489047">
      <w:bodyDiv w:val="1"/>
      <w:marLeft w:val="0"/>
      <w:marRight w:val="0"/>
      <w:marTop w:val="0"/>
      <w:marBottom w:val="0"/>
      <w:divBdr>
        <w:top w:val="none" w:sz="0" w:space="0" w:color="auto"/>
        <w:left w:val="none" w:sz="0" w:space="0" w:color="auto"/>
        <w:bottom w:val="none" w:sz="0" w:space="0" w:color="auto"/>
        <w:right w:val="none" w:sz="0" w:space="0" w:color="auto"/>
      </w:divBdr>
    </w:div>
    <w:div w:id="835269600">
      <w:bodyDiv w:val="1"/>
      <w:marLeft w:val="0"/>
      <w:marRight w:val="0"/>
      <w:marTop w:val="0"/>
      <w:marBottom w:val="0"/>
      <w:divBdr>
        <w:top w:val="none" w:sz="0" w:space="0" w:color="auto"/>
        <w:left w:val="none" w:sz="0" w:space="0" w:color="auto"/>
        <w:bottom w:val="none" w:sz="0" w:space="0" w:color="auto"/>
        <w:right w:val="none" w:sz="0" w:space="0" w:color="auto"/>
      </w:divBdr>
    </w:div>
    <w:div w:id="862400659">
      <w:bodyDiv w:val="1"/>
      <w:marLeft w:val="0"/>
      <w:marRight w:val="0"/>
      <w:marTop w:val="0"/>
      <w:marBottom w:val="0"/>
      <w:divBdr>
        <w:top w:val="none" w:sz="0" w:space="0" w:color="auto"/>
        <w:left w:val="none" w:sz="0" w:space="0" w:color="auto"/>
        <w:bottom w:val="none" w:sz="0" w:space="0" w:color="auto"/>
        <w:right w:val="none" w:sz="0" w:space="0" w:color="auto"/>
      </w:divBdr>
    </w:div>
    <w:div w:id="863442698">
      <w:bodyDiv w:val="1"/>
      <w:marLeft w:val="0"/>
      <w:marRight w:val="0"/>
      <w:marTop w:val="0"/>
      <w:marBottom w:val="0"/>
      <w:divBdr>
        <w:top w:val="none" w:sz="0" w:space="0" w:color="auto"/>
        <w:left w:val="none" w:sz="0" w:space="0" w:color="auto"/>
        <w:bottom w:val="none" w:sz="0" w:space="0" w:color="auto"/>
        <w:right w:val="none" w:sz="0" w:space="0" w:color="auto"/>
      </w:divBdr>
    </w:div>
    <w:div w:id="887303637">
      <w:bodyDiv w:val="1"/>
      <w:marLeft w:val="0"/>
      <w:marRight w:val="0"/>
      <w:marTop w:val="0"/>
      <w:marBottom w:val="0"/>
      <w:divBdr>
        <w:top w:val="none" w:sz="0" w:space="0" w:color="auto"/>
        <w:left w:val="none" w:sz="0" w:space="0" w:color="auto"/>
        <w:bottom w:val="none" w:sz="0" w:space="0" w:color="auto"/>
        <w:right w:val="none" w:sz="0" w:space="0" w:color="auto"/>
      </w:divBdr>
    </w:div>
    <w:div w:id="892472236">
      <w:bodyDiv w:val="1"/>
      <w:marLeft w:val="0"/>
      <w:marRight w:val="0"/>
      <w:marTop w:val="0"/>
      <w:marBottom w:val="0"/>
      <w:divBdr>
        <w:top w:val="none" w:sz="0" w:space="0" w:color="auto"/>
        <w:left w:val="none" w:sz="0" w:space="0" w:color="auto"/>
        <w:bottom w:val="none" w:sz="0" w:space="0" w:color="auto"/>
        <w:right w:val="none" w:sz="0" w:space="0" w:color="auto"/>
      </w:divBdr>
    </w:div>
    <w:div w:id="921185234">
      <w:bodyDiv w:val="1"/>
      <w:marLeft w:val="0"/>
      <w:marRight w:val="0"/>
      <w:marTop w:val="0"/>
      <w:marBottom w:val="0"/>
      <w:divBdr>
        <w:top w:val="none" w:sz="0" w:space="0" w:color="auto"/>
        <w:left w:val="none" w:sz="0" w:space="0" w:color="auto"/>
        <w:bottom w:val="none" w:sz="0" w:space="0" w:color="auto"/>
        <w:right w:val="none" w:sz="0" w:space="0" w:color="auto"/>
      </w:divBdr>
    </w:div>
    <w:div w:id="931008629">
      <w:bodyDiv w:val="1"/>
      <w:marLeft w:val="0"/>
      <w:marRight w:val="0"/>
      <w:marTop w:val="0"/>
      <w:marBottom w:val="0"/>
      <w:divBdr>
        <w:top w:val="none" w:sz="0" w:space="0" w:color="auto"/>
        <w:left w:val="none" w:sz="0" w:space="0" w:color="auto"/>
        <w:bottom w:val="none" w:sz="0" w:space="0" w:color="auto"/>
        <w:right w:val="none" w:sz="0" w:space="0" w:color="auto"/>
      </w:divBdr>
    </w:div>
    <w:div w:id="933394105">
      <w:bodyDiv w:val="1"/>
      <w:marLeft w:val="0"/>
      <w:marRight w:val="0"/>
      <w:marTop w:val="0"/>
      <w:marBottom w:val="0"/>
      <w:divBdr>
        <w:top w:val="none" w:sz="0" w:space="0" w:color="auto"/>
        <w:left w:val="none" w:sz="0" w:space="0" w:color="auto"/>
        <w:bottom w:val="none" w:sz="0" w:space="0" w:color="auto"/>
        <w:right w:val="none" w:sz="0" w:space="0" w:color="auto"/>
      </w:divBdr>
    </w:div>
    <w:div w:id="946500446">
      <w:bodyDiv w:val="1"/>
      <w:marLeft w:val="0"/>
      <w:marRight w:val="0"/>
      <w:marTop w:val="0"/>
      <w:marBottom w:val="0"/>
      <w:divBdr>
        <w:top w:val="none" w:sz="0" w:space="0" w:color="auto"/>
        <w:left w:val="none" w:sz="0" w:space="0" w:color="auto"/>
        <w:bottom w:val="none" w:sz="0" w:space="0" w:color="auto"/>
        <w:right w:val="none" w:sz="0" w:space="0" w:color="auto"/>
      </w:divBdr>
    </w:div>
    <w:div w:id="961770205">
      <w:bodyDiv w:val="1"/>
      <w:marLeft w:val="0"/>
      <w:marRight w:val="0"/>
      <w:marTop w:val="0"/>
      <w:marBottom w:val="0"/>
      <w:divBdr>
        <w:top w:val="none" w:sz="0" w:space="0" w:color="auto"/>
        <w:left w:val="none" w:sz="0" w:space="0" w:color="auto"/>
        <w:bottom w:val="none" w:sz="0" w:space="0" w:color="auto"/>
        <w:right w:val="none" w:sz="0" w:space="0" w:color="auto"/>
      </w:divBdr>
    </w:div>
    <w:div w:id="1001809548">
      <w:bodyDiv w:val="1"/>
      <w:marLeft w:val="0"/>
      <w:marRight w:val="0"/>
      <w:marTop w:val="0"/>
      <w:marBottom w:val="0"/>
      <w:divBdr>
        <w:top w:val="none" w:sz="0" w:space="0" w:color="auto"/>
        <w:left w:val="none" w:sz="0" w:space="0" w:color="auto"/>
        <w:bottom w:val="none" w:sz="0" w:space="0" w:color="auto"/>
        <w:right w:val="none" w:sz="0" w:space="0" w:color="auto"/>
      </w:divBdr>
    </w:div>
    <w:div w:id="1087658425">
      <w:bodyDiv w:val="1"/>
      <w:marLeft w:val="0"/>
      <w:marRight w:val="0"/>
      <w:marTop w:val="0"/>
      <w:marBottom w:val="0"/>
      <w:divBdr>
        <w:top w:val="none" w:sz="0" w:space="0" w:color="auto"/>
        <w:left w:val="none" w:sz="0" w:space="0" w:color="auto"/>
        <w:bottom w:val="none" w:sz="0" w:space="0" w:color="auto"/>
        <w:right w:val="none" w:sz="0" w:space="0" w:color="auto"/>
      </w:divBdr>
    </w:div>
    <w:div w:id="1094202385">
      <w:bodyDiv w:val="1"/>
      <w:marLeft w:val="0"/>
      <w:marRight w:val="0"/>
      <w:marTop w:val="0"/>
      <w:marBottom w:val="0"/>
      <w:divBdr>
        <w:top w:val="none" w:sz="0" w:space="0" w:color="auto"/>
        <w:left w:val="none" w:sz="0" w:space="0" w:color="auto"/>
        <w:bottom w:val="none" w:sz="0" w:space="0" w:color="auto"/>
        <w:right w:val="none" w:sz="0" w:space="0" w:color="auto"/>
      </w:divBdr>
    </w:div>
    <w:div w:id="1098521982">
      <w:bodyDiv w:val="1"/>
      <w:marLeft w:val="0"/>
      <w:marRight w:val="0"/>
      <w:marTop w:val="0"/>
      <w:marBottom w:val="0"/>
      <w:divBdr>
        <w:top w:val="none" w:sz="0" w:space="0" w:color="auto"/>
        <w:left w:val="none" w:sz="0" w:space="0" w:color="auto"/>
        <w:bottom w:val="none" w:sz="0" w:space="0" w:color="auto"/>
        <w:right w:val="none" w:sz="0" w:space="0" w:color="auto"/>
      </w:divBdr>
    </w:div>
    <w:div w:id="1104156068">
      <w:bodyDiv w:val="1"/>
      <w:marLeft w:val="0"/>
      <w:marRight w:val="0"/>
      <w:marTop w:val="0"/>
      <w:marBottom w:val="0"/>
      <w:divBdr>
        <w:top w:val="none" w:sz="0" w:space="0" w:color="auto"/>
        <w:left w:val="none" w:sz="0" w:space="0" w:color="auto"/>
        <w:bottom w:val="none" w:sz="0" w:space="0" w:color="auto"/>
        <w:right w:val="none" w:sz="0" w:space="0" w:color="auto"/>
      </w:divBdr>
    </w:div>
    <w:div w:id="1222054449">
      <w:bodyDiv w:val="1"/>
      <w:marLeft w:val="0"/>
      <w:marRight w:val="0"/>
      <w:marTop w:val="0"/>
      <w:marBottom w:val="0"/>
      <w:divBdr>
        <w:top w:val="none" w:sz="0" w:space="0" w:color="auto"/>
        <w:left w:val="none" w:sz="0" w:space="0" w:color="auto"/>
        <w:bottom w:val="none" w:sz="0" w:space="0" w:color="auto"/>
        <w:right w:val="none" w:sz="0" w:space="0" w:color="auto"/>
      </w:divBdr>
    </w:div>
    <w:div w:id="1237474114">
      <w:bodyDiv w:val="1"/>
      <w:marLeft w:val="0"/>
      <w:marRight w:val="0"/>
      <w:marTop w:val="0"/>
      <w:marBottom w:val="0"/>
      <w:divBdr>
        <w:top w:val="none" w:sz="0" w:space="0" w:color="auto"/>
        <w:left w:val="none" w:sz="0" w:space="0" w:color="auto"/>
        <w:bottom w:val="none" w:sz="0" w:space="0" w:color="auto"/>
        <w:right w:val="none" w:sz="0" w:space="0" w:color="auto"/>
      </w:divBdr>
    </w:div>
    <w:div w:id="1240477038">
      <w:bodyDiv w:val="1"/>
      <w:marLeft w:val="0"/>
      <w:marRight w:val="0"/>
      <w:marTop w:val="0"/>
      <w:marBottom w:val="0"/>
      <w:divBdr>
        <w:top w:val="none" w:sz="0" w:space="0" w:color="auto"/>
        <w:left w:val="none" w:sz="0" w:space="0" w:color="auto"/>
        <w:bottom w:val="none" w:sz="0" w:space="0" w:color="auto"/>
        <w:right w:val="none" w:sz="0" w:space="0" w:color="auto"/>
      </w:divBdr>
    </w:div>
    <w:div w:id="1252735641">
      <w:bodyDiv w:val="1"/>
      <w:marLeft w:val="0"/>
      <w:marRight w:val="0"/>
      <w:marTop w:val="0"/>
      <w:marBottom w:val="0"/>
      <w:divBdr>
        <w:top w:val="none" w:sz="0" w:space="0" w:color="auto"/>
        <w:left w:val="none" w:sz="0" w:space="0" w:color="auto"/>
        <w:bottom w:val="none" w:sz="0" w:space="0" w:color="auto"/>
        <w:right w:val="none" w:sz="0" w:space="0" w:color="auto"/>
      </w:divBdr>
    </w:div>
    <w:div w:id="1265335844">
      <w:bodyDiv w:val="1"/>
      <w:marLeft w:val="0"/>
      <w:marRight w:val="0"/>
      <w:marTop w:val="0"/>
      <w:marBottom w:val="0"/>
      <w:divBdr>
        <w:top w:val="none" w:sz="0" w:space="0" w:color="auto"/>
        <w:left w:val="none" w:sz="0" w:space="0" w:color="auto"/>
        <w:bottom w:val="none" w:sz="0" w:space="0" w:color="auto"/>
        <w:right w:val="none" w:sz="0" w:space="0" w:color="auto"/>
      </w:divBdr>
    </w:div>
    <w:div w:id="1273170008">
      <w:bodyDiv w:val="1"/>
      <w:marLeft w:val="0"/>
      <w:marRight w:val="0"/>
      <w:marTop w:val="0"/>
      <w:marBottom w:val="0"/>
      <w:divBdr>
        <w:top w:val="none" w:sz="0" w:space="0" w:color="auto"/>
        <w:left w:val="none" w:sz="0" w:space="0" w:color="auto"/>
        <w:bottom w:val="none" w:sz="0" w:space="0" w:color="auto"/>
        <w:right w:val="none" w:sz="0" w:space="0" w:color="auto"/>
      </w:divBdr>
    </w:div>
    <w:div w:id="1287542932">
      <w:bodyDiv w:val="1"/>
      <w:marLeft w:val="0"/>
      <w:marRight w:val="0"/>
      <w:marTop w:val="0"/>
      <w:marBottom w:val="0"/>
      <w:divBdr>
        <w:top w:val="none" w:sz="0" w:space="0" w:color="auto"/>
        <w:left w:val="none" w:sz="0" w:space="0" w:color="auto"/>
        <w:bottom w:val="none" w:sz="0" w:space="0" w:color="auto"/>
        <w:right w:val="none" w:sz="0" w:space="0" w:color="auto"/>
      </w:divBdr>
    </w:div>
    <w:div w:id="1302999149">
      <w:bodyDiv w:val="1"/>
      <w:marLeft w:val="0"/>
      <w:marRight w:val="0"/>
      <w:marTop w:val="0"/>
      <w:marBottom w:val="0"/>
      <w:divBdr>
        <w:top w:val="none" w:sz="0" w:space="0" w:color="auto"/>
        <w:left w:val="none" w:sz="0" w:space="0" w:color="auto"/>
        <w:bottom w:val="none" w:sz="0" w:space="0" w:color="auto"/>
        <w:right w:val="none" w:sz="0" w:space="0" w:color="auto"/>
      </w:divBdr>
    </w:div>
    <w:div w:id="1327786243">
      <w:bodyDiv w:val="1"/>
      <w:marLeft w:val="0"/>
      <w:marRight w:val="0"/>
      <w:marTop w:val="0"/>
      <w:marBottom w:val="0"/>
      <w:divBdr>
        <w:top w:val="none" w:sz="0" w:space="0" w:color="auto"/>
        <w:left w:val="none" w:sz="0" w:space="0" w:color="auto"/>
        <w:bottom w:val="none" w:sz="0" w:space="0" w:color="auto"/>
        <w:right w:val="none" w:sz="0" w:space="0" w:color="auto"/>
      </w:divBdr>
    </w:div>
    <w:div w:id="1338966900">
      <w:bodyDiv w:val="1"/>
      <w:marLeft w:val="0"/>
      <w:marRight w:val="0"/>
      <w:marTop w:val="0"/>
      <w:marBottom w:val="0"/>
      <w:divBdr>
        <w:top w:val="none" w:sz="0" w:space="0" w:color="auto"/>
        <w:left w:val="none" w:sz="0" w:space="0" w:color="auto"/>
        <w:bottom w:val="none" w:sz="0" w:space="0" w:color="auto"/>
        <w:right w:val="none" w:sz="0" w:space="0" w:color="auto"/>
      </w:divBdr>
    </w:div>
    <w:div w:id="1347437922">
      <w:bodyDiv w:val="1"/>
      <w:marLeft w:val="0"/>
      <w:marRight w:val="0"/>
      <w:marTop w:val="0"/>
      <w:marBottom w:val="0"/>
      <w:divBdr>
        <w:top w:val="none" w:sz="0" w:space="0" w:color="auto"/>
        <w:left w:val="none" w:sz="0" w:space="0" w:color="auto"/>
        <w:bottom w:val="none" w:sz="0" w:space="0" w:color="auto"/>
        <w:right w:val="none" w:sz="0" w:space="0" w:color="auto"/>
      </w:divBdr>
    </w:div>
    <w:div w:id="1370377829">
      <w:bodyDiv w:val="1"/>
      <w:marLeft w:val="0"/>
      <w:marRight w:val="0"/>
      <w:marTop w:val="0"/>
      <w:marBottom w:val="0"/>
      <w:divBdr>
        <w:top w:val="none" w:sz="0" w:space="0" w:color="auto"/>
        <w:left w:val="none" w:sz="0" w:space="0" w:color="auto"/>
        <w:bottom w:val="none" w:sz="0" w:space="0" w:color="auto"/>
        <w:right w:val="none" w:sz="0" w:space="0" w:color="auto"/>
      </w:divBdr>
    </w:div>
    <w:div w:id="1501045669">
      <w:bodyDiv w:val="1"/>
      <w:marLeft w:val="0"/>
      <w:marRight w:val="0"/>
      <w:marTop w:val="0"/>
      <w:marBottom w:val="0"/>
      <w:divBdr>
        <w:top w:val="none" w:sz="0" w:space="0" w:color="auto"/>
        <w:left w:val="none" w:sz="0" w:space="0" w:color="auto"/>
        <w:bottom w:val="none" w:sz="0" w:space="0" w:color="auto"/>
        <w:right w:val="none" w:sz="0" w:space="0" w:color="auto"/>
      </w:divBdr>
    </w:div>
    <w:div w:id="1533424794">
      <w:bodyDiv w:val="1"/>
      <w:marLeft w:val="0"/>
      <w:marRight w:val="0"/>
      <w:marTop w:val="0"/>
      <w:marBottom w:val="0"/>
      <w:divBdr>
        <w:top w:val="none" w:sz="0" w:space="0" w:color="auto"/>
        <w:left w:val="none" w:sz="0" w:space="0" w:color="auto"/>
        <w:bottom w:val="none" w:sz="0" w:space="0" w:color="auto"/>
        <w:right w:val="none" w:sz="0" w:space="0" w:color="auto"/>
      </w:divBdr>
    </w:div>
    <w:div w:id="1563372055">
      <w:bodyDiv w:val="1"/>
      <w:marLeft w:val="0"/>
      <w:marRight w:val="0"/>
      <w:marTop w:val="0"/>
      <w:marBottom w:val="0"/>
      <w:divBdr>
        <w:top w:val="none" w:sz="0" w:space="0" w:color="auto"/>
        <w:left w:val="none" w:sz="0" w:space="0" w:color="auto"/>
        <w:bottom w:val="none" w:sz="0" w:space="0" w:color="auto"/>
        <w:right w:val="none" w:sz="0" w:space="0" w:color="auto"/>
      </w:divBdr>
    </w:div>
    <w:div w:id="1573850122">
      <w:bodyDiv w:val="1"/>
      <w:marLeft w:val="0"/>
      <w:marRight w:val="0"/>
      <w:marTop w:val="0"/>
      <w:marBottom w:val="0"/>
      <w:divBdr>
        <w:top w:val="none" w:sz="0" w:space="0" w:color="auto"/>
        <w:left w:val="none" w:sz="0" w:space="0" w:color="auto"/>
        <w:bottom w:val="none" w:sz="0" w:space="0" w:color="auto"/>
        <w:right w:val="none" w:sz="0" w:space="0" w:color="auto"/>
      </w:divBdr>
    </w:div>
    <w:div w:id="1586450451">
      <w:bodyDiv w:val="1"/>
      <w:marLeft w:val="0"/>
      <w:marRight w:val="0"/>
      <w:marTop w:val="0"/>
      <w:marBottom w:val="0"/>
      <w:divBdr>
        <w:top w:val="none" w:sz="0" w:space="0" w:color="auto"/>
        <w:left w:val="none" w:sz="0" w:space="0" w:color="auto"/>
        <w:bottom w:val="none" w:sz="0" w:space="0" w:color="auto"/>
        <w:right w:val="none" w:sz="0" w:space="0" w:color="auto"/>
      </w:divBdr>
    </w:div>
    <w:div w:id="1599406867">
      <w:bodyDiv w:val="1"/>
      <w:marLeft w:val="0"/>
      <w:marRight w:val="0"/>
      <w:marTop w:val="0"/>
      <w:marBottom w:val="0"/>
      <w:divBdr>
        <w:top w:val="none" w:sz="0" w:space="0" w:color="auto"/>
        <w:left w:val="none" w:sz="0" w:space="0" w:color="auto"/>
        <w:bottom w:val="none" w:sz="0" w:space="0" w:color="auto"/>
        <w:right w:val="none" w:sz="0" w:space="0" w:color="auto"/>
      </w:divBdr>
    </w:div>
    <w:div w:id="1620069063">
      <w:bodyDiv w:val="1"/>
      <w:marLeft w:val="0"/>
      <w:marRight w:val="0"/>
      <w:marTop w:val="0"/>
      <w:marBottom w:val="0"/>
      <w:divBdr>
        <w:top w:val="none" w:sz="0" w:space="0" w:color="auto"/>
        <w:left w:val="none" w:sz="0" w:space="0" w:color="auto"/>
        <w:bottom w:val="none" w:sz="0" w:space="0" w:color="auto"/>
        <w:right w:val="none" w:sz="0" w:space="0" w:color="auto"/>
      </w:divBdr>
    </w:div>
    <w:div w:id="1700819294">
      <w:bodyDiv w:val="1"/>
      <w:marLeft w:val="0"/>
      <w:marRight w:val="0"/>
      <w:marTop w:val="0"/>
      <w:marBottom w:val="0"/>
      <w:divBdr>
        <w:top w:val="none" w:sz="0" w:space="0" w:color="auto"/>
        <w:left w:val="none" w:sz="0" w:space="0" w:color="auto"/>
        <w:bottom w:val="none" w:sz="0" w:space="0" w:color="auto"/>
        <w:right w:val="none" w:sz="0" w:space="0" w:color="auto"/>
      </w:divBdr>
    </w:div>
    <w:div w:id="1722097101">
      <w:bodyDiv w:val="1"/>
      <w:marLeft w:val="0"/>
      <w:marRight w:val="0"/>
      <w:marTop w:val="0"/>
      <w:marBottom w:val="0"/>
      <w:divBdr>
        <w:top w:val="none" w:sz="0" w:space="0" w:color="auto"/>
        <w:left w:val="none" w:sz="0" w:space="0" w:color="auto"/>
        <w:bottom w:val="none" w:sz="0" w:space="0" w:color="auto"/>
        <w:right w:val="none" w:sz="0" w:space="0" w:color="auto"/>
      </w:divBdr>
    </w:div>
    <w:div w:id="1743873284">
      <w:bodyDiv w:val="1"/>
      <w:marLeft w:val="0"/>
      <w:marRight w:val="0"/>
      <w:marTop w:val="0"/>
      <w:marBottom w:val="0"/>
      <w:divBdr>
        <w:top w:val="none" w:sz="0" w:space="0" w:color="auto"/>
        <w:left w:val="none" w:sz="0" w:space="0" w:color="auto"/>
        <w:bottom w:val="none" w:sz="0" w:space="0" w:color="auto"/>
        <w:right w:val="none" w:sz="0" w:space="0" w:color="auto"/>
      </w:divBdr>
    </w:div>
    <w:div w:id="1769614489">
      <w:bodyDiv w:val="1"/>
      <w:marLeft w:val="0"/>
      <w:marRight w:val="0"/>
      <w:marTop w:val="0"/>
      <w:marBottom w:val="0"/>
      <w:divBdr>
        <w:top w:val="none" w:sz="0" w:space="0" w:color="auto"/>
        <w:left w:val="none" w:sz="0" w:space="0" w:color="auto"/>
        <w:bottom w:val="none" w:sz="0" w:space="0" w:color="auto"/>
        <w:right w:val="none" w:sz="0" w:space="0" w:color="auto"/>
      </w:divBdr>
    </w:div>
    <w:div w:id="1776511424">
      <w:bodyDiv w:val="1"/>
      <w:marLeft w:val="0"/>
      <w:marRight w:val="0"/>
      <w:marTop w:val="0"/>
      <w:marBottom w:val="0"/>
      <w:divBdr>
        <w:top w:val="none" w:sz="0" w:space="0" w:color="auto"/>
        <w:left w:val="none" w:sz="0" w:space="0" w:color="auto"/>
        <w:bottom w:val="none" w:sz="0" w:space="0" w:color="auto"/>
        <w:right w:val="none" w:sz="0" w:space="0" w:color="auto"/>
      </w:divBdr>
    </w:div>
    <w:div w:id="1789542913">
      <w:bodyDiv w:val="1"/>
      <w:marLeft w:val="0"/>
      <w:marRight w:val="0"/>
      <w:marTop w:val="0"/>
      <w:marBottom w:val="0"/>
      <w:divBdr>
        <w:top w:val="none" w:sz="0" w:space="0" w:color="auto"/>
        <w:left w:val="none" w:sz="0" w:space="0" w:color="auto"/>
        <w:bottom w:val="none" w:sz="0" w:space="0" w:color="auto"/>
        <w:right w:val="none" w:sz="0" w:space="0" w:color="auto"/>
      </w:divBdr>
    </w:div>
    <w:div w:id="1808084295">
      <w:bodyDiv w:val="1"/>
      <w:marLeft w:val="0"/>
      <w:marRight w:val="0"/>
      <w:marTop w:val="0"/>
      <w:marBottom w:val="0"/>
      <w:divBdr>
        <w:top w:val="none" w:sz="0" w:space="0" w:color="auto"/>
        <w:left w:val="none" w:sz="0" w:space="0" w:color="auto"/>
        <w:bottom w:val="none" w:sz="0" w:space="0" w:color="auto"/>
        <w:right w:val="none" w:sz="0" w:space="0" w:color="auto"/>
      </w:divBdr>
    </w:div>
    <w:div w:id="1820608082">
      <w:bodyDiv w:val="1"/>
      <w:marLeft w:val="0"/>
      <w:marRight w:val="0"/>
      <w:marTop w:val="0"/>
      <w:marBottom w:val="0"/>
      <w:divBdr>
        <w:top w:val="none" w:sz="0" w:space="0" w:color="auto"/>
        <w:left w:val="none" w:sz="0" w:space="0" w:color="auto"/>
        <w:bottom w:val="none" w:sz="0" w:space="0" w:color="auto"/>
        <w:right w:val="none" w:sz="0" w:space="0" w:color="auto"/>
      </w:divBdr>
    </w:div>
    <w:div w:id="1845825038">
      <w:bodyDiv w:val="1"/>
      <w:marLeft w:val="0"/>
      <w:marRight w:val="0"/>
      <w:marTop w:val="0"/>
      <w:marBottom w:val="0"/>
      <w:divBdr>
        <w:top w:val="none" w:sz="0" w:space="0" w:color="auto"/>
        <w:left w:val="none" w:sz="0" w:space="0" w:color="auto"/>
        <w:bottom w:val="none" w:sz="0" w:space="0" w:color="auto"/>
        <w:right w:val="none" w:sz="0" w:space="0" w:color="auto"/>
      </w:divBdr>
    </w:div>
    <w:div w:id="1852255737">
      <w:bodyDiv w:val="1"/>
      <w:marLeft w:val="0"/>
      <w:marRight w:val="0"/>
      <w:marTop w:val="0"/>
      <w:marBottom w:val="0"/>
      <w:divBdr>
        <w:top w:val="none" w:sz="0" w:space="0" w:color="auto"/>
        <w:left w:val="none" w:sz="0" w:space="0" w:color="auto"/>
        <w:bottom w:val="none" w:sz="0" w:space="0" w:color="auto"/>
        <w:right w:val="none" w:sz="0" w:space="0" w:color="auto"/>
      </w:divBdr>
    </w:div>
    <w:div w:id="1864518641">
      <w:bodyDiv w:val="1"/>
      <w:marLeft w:val="0"/>
      <w:marRight w:val="0"/>
      <w:marTop w:val="0"/>
      <w:marBottom w:val="0"/>
      <w:divBdr>
        <w:top w:val="none" w:sz="0" w:space="0" w:color="auto"/>
        <w:left w:val="none" w:sz="0" w:space="0" w:color="auto"/>
        <w:bottom w:val="none" w:sz="0" w:space="0" w:color="auto"/>
        <w:right w:val="none" w:sz="0" w:space="0" w:color="auto"/>
      </w:divBdr>
    </w:div>
    <w:div w:id="1885830048">
      <w:bodyDiv w:val="1"/>
      <w:marLeft w:val="0"/>
      <w:marRight w:val="0"/>
      <w:marTop w:val="0"/>
      <w:marBottom w:val="0"/>
      <w:divBdr>
        <w:top w:val="none" w:sz="0" w:space="0" w:color="auto"/>
        <w:left w:val="none" w:sz="0" w:space="0" w:color="auto"/>
        <w:bottom w:val="none" w:sz="0" w:space="0" w:color="auto"/>
        <w:right w:val="none" w:sz="0" w:space="0" w:color="auto"/>
      </w:divBdr>
    </w:div>
    <w:div w:id="1886871667">
      <w:bodyDiv w:val="1"/>
      <w:marLeft w:val="0"/>
      <w:marRight w:val="0"/>
      <w:marTop w:val="0"/>
      <w:marBottom w:val="0"/>
      <w:divBdr>
        <w:top w:val="none" w:sz="0" w:space="0" w:color="auto"/>
        <w:left w:val="none" w:sz="0" w:space="0" w:color="auto"/>
        <w:bottom w:val="none" w:sz="0" w:space="0" w:color="auto"/>
        <w:right w:val="none" w:sz="0" w:space="0" w:color="auto"/>
      </w:divBdr>
    </w:div>
    <w:div w:id="1904831654">
      <w:bodyDiv w:val="1"/>
      <w:marLeft w:val="0"/>
      <w:marRight w:val="0"/>
      <w:marTop w:val="0"/>
      <w:marBottom w:val="0"/>
      <w:divBdr>
        <w:top w:val="none" w:sz="0" w:space="0" w:color="auto"/>
        <w:left w:val="none" w:sz="0" w:space="0" w:color="auto"/>
        <w:bottom w:val="none" w:sz="0" w:space="0" w:color="auto"/>
        <w:right w:val="none" w:sz="0" w:space="0" w:color="auto"/>
      </w:divBdr>
    </w:div>
    <w:div w:id="1911647912">
      <w:bodyDiv w:val="1"/>
      <w:marLeft w:val="0"/>
      <w:marRight w:val="0"/>
      <w:marTop w:val="0"/>
      <w:marBottom w:val="0"/>
      <w:divBdr>
        <w:top w:val="none" w:sz="0" w:space="0" w:color="auto"/>
        <w:left w:val="none" w:sz="0" w:space="0" w:color="auto"/>
        <w:bottom w:val="none" w:sz="0" w:space="0" w:color="auto"/>
        <w:right w:val="none" w:sz="0" w:space="0" w:color="auto"/>
      </w:divBdr>
    </w:div>
    <w:div w:id="1926840810">
      <w:bodyDiv w:val="1"/>
      <w:marLeft w:val="0"/>
      <w:marRight w:val="0"/>
      <w:marTop w:val="0"/>
      <w:marBottom w:val="0"/>
      <w:divBdr>
        <w:top w:val="none" w:sz="0" w:space="0" w:color="auto"/>
        <w:left w:val="none" w:sz="0" w:space="0" w:color="auto"/>
        <w:bottom w:val="none" w:sz="0" w:space="0" w:color="auto"/>
        <w:right w:val="none" w:sz="0" w:space="0" w:color="auto"/>
      </w:divBdr>
    </w:div>
    <w:div w:id="2013334350">
      <w:bodyDiv w:val="1"/>
      <w:marLeft w:val="0"/>
      <w:marRight w:val="0"/>
      <w:marTop w:val="0"/>
      <w:marBottom w:val="0"/>
      <w:divBdr>
        <w:top w:val="none" w:sz="0" w:space="0" w:color="auto"/>
        <w:left w:val="none" w:sz="0" w:space="0" w:color="auto"/>
        <w:bottom w:val="none" w:sz="0" w:space="0" w:color="auto"/>
        <w:right w:val="none" w:sz="0" w:space="0" w:color="auto"/>
      </w:divBdr>
    </w:div>
    <w:div w:id="2025209095">
      <w:bodyDiv w:val="1"/>
      <w:marLeft w:val="0"/>
      <w:marRight w:val="0"/>
      <w:marTop w:val="0"/>
      <w:marBottom w:val="0"/>
      <w:divBdr>
        <w:top w:val="none" w:sz="0" w:space="0" w:color="auto"/>
        <w:left w:val="none" w:sz="0" w:space="0" w:color="auto"/>
        <w:bottom w:val="none" w:sz="0" w:space="0" w:color="auto"/>
        <w:right w:val="none" w:sz="0" w:space="0" w:color="auto"/>
      </w:divBdr>
    </w:div>
    <w:div w:id="2070421976">
      <w:bodyDiv w:val="1"/>
      <w:marLeft w:val="0"/>
      <w:marRight w:val="0"/>
      <w:marTop w:val="0"/>
      <w:marBottom w:val="0"/>
      <w:divBdr>
        <w:top w:val="none" w:sz="0" w:space="0" w:color="auto"/>
        <w:left w:val="none" w:sz="0" w:space="0" w:color="auto"/>
        <w:bottom w:val="none" w:sz="0" w:space="0" w:color="auto"/>
        <w:right w:val="none" w:sz="0" w:space="0" w:color="auto"/>
      </w:divBdr>
    </w:div>
    <w:div w:id="2084719396">
      <w:bodyDiv w:val="1"/>
      <w:marLeft w:val="0"/>
      <w:marRight w:val="0"/>
      <w:marTop w:val="0"/>
      <w:marBottom w:val="0"/>
      <w:divBdr>
        <w:top w:val="none" w:sz="0" w:space="0" w:color="auto"/>
        <w:left w:val="none" w:sz="0" w:space="0" w:color="auto"/>
        <w:bottom w:val="none" w:sz="0" w:space="0" w:color="auto"/>
        <w:right w:val="none" w:sz="0" w:space="0" w:color="auto"/>
      </w:divBdr>
    </w:div>
    <w:div w:id="208680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iso.org/iso-8601-date-and-time-format.html" TargetMode="External"/><Relationship Id="rId26" Type="http://schemas.openxmlformats.org/officeDocument/2006/relationships/hyperlink" Target="https://www.iso.org/iso-8601-date-and-time-format.html" TargetMode="External"/><Relationship Id="rId3" Type="http://schemas.openxmlformats.org/officeDocument/2006/relationships/styles" Target="styles.xml"/><Relationship Id="rId21" Type="http://schemas.openxmlformats.org/officeDocument/2006/relationships/hyperlink" Target="https://www.iso.org/iso-8601-date-and-time-format.html"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iso.org/iso-8601-date-and-time-format.html" TargetMode="External"/><Relationship Id="rId25" Type="http://schemas.openxmlformats.org/officeDocument/2006/relationships/hyperlink" Target="https://test03-s5-services.datafordeler.dk/CPR/CprPersonFullSimple/1/REST"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st03-s5-certservices.datafordeler.dk/" TargetMode="External"/><Relationship Id="rId20" Type="http://schemas.openxmlformats.org/officeDocument/2006/relationships/hyperlink" Target="https://www.iso.org/iso-8601-date-and-time-format.html" TargetMode="External"/><Relationship Id="rId29" Type="http://schemas.openxmlformats.org/officeDocument/2006/relationships/hyperlink" Target="https://www.iso.org/iso-8601-date-and-time-forma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iso.org/iso-8601-date-and-time-format.html" TargetMode="External"/><Relationship Id="rId32"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www.iso.org/iso-8601-date-and-time-format.html" TargetMode="External"/><Relationship Id="rId28" Type="http://schemas.openxmlformats.org/officeDocument/2006/relationships/hyperlink" Target="https://www.iso.org/iso-8601-date-and-time-format.html" TargetMode="External"/><Relationship Id="rId10" Type="http://schemas.openxmlformats.org/officeDocument/2006/relationships/footer" Target="footer1.xml"/><Relationship Id="rId19" Type="http://schemas.openxmlformats.org/officeDocument/2006/relationships/hyperlink" Target="https://www.iso.org/iso-8601-date-and-time-format.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hyperlink" Target="https://test03-s5-services.datafordeler.dk/CPR/CprPersonFullSimple/1/REST" TargetMode="External"/><Relationship Id="rId27" Type="http://schemas.openxmlformats.org/officeDocument/2006/relationships/hyperlink" Target="https://www.iso.org/iso-8601-date-and-time-format.html" TargetMode="External"/><Relationship Id="rId30" Type="http://schemas.openxmlformats.org/officeDocument/2006/relationships/hyperlink" Target="https://www.iso.org/iso-8601-date-and-time-format.html" TargetMode="External"/></Relationships>
</file>

<file path=word/_rels/header2.xml.rels><?xml version="1.0" encoding="UTF-8" standalone="yes"?>
<Relationships xmlns="http://schemas.openxmlformats.org/package/2006/relationships"><Relationship Id="rId2" Type="http://schemas.openxmlformats.org/officeDocument/2006/relationships/image" Target="cid:image001.png@01D0F7A2.EB3A6620" TargetMode="External"/><Relationship Id="rId1" Type="http://schemas.openxmlformats.org/officeDocument/2006/relationships/image" Target="media/image1.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0B9537-2B2D-4E89-8BB1-C445CF286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201</Pages>
  <Words>59211</Words>
  <Characters>340465</Characters>
  <Application>Microsoft Office Word</Application>
  <DocSecurity>0</DocSecurity>
  <Lines>12609</Lines>
  <Paragraphs>9083</Paragraphs>
  <ScaleCrop>false</ScaleCrop>
  <HeadingPairs>
    <vt:vector size="2" baseType="variant">
      <vt:variant>
        <vt:lpstr>Titel</vt:lpstr>
      </vt:variant>
      <vt:variant>
        <vt:i4>1</vt:i4>
      </vt:variant>
    </vt:vector>
  </HeadingPairs>
  <TitlesOfParts>
    <vt:vector size="1" baseType="lpstr">
      <vt:lpstr/>
    </vt:vector>
  </TitlesOfParts>
  <Company>Statens IT</Company>
  <LinksUpToDate>false</LinksUpToDate>
  <CharactersWithSpaces>390593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Jakob Schou</dc:creator>
  <cp:lastModifiedBy>Kaja Hansen</cp:lastModifiedBy>
  <cp:revision>7</cp:revision>
  <cp:lastPrinted>2017-12-15T12:22:00Z</cp:lastPrinted>
  <dcterms:created xsi:type="dcterms:W3CDTF">2018-02-27T14:10:00Z</dcterms:created>
  <dcterms:modified xsi:type="dcterms:W3CDTF">2018-03-22T09:35:00Z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DocumentDate">
    <vt:lpwstr>42676</vt:lpwstr>
  </property>
  <property fmtid="{D5CDD505-2E9C-101B-9397-08002B2CF9AE}" pid="3" name="SD_IntegrationInfoAdded">
    <vt:bool>true</vt:bool>
  </property>
  <property fmtid="{D5CDD505-2E9C-101B-9397-08002B2CF9AE}" pid="4" name="ContentRemapped">
    <vt:lpwstr>true</vt:lpwstr>
  </property>
</Properties>
</file>