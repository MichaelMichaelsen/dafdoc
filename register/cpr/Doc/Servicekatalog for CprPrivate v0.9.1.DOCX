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CDEE27" w14:textId="77777777" w:rsidR="00256DA5" w:rsidRDefault="00256DA5" w:rsidP="00256DA5">
      <w:pPr>
        <w:rPr>
          <w:b/>
          <w:sz w:val="28"/>
        </w:rPr>
      </w:pPr>
    </w:p>
    <w:p w14:paraId="7CCDEE28" w14:textId="77777777" w:rsidR="00256DA5" w:rsidRDefault="00256DA5" w:rsidP="00256DA5">
      <w:pPr>
        <w:rPr>
          <w:b/>
          <w:sz w:val="28"/>
        </w:rPr>
      </w:pPr>
    </w:p>
    <w:p w14:paraId="7CCDEE29" w14:textId="77777777" w:rsidR="00256DA5" w:rsidRDefault="00256DA5" w:rsidP="00256DA5">
      <w:pPr>
        <w:rPr>
          <w:b/>
          <w:sz w:val="28"/>
        </w:rPr>
      </w:pPr>
    </w:p>
    <w:p w14:paraId="7CCDEE2A" w14:textId="77777777" w:rsidR="00256DA5" w:rsidRDefault="00256DA5" w:rsidP="00256DA5">
      <w:pPr>
        <w:rPr>
          <w:b/>
          <w:sz w:val="28"/>
        </w:rPr>
      </w:pPr>
    </w:p>
    <w:p w14:paraId="7CCDEE2B" w14:textId="77777777" w:rsidR="00256DA5" w:rsidRDefault="00256DA5" w:rsidP="00256DA5">
      <w:pPr>
        <w:rPr>
          <w:b/>
          <w:sz w:val="28"/>
        </w:rPr>
      </w:pPr>
    </w:p>
    <w:p w14:paraId="460703B6" w14:textId="2B538CFC" w:rsidR="00AE39EB" w:rsidRDefault="15FF41E5" w:rsidP="15FF41E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15FF41E5">
        <w:rPr>
          <w:rFonts w:ascii="Times New Roman" w:eastAsia="Times New Roman" w:hAnsi="Times New Roman" w:cs="Times New Roman"/>
          <w:b/>
          <w:bCs/>
          <w:sz w:val="40"/>
          <w:szCs w:val="40"/>
        </w:rPr>
        <w:t>Webservicekatalog for CPR på Datafordeleren</w:t>
      </w:r>
    </w:p>
    <w:p w14:paraId="7CCDEE2C" w14:textId="773F67AD" w:rsidR="00256DA5" w:rsidRPr="00AE39EB" w:rsidRDefault="15FF41E5" w:rsidP="15FF41E5">
      <w:pPr>
        <w:pStyle w:val="Listeafsnit"/>
        <w:numPr>
          <w:ilvl w:val="0"/>
          <w:numId w:val="17"/>
        </w:numPr>
        <w:rPr>
          <w:rFonts w:asciiTheme="majorHAnsi" w:hAnsiTheme="majorHAnsi" w:cstheme="majorBidi"/>
          <w:b/>
          <w:bCs/>
          <w:sz w:val="40"/>
          <w:szCs w:val="40"/>
        </w:rPr>
      </w:pPr>
      <w:r w:rsidRPr="15FF41E5">
        <w:rPr>
          <w:rFonts w:ascii="Times New Roman" w:eastAsia="Times New Roman" w:hAnsi="Times New Roman" w:cs="Times New Roman"/>
          <w:b/>
          <w:bCs/>
          <w:sz w:val="40"/>
          <w:szCs w:val="40"/>
        </w:rPr>
        <w:t>Private kunder</w:t>
      </w:r>
    </w:p>
    <w:p w14:paraId="7CCDEE2D" w14:textId="5412F1D9" w:rsidR="00256DA5" w:rsidRDefault="15FF41E5" w:rsidP="15FF41E5">
      <w:pPr>
        <w:rPr>
          <w:rFonts w:ascii="Times New Roman" w:eastAsia="Times New Roman" w:hAnsi="Times New Roman" w:cs="Times New Roman"/>
        </w:rPr>
      </w:pPr>
      <w:r w:rsidRPr="15FF41E5">
        <w:rPr>
          <w:rFonts w:ascii="Times New Roman" w:eastAsia="Times New Roman" w:hAnsi="Times New Roman" w:cs="Times New Roman"/>
        </w:rPr>
        <w:t>Version 0.</w:t>
      </w:r>
      <w:ins w:id="0" w:author="Cæcilie Elle" w:date="2018-02-27T15:07:00Z">
        <w:r w:rsidR="00541A19">
          <w:rPr>
            <w:rFonts w:ascii="Times New Roman" w:eastAsia="Times New Roman" w:hAnsi="Times New Roman" w:cs="Times New Roman"/>
          </w:rPr>
          <w:t>9</w:t>
        </w:r>
      </w:ins>
      <w:del w:id="1" w:author="Cæcilie Elle" w:date="2018-02-27T15:07:00Z">
        <w:r w:rsidRPr="15FF41E5" w:rsidDel="00541A19">
          <w:rPr>
            <w:rFonts w:ascii="Times New Roman" w:eastAsia="Times New Roman" w:hAnsi="Times New Roman" w:cs="Times New Roman"/>
          </w:rPr>
          <w:delText>8</w:delText>
        </w:r>
      </w:del>
      <w:ins w:id="2" w:author="Kaja Hansen" w:date="2018-03-22T10:44:00Z">
        <w:r w:rsidR="008E69F1">
          <w:rPr>
            <w:rFonts w:ascii="Times New Roman" w:eastAsia="Times New Roman" w:hAnsi="Times New Roman" w:cs="Times New Roman"/>
          </w:rPr>
          <w:t>.1</w:t>
        </w:r>
      </w:ins>
    </w:p>
    <w:p w14:paraId="7CCDEE2E" w14:textId="77777777" w:rsidR="00256DA5" w:rsidRDefault="00256DA5" w:rsidP="15FF41E5">
      <w:pPr>
        <w:pStyle w:val="Overskrift1"/>
        <w:rPr>
          <w:rFonts w:ascii="Times New Roman" w:eastAsia="Times New Roman" w:hAnsi="Times New Roman" w:cs="Times New Roman"/>
        </w:rPr>
      </w:pPr>
      <w:bookmarkStart w:id="3" w:name="_Toc430957006"/>
    </w:p>
    <w:p w14:paraId="7CCDEE2F" w14:textId="77777777" w:rsidR="00256DA5" w:rsidRDefault="15FF41E5" w:rsidP="15FF41E5">
      <w:pPr>
        <w:pStyle w:val="Overskrift1"/>
        <w:rPr>
          <w:rFonts w:ascii="Times New Roman" w:eastAsia="Times New Roman" w:hAnsi="Times New Roman" w:cs="Times New Roman"/>
        </w:rPr>
      </w:pPr>
      <w:bookmarkStart w:id="4" w:name="_Toc507500204"/>
      <w:r w:rsidRPr="15FF41E5">
        <w:rPr>
          <w:rFonts w:ascii="Times New Roman" w:eastAsia="Times New Roman" w:hAnsi="Times New Roman" w:cs="Times New Roman"/>
        </w:rPr>
        <w:t>Versions historik</w:t>
      </w:r>
      <w:bookmarkEnd w:id="3"/>
      <w:bookmarkEnd w:id="4"/>
    </w:p>
    <w:p w14:paraId="7CCDEE30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tbl>
      <w:tblPr>
        <w:tblStyle w:val="Tabel-Enkelt1"/>
        <w:tblW w:w="0" w:type="auto"/>
        <w:tblLook w:val="04A0" w:firstRow="1" w:lastRow="0" w:firstColumn="1" w:lastColumn="0" w:noHBand="0" w:noVBand="1"/>
      </w:tblPr>
      <w:tblGrid>
        <w:gridCol w:w="1266"/>
        <w:gridCol w:w="950"/>
        <w:gridCol w:w="4391"/>
        <w:gridCol w:w="3031"/>
      </w:tblGrid>
      <w:tr w:rsidR="00E45F82" w:rsidRPr="00FB280C" w14:paraId="7CCDEE34" w14:textId="43DEF012" w:rsidTr="15FF4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6" w:type="dxa"/>
          </w:tcPr>
          <w:p w14:paraId="7CCDEE31" w14:textId="77777777" w:rsidR="00E45F82" w:rsidRPr="00DA1717" w:rsidRDefault="15FF41E5" w:rsidP="15FF41E5">
            <w:pPr>
              <w:rPr>
                <w:rFonts w:ascii="Times New Roman" w:eastAsia="Times New Roman" w:hAnsi="Times New Roman"/>
                <w:b/>
                <w:bCs/>
              </w:rPr>
            </w:pPr>
            <w:r w:rsidRPr="15FF41E5">
              <w:rPr>
                <w:rFonts w:ascii="Times New Roman" w:eastAsia="Times New Roman" w:hAnsi="Times New Roman"/>
                <w:b/>
                <w:bCs/>
              </w:rPr>
              <w:t>Dato</w:t>
            </w:r>
          </w:p>
        </w:tc>
        <w:tc>
          <w:tcPr>
            <w:tcW w:w="881" w:type="dxa"/>
          </w:tcPr>
          <w:p w14:paraId="7CCDEE32" w14:textId="77777777" w:rsidR="00E45F82" w:rsidRPr="00DA1717" w:rsidRDefault="15FF41E5" w:rsidP="15FF41E5">
            <w:pPr>
              <w:rPr>
                <w:rFonts w:ascii="Times New Roman" w:eastAsia="Times New Roman" w:hAnsi="Times New Roman"/>
                <w:b/>
                <w:bCs/>
              </w:rPr>
            </w:pPr>
            <w:r w:rsidRPr="15FF41E5">
              <w:rPr>
                <w:rFonts w:ascii="Times New Roman" w:eastAsia="Times New Roman" w:hAnsi="Times New Roman"/>
                <w:b/>
                <w:bCs/>
              </w:rPr>
              <w:t>Version</w:t>
            </w:r>
          </w:p>
        </w:tc>
        <w:tc>
          <w:tcPr>
            <w:tcW w:w="4417" w:type="dxa"/>
          </w:tcPr>
          <w:p w14:paraId="7CCDEE33" w14:textId="77777777" w:rsidR="00E45F82" w:rsidRPr="00DA1717" w:rsidRDefault="15FF41E5" w:rsidP="15FF41E5">
            <w:pPr>
              <w:rPr>
                <w:rFonts w:ascii="Times New Roman" w:eastAsia="Times New Roman" w:hAnsi="Times New Roman"/>
                <w:b/>
                <w:bCs/>
              </w:rPr>
            </w:pPr>
            <w:r w:rsidRPr="15FF41E5">
              <w:rPr>
                <w:rFonts w:ascii="Times New Roman" w:eastAsia="Times New Roman" w:hAnsi="Times New Roman"/>
                <w:b/>
                <w:bCs/>
              </w:rPr>
              <w:t>Bemærkning</w:t>
            </w:r>
          </w:p>
        </w:tc>
        <w:tc>
          <w:tcPr>
            <w:tcW w:w="3064" w:type="dxa"/>
          </w:tcPr>
          <w:p w14:paraId="5AACC7FE" w14:textId="4BD4D5E1" w:rsidR="00E45F82" w:rsidRPr="006B145D" w:rsidRDefault="15FF41E5" w:rsidP="15FF41E5">
            <w:pPr>
              <w:rPr>
                <w:rFonts w:ascii="Times New Roman" w:eastAsia="Times New Roman" w:hAnsi="Times New Roman"/>
                <w:b/>
                <w:bCs/>
              </w:rPr>
            </w:pPr>
            <w:r w:rsidRPr="15FF41E5">
              <w:rPr>
                <w:rFonts w:ascii="Times New Roman" w:eastAsia="Times New Roman" w:hAnsi="Times New Roman"/>
                <w:b/>
                <w:bCs/>
              </w:rPr>
              <w:t>Initialer</w:t>
            </w:r>
          </w:p>
        </w:tc>
      </w:tr>
      <w:tr w:rsidR="00E45F82" w14:paraId="7CCDEE38" w14:textId="5DE040EC" w:rsidTr="15FF41E5">
        <w:tc>
          <w:tcPr>
            <w:tcW w:w="1276" w:type="dxa"/>
          </w:tcPr>
          <w:p w14:paraId="7CCDEE35" w14:textId="77777777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29-11-2016</w:t>
            </w:r>
          </w:p>
        </w:tc>
        <w:tc>
          <w:tcPr>
            <w:tcW w:w="881" w:type="dxa"/>
          </w:tcPr>
          <w:p w14:paraId="7CCDEE36" w14:textId="77777777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0.1</w:t>
            </w:r>
          </w:p>
        </w:tc>
        <w:tc>
          <w:tcPr>
            <w:tcW w:w="4417" w:type="dxa"/>
          </w:tcPr>
          <w:p w14:paraId="7CCDEE37" w14:textId="77777777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Dokument oprettet på baggrund af Katalog for tjenester på Datafordeleren version 1.5</w:t>
            </w:r>
          </w:p>
        </w:tc>
        <w:tc>
          <w:tcPr>
            <w:tcW w:w="3064" w:type="dxa"/>
          </w:tcPr>
          <w:p w14:paraId="7F278714" w14:textId="77777777" w:rsidR="00E45F82" w:rsidRDefault="00E45F82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</w:p>
        </w:tc>
      </w:tr>
      <w:tr w:rsidR="00E45F82" w14:paraId="27758AF9" w14:textId="443E2351" w:rsidTr="15FF41E5">
        <w:tc>
          <w:tcPr>
            <w:tcW w:w="1276" w:type="dxa"/>
          </w:tcPr>
          <w:p w14:paraId="1CB13DB8" w14:textId="231B5B04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26-10-2017</w:t>
            </w:r>
          </w:p>
        </w:tc>
        <w:tc>
          <w:tcPr>
            <w:tcW w:w="881" w:type="dxa"/>
          </w:tcPr>
          <w:p w14:paraId="569988DE" w14:textId="6B7F7BEC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0.2</w:t>
            </w:r>
          </w:p>
        </w:tc>
        <w:tc>
          <w:tcPr>
            <w:tcW w:w="4417" w:type="dxa"/>
          </w:tcPr>
          <w:p w14:paraId="5B24A25C" w14:textId="3686ACB0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Dokument opdateret på baggrund af DLS version CPR_V3.2_2017.09.04_DLS</w:t>
            </w:r>
          </w:p>
        </w:tc>
        <w:tc>
          <w:tcPr>
            <w:tcW w:w="3064" w:type="dxa"/>
          </w:tcPr>
          <w:p w14:paraId="1EDDA1FC" w14:textId="3F1DF13B" w:rsidR="00E45F82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frahl</w:t>
            </w:r>
          </w:p>
        </w:tc>
      </w:tr>
      <w:tr w:rsidR="00D8280F" w14:paraId="5D6CC11A" w14:textId="77777777" w:rsidTr="15FF41E5">
        <w:tc>
          <w:tcPr>
            <w:tcW w:w="1276" w:type="dxa"/>
          </w:tcPr>
          <w:p w14:paraId="250364A1" w14:textId="0AD38EDE" w:rsidR="00D8280F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20-11-2017</w:t>
            </w:r>
          </w:p>
        </w:tc>
        <w:tc>
          <w:tcPr>
            <w:tcW w:w="881" w:type="dxa"/>
          </w:tcPr>
          <w:p w14:paraId="0E382A11" w14:textId="19BAFB15" w:rsidR="00D8280F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0.3</w:t>
            </w:r>
          </w:p>
        </w:tc>
        <w:tc>
          <w:tcPr>
            <w:tcW w:w="4417" w:type="dxa"/>
          </w:tcPr>
          <w:p w14:paraId="1BB27CC9" w14:textId="6E18AE67" w:rsidR="00D8280F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Dokumentet er gennemgået ift. rettelser</w:t>
            </w:r>
          </w:p>
        </w:tc>
        <w:tc>
          <w:tcPr>
            <w:tcW w:w="3064" w:type="dxa"/>
          </w:tcPr>
          <w:p w14:paraId="2969DDBF" w14:textId="6E7FBDAB" w:rsidR="00D8280F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kajah</w:t>
            </w:r>
          </w:p>
        </w:tc>
      </w:tr>
      <w:tr w:rsidR="00AE39EB" w14:paraId="1BDE37D0" w14:textId="77777777" w:rsidTr="15FF41E5">
        <w:tc>
          <w:tcPr>
            <w:tcW w:w="1276" w:type="dxa"/>
          </w:tcPr>
          <w:p w14:paraId="69D6A4E6" w14:textId="7DD60102" w:rsidR="00AE39EB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20-11-2017</w:t>
            </w:r>
          </w:p>
        </w:tc>
        <w:tc>
          <w:tcPr>
            <w:tcW w:w="881" w:type="dxa"/>
          </w:tcPr>
          <w:p w14:paraId="6A810C47" w14:textId="3E308297" w:rsidR="00AE39EB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0.4</w:t>
            </w:r>
          </w:p>
        </w:tc>
        <w:tc>
          <w:tcPr>
            <w:tcW w:w="4417" w:type="dxa"/>
          </w:tcPr>
          <w:p w14:paraId="73C1023E" w14:textId="6C539692" w:rsidR="00AE39EB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Rettelse af titler</w:t>
            </w:r>
          </w:p>
        </w:tc>
        <w:tc>
          <w:tcPr>
            <w:tcW w:w="3064" w:type="dxa"/>
          </w:tcPr>
          <w:p w14:paraId="4E7FE76E" w14:textId="7C23A961" w:rsidR="00AC0194" w:rsidRDefault="15FF41E5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Kajah</w:t>
            </w:r>
          </w:p>
        </w:tc>
      </w:tr>
      <w:tr w:rsidR="00AC0194" w14:paraId="6C7BDCEB" w14:textId="77777777" w:rsidTr="15FF41E5">
        <w:tc>
          <w:tcPr>
            <w:tcW w:w="1276" w:type="dxa"/>
          </w:tcPr>
          <w:p w14:paraId="3F5EA8F5" w14:textId="77777777" w:rsidR="004F0948" w:rsidRDefault="15FF41E5" w:rsidP="15FF41E5">
            <w:pPr>
              <w:spacing w:before="120" w:after="120"/>
              <w:rPr>
                <w:ins w:id="5" w:author="Cæcilie Elle" w:date="2018-02-27T15:04:00Z"/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20-11-2017</w:t>
            </w:r>
          </w:p>
          <w:p w14:paraId="7E406F77" w14:textId="77777777" w:rsidR="0078060E" w:rsidRDefault="004F0948" w:rsidP="15FF41E5">
            <w:pPr>
              <w:spacing w:before="120" w:after="120"/>
              <w:rPr>
                <w:ins w:id="6" w:author="Kaja Hansen" w:date="2018-03-22T10:40:00Z"/>
                <w:rFonts w:ascii="Times New Roman" w:eastAsia="Times New Roman" w:hAnsi="Times New Roman"/>
              </w:rPr>
            </w:pPr>
            <w:ins w:id="7" w:author="Cæcilie Elle" w:date="2018-02-27T15:04:00Z">
              <w:r>
                <w:rPr>
                  <w:rFonts w:ascii="Times New Roman" w:eastAsia="Times New Roman" w:hAnsi="Times New Roman"/>
                </w:rPr>
                <w:br/>
              </w:r>
            </w:ins>
            <w:ins w:id="8" w:author="Cæcilie Elle" w:date="2018-02-27T14:51:00Z">
              <w:r w:rsidR="0078060E">
                <w:rPr>
                  <w:rFonts w:ascii="Times New Roman" w:eastAsia="Times New Roman" w:hAnsi="Times New Roman"/>
                </w:rPr>
                <w:t>27-02-2018</w:t>
              </w:r>
            </w:ins>
          </w:p>
          <w:p w14:paraId="5E58AE51" w14:textId="77777777" w:rsidR="008E69F1" w:rsidRDefault="008E69F1" w:rsidP="15FF41E5">
            <w:pPr>
              <w:spacing w:before="120" w:after="120"/>
              <w:rPr>
                <w:ins w:id="9" w:author="Kaja Hansen" w:date="2018-03-22T10:40:00Z"/>
                <w:rFonts w:ascii="Times New Roman" w:eastAsia="Times New Roman" w:hAnsi="Times New Roman"/>
              </w:rPr>
            </w:pPr>
          </w:p>
          <w:p w14:paraId="2789E16C" w14:textId="56F088DE" w:rsidR="008E69F1" w:rsidRDefault="008E69F1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ins w:id="10" w:author="Kaja Hansen" w:date="2018-03-22T10:40:00Z">
              <w:r>
                <w:rPr>
                  <w:rFonts w:ascii="Times New Roman" w:eastAsia="Times New Roman" w:hAnsi="Times New Roman"/>
                </w:rPr>
                <w:t>22-03-2018</w:t>
              </w:r>
            </w:ins>
          </w:p>
        </w:tc>
        <w:tc>
          <w:tcPr>
            <w:tcW w:w="881" w:type="dxa"/>
          </w:tcPr>
          <w:p w14:paraId="36B46FE5" w14:textId="77777777" w:rsidR="004F0948" w:rsidRDefault="15FF41E5" w:rsidP="004F0948">
            <w:pPr>
              <w:spacing w:before="120" w:after="120"/>
              <w:rPr>
                <w:ins w:id="11" w:author="Cæcilie Elle" w:date="2018-02-27T15:04:00Z"/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0.8</w:t>
            </w:r>
          </w:p>
          <w:p w14:paraId="6ADFBCC0" w14:textId="77777777" w:rsidR="0078060E" w:rsidRDefault="004F0948" w:rsidP="004F0948">
            <w:pPr>
              <w:spacing w:before="120" w:after="120"/>
              <w:rPr>
                <w:ins w:id="12" w:author="Kaja Hansen" w:date="2018-03-22T10:40:00Z"/>
                <w:rFonts w:ascii="Times New Roman" w:eastAsia="Times New Roman" w:hAnsi="Times New Roman"/>
              </w:rPr>
            </w:pPr>
            <w:ins w:id="13" w:author="Cæcilie Elle" w:date="2018-02-27T15:04:00Z">
              <w:r>
                <w:rPr>
                  <w:rFonts w:ascii="Times New Roman" w:eastAsia="Times New Roman" w:hAnsi="Times New Roman"/>
                </w:rPr>
                <w:br/>
              </w:r>
            </w:ins>
            <w:ins w:id="14" w:author="Cæcilie Elle" w:date="2018-02-27T15:03:00Z">
              <w:r>
                <w:rPr>
                  <w:rFonts w:ascii="Times New Roman" w:eastAsia="Times New Roman" w:hAnsi="Times New Roman"/>
                </w:rPr>
                <w:t>0.9</w:t>
              </w:r>
            </w:ins>
          </w:p>
          <w:p w14:paraId="5ADDB293" w14:textId="77777777" w:rsidR="008E69F1" w:rsidRDefault="008E69F1" w:rsidP="004F0948">
            <w:pPr>
              <w:spacing w:before="120" w:after="120"/>
              <w:rPr>
                <w:ins w:id="15" w:author="Kaja Hansen" w:date="2018-03-22T10:40:00Z"/>
                <w:rFonts w:ascii="Times New Roman" w:eastAsia="Times New Roman" w:hAnsi="Times New Roman"/>
              </w:rPr>
            </w:pPr>
          </w:p>
          <w:p w14:paraId="6F99B271" w14:textId="78626FB1" w:rsidR="008E69F1" w:rsidRDefault="008E69F1" w:rsidP="004F0948">
            <w:pPr>
              <w:spacing w:before="120" w:after="120"/>
              <w:rPr>
                <w:rFonts w:ascii="Times New Roman" w:eastAsia="Times New Roman" w:hAnsi="Times New Roman"/>
              </w:rPr>
            </w:pPr>
            <w:ins w:id="16" w:author="Kaja Hansen" w:date="2018-03-22T10:40:00Z">
              <w:r>
                <w:rPr>
                  <w:rFonts w:ascii="Times New Roman" w:eastAsia="Times New Roman" w:hAnsi="Times New Roman"/>
                </w:rPr>
                <w:t>0.9.1</w:t>
              </w:r>
            </w:ins>
          </w:p>
        </w:tc>
        <w:tc>
          <w:tcPr>
            <w:tcW w:w="4417" w:type="dxa"/>
          </w:tcPr>
          <w:p w14:paraId="180EAB58" w14:textId="23820017" w:rsidR="004F0948" w:rsidRDefault="15FF41E5" w:rsidP="15FF41E5">
            <w:pPr>
              <w:spacing w:before="120" w:after="120"/>
              <w:rPr>
                <w:ins w:id="17" w:author="Cæcilie Elle" w:date="2018-02-27T15:04:00Z"/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Tilføjet SLA kategori oversigt for service/metode</w:t>
            </w:r>
          </w:p>
          <w:p w14:paraId="75A8BBE3" w14:textId="77777777" w:rsidR="004F0948" w:rsidRDefault="004F0948" w:rsidP="15FF41E5">
            <w:pPr>
              <w:spacing w:before="120" w:after="120"/>
              <w:rPr>
                <w:ins w:id="18" w:author="Kaja Hansen" w:date="2018-03-22T10:41:00Z"/>
                <w:rFonts w:ascii="Times New Roman" w:eastAsia="Times New Roman" w:hAnsi="Times New Roman"/>
              </w:rPr>
            </w:pPr>
            <w:ins w:id="19" w:author="Cæcilie Elle" w:date="2018-02-27T15:05:00Z">
              <w:r>
                <w:rPr>
                  <w:rFonts w:ascii="Times New Roman" w:eastAsia="Times New Roman" w:hAnsi="Times New Roman"/>
                </w:rPr>
                <w:t xml:space="preserve">Tilføjet beskrivelse af </w:t>
              </w:r>
            </w:ins>
            <w:ins w:id="20" w:author="Cæcilie Elle" w:date="2018-02-27T15:06:00Z">
              <w:r>
                <w:rPr>
                  <w:rFonts w:ascii="Times New Roman" w:eastAsia="Times New Roman" w:hAnsi="Times New Roman"/>
                </w:rPr>
                <w:t>output</w:t>
              </w:r>
            </w:ins>
            <w:ins w:id="21" w:author="Cæcilie Elle" w:date="2018-02-27T15:07:00Z">
              <w:r>
                <w:rPr>
                  <w:rFonts w:ascii="Times New Roman" w:eastAsia="Times New Roman" w:hAnsi="Times New Roman"/>
                </w:rPr>
                <w:t xml:space="preserve"> parametre</w:t>
              </w:r>
            </w:ins>
            <w:ins w:id="22" w:author="Cæcilie Elle" w:date="2018-02-27T15:05:00Z">
              <w:r>
                <w:rPr>
                  <w:rFonts w:ascii="Times New Roman" w:eastAsia="Times New Roman" w:hAnsi="Times New Roman"/>
                </w:rPr>
                <w:t xml:space="preserve"> og henvisning til fejlkodedokumentation</w:t>
              </w:r>
            </w:ins>
          </w:p>
          <w:p w14:paraId="765F7A74" w14:textId="600E7CA5" w:rsidR="008E69F1" w:rsidRDefault="008E69F1" w:rsidP="008E69F1">
            <w:pPr>
              <w:spacing w:after="120"/>
              <w:rPr>
                <w:rFonts w:ascii="Times New Roman" w:eastAsia="Times New Roman" w:hAnsi="Times New Roman"/>
              </w:rPr>
              <w:pPrChange w:id="23" w:author="Kaja Hansen" w:date="2018-03-22T10:41:00Z">
                <w:pPr>
                  <w:spacing w:before="120" w:after="120"/>
                </w:pPr>
              </w:pPrChange>
            </w:pPr>
            <w:ins w:id="24" w:author="Kaja Hansen" w:date="2018-03-22T10:41:00Z">
              <w:r>
                <w:rPr>
                  <w:rFonts w:ascii="Times New Roman" w:eastAsia="Times New Roman" w:hAnsi="Times New Roman"/>
                </w:rPr>
                <w:t>Rettet fejl servicemetode</w:t>
              </w:r>
            </w:ins>
            <w:ins w:id="25" w:author="Kaja Hansen" w:date="2018-03-22T10:44:00Z">
              <w:r>
                <w:rPr>
                  <w:rFonts w:ascii="Times New Roman" w:eastAsia="Times New Roman" w:hAnsi="Times New Roman"/>
                </w:rPr>
                <w:t xml:space="preserve"> i oversigt</w:t>
              </w:r>
            </w:ins>
            <w:bookmarkStart w:id="26" w:name="_GoBack"/>
            <w:bookmarkEnd w:id="26"/>
          </w:p>
        </w:tc>
        <w:tc>
          <w:tcPr>
            <w:tcW w:w="3064" w:type="dxa"/>
          </w:tcPr>
          <w:p w14:paraId="15199276" w14:textId="7336B5E7" w:rsidR="00AC0194" w:rsidRDefault="004F0948" w:rsidP="15FF41E5">
            <w:pPr>
              <w:spacing w:before="120" w:after="120"/>
              <w:rPr>
                <w:ins w:id="27" w:author="Cæcilie Elle" w:date="2018-02-27T15:07:00Z"/>
                <w:rFonts w:ascii="Times New Roman" w:eastAsia="Times New Roman" w:hAnsi="Times New Roman"/>
              </w:rPr>
            </w:pPr>
            <w:r w:rsidRPr="15FF41E5">
              <w:rPr>
                <w:rFonts w:ascii="Times New Roman" w:eastAsia="Times New Roman" w:hAnsi="Times New Roman"/>
              </w:rPr>
              <w:t>K</w:t>
            </w:r>
            <w:r w:rsidR="15FF41E5" w:rsidRPr="15FF41E5">
              <w:rPr>
                <w:rFonts w:ascii="Times New Roman" w:eastAsia="Times New Roman" w:hAnsi="Times New Roman"/>
              </w:rPr>
              <w:t>ajah</w:t>
            </w:r>
          </w:p>
          <w:p w14:paraId="2246D300" w14:textId="77777777" w:rsidR="004F0948" w:rsidRDefault="004F0948" w:rsidP="15FF41E5">
            <w:pPr>
              <w:spacing w:before="120" w:after="120"/>
              <w:rPr>
                <w:ins w:id="28" w:author="Kaja Hansen" w:date="2018-03-22T10:40:00Z"/>
                <w:rFonts w:ascii="Times New Roman" w:eastAsia="Times New Roman" w:hAnsi="Times New Roman"/>
              </w:rPr>
            </w:pPr>
            <w:ins w:id="29" w:author="Cæcilie Elle" w:date="2018-02-27T15:07:00Z">
              <w:r>
                <w:rPr>
                  <w:rFonts w:ascii="Times New Roman" w:eastAsia="Times New Roman" w:hAnsi="Times New Roman"/>
                </w:rPr>
                <w:br/>
                <w:t>CAELL</w:t>
              </w:r>
            </w:ins>
          </w:p>
          <w:p w14:paraId="6FDA2C68" w14:textId="77777777" w:rsidR="008E69F1" w:rsidRDefault="008E69F1" w:rsidP="15FF41E5">
            <w:pPr>
              <w:spacing w:before="120" w:after="120"/>
              <w:rPr>
                <w:ins w:id="30" w:author="Kaja Hansen" w:date="2018-03-22T10:40:00Z"/>
                <w:rFonts w:ascii="Times New Roman" w:eastAsia="Times New Roman" w:hAnsi="Times New Roman"/>
              </w:rPr>
            </w:pPr>
          </w:p>
          <w:p w14:paraId="47E9B970" w14:textId="3738D28F" w:rsidR="008E69F1" w:rsidRDefault="008E69F1" w:rsidP="15FF41E5">
            <w:pPr>
              <w:spacing w:before="120" w:after="120"/>
              <w:rPr>
                <w:rFonts w:ascii="Times New Roman" w:eastAsia="Times New Roman" w:hAnsi="Times New Roman"/>
              </w:rPr>
            </w:pPr>
            <w:ins w:id="31" w:author="Kaja Hansen" w:date="2018-03-22T10:41:00Z">
              <w:r>
                <w:rPr>
                  <w:rFonts w:ascii="Times New Roman" w:eastAsia="Times New Roman" w:hAnsi="Times New Roman"/>
                </w:rPr>
                <w:t>kajah</w:t>
              </w:r>
            </w:ins>
          </w:p>
        </w:tc>
      </w:tr>
    </w:tbl>
    <w:p w14:paraId="7CCDEE39" w14:textId="77777777" w:rsidR="00256DA5" w:rsidRDefault="00256DA5" w:rsidP="00DA1717">
      <w:pPr>
        <w:pStyle w:val="Overskrift1"/>
      </w:pPr>
    </w:p>
    <w:p w14:paraId="7CCDEE3A" w14:textId="77777777" w:rsidR="00256DA5" w:rsidRDefault="00256DA5" w:rsidP="00256DA5">
      <w:pPr>
        <w:spacing w:after="200" w:line="276" w:lineRule="auto"/>
      </w:pPr>
      <w:r>
        <w:br w:type="page"/>
      </w:r>
    </w:p>
    <w:p w14:paraId="7CCDEE3B" w14:textId="77777777" w:rsidR="00256DA5" w:rsidRDefault="00256DA5" w:rsidP="00256DA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62259359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</w:rPr>
      </w:sdtEndPr>
      <w:sdtContent>
        <w:p w14:paraId="7CCDEE3C" w14:textId="77777777" w:rsidR="00256DA5" w:rsidRDefault="00256DA5" w:rsidP="00256DA5">
          <w:pPr>
            <w:pStyle w:val="Overskrift"/>
          </w:pPr>
          <w:r>
            <w:t>Indhold</w:t>
          </w:r>
        </w:p>
        <w:p w14:paraId="643A7759" w14:textId="3E3F5BD8" w:rsidR="009F5E63" w:rsidRDefault="00256DA5">
          <w:pPr>
            <w:pStyle w:val="Indholdsfortegnelse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7500204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Versions historik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_Toc507500204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1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32018FBD" w14:textId="38980EE1" w:rsidR="009F5E63" w:rsidRDefault="002D088B">
          <w:pPr>
            <w:pStyle w:val="Indholdsfortegnelse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05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Introduktion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_Toc507500205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3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00F4098D" w14:textId="2298F255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06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URL opbygning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_Toc507500206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3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2D1F0911" w14:textId="72ABDD6C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07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Generelt om søgeparametre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_Toc507500207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4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1AAB966A" w14:textId="625ABA5C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08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Generelt om outputparametre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_Toc507500208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5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43B61931" w14:textId="31149B40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09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Generelt om fejlkoder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_Toc507500209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5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3BF1433B" w14:textId="10F5CBA1" w:rsidR="009F5E63" w:rsidRDefault="002D088B">
          <w:pPr>
            <w:pStyle w:val="Indholdsfortegnelse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0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CPR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_Toc507500210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5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31AD0919" w14:textId="18755659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1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Rest service: CprPrivateAdressName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_Toc507500211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5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5642D5AE" w14:textId="7171D737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2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Metode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: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  <w:lang w:eastAsia="da-DK"/>
              </w:rPr>
              <w:t>PrivatePersonCurrentAdressName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_Toc507500212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6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5D0C46A1" w14:textId="2019DFE4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3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Rest service: CprPrivateDaradressName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_Toc507500213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6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3AFE8733" w14:textId="7188FB1C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4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Metode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: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PrivatePersonCurrentDaradressName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_Toc507500214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7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51957AE8" w14:textId="24E68039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5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Rest service: CprPrivateDateOfBirthName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_Toc507500215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7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6E98E5C7" w14:textId="253A886F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6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Metode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: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PrivatePersonCurrentDateOfBirthName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_Toc507500216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8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7AB3F8C7" w14:textId="20AC6A4B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7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Rest service: CprPrivatePNR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_Toc507500217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8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655BE34D" w14:textId="7C9F6B9C" w:rsidR="009F5E63" w:rsidRDefault="002D088B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507500218" w:history="1"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>Metode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:</w:t>
            </w:r>
            <w:r w:rsidR="009F5E63" w:rsidRPr="00CD426D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PrivatePersonCurrentPNR</w:t>
            </w:r>
            <w:r w:rsidR="009F5E63">
              <w:rPr>
                <w:noProof/>
                <w:webHidden/>
              </w:rPr>
              <w:tab/>
            </w:r>
            <w:r w:rsidR="009F5E63">
              <w:rPr>
                <w:noProof/>
                <w:webHidden/>
              </w:rPr>
              <w:fldChar w:fldCharType="begin"/>
            </w:r>
            <w:r w:rsidR="009F5E63">
              <w:rPr>
                <w:noProof/>
                <w:webHidden/>
              </w:rPr>
              <w:instrText xml:space="preserve"> PAGEREF _Toc507500218 \h </w:instrText>
            </w:r>
            <w:r w:rsidR="009F5E63">
              <w:rPr>
                <w:noProof/>
                <w:webHidden/>
              </w:rPr>
            </w:r>
            <w:r w:rsidR="009F5E63">
              <w:rPr>
                <w:noProof/>
                <w:webHidden/>
              </w:rPr>
              <w:fldChar w:fldCharType="separate"/>
            </w:r>
            <w:r w:rsidR="009F5E63">
              <w:rPr>
                <w:noProof/>
                <w:webHidden/>
              </w:rPr>
              <w:t>9</w:t>
            </w:r>
            <w:r w:rsidR="009F5E63">
              <w:rPr>
                <w:noProof/>
                <w:webHidden/>
              </w:rPr>
              <w:fldChar w:fldCharType="end"/>
            </w:r>
          </w:hyperlink>
        </w:p>
        <w:p w14:paraId="7CCDEE4A" w14:textId="77777777" w:rsidR="00256DA5" w:rsidRDefault="00256DA5" w:rsidP="00256DA5">
          <w:r>
            <w:rPr>
              <w:b/>
              <w:bCs/>
            </w:rPr>
            <w:fldChar w:fldCharType="end"/>
          </w:r>
        </w:p>
      </w:sdtContent>
    </w:sdt>
    <w:p w14:paraId="7CCDEE4B" w14:textId="77777777" w:rsidR="00256DA5" w:rsidRDefault="00256DA5" w:rsidP="00256DA5">
      <w:pPr>
        <w:spacing w:after="200" w:line="276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7CCDEE4C" w14:textId="77777777" w:rsidR="00256DA5" w:rsidRDefault="00256DA5" w:rsidP="00256DA5">
      <w:pPr>
        <w:pStyle w:val="Overskrift1"/>
        <w:sectPr w:rsidR="00256D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14:paraId="7CCDEE4D" w14:textId="77777777" w:rsidR="00256DA5" w:rsidRDefault="15FF41E5" w:rsidP="15FF41E5">
      <w:pPr>
        <w:pStyle w:val="Overskrift1"/>
        <w:rPr>
          <w:rFonts w:ascii="Times New Roman" w:eastAsia="Times New Roman" w:hAnsi="Times New Roman" w:cs="Times New Roman"/>
        </w:rPr>
      </w:pPr>
      <w:bookmarkStart w:id="32" w:name="_Toc507500205"/>
      <w:r w:rsidRPr="15FF41E5">
        <w:rPr>
          <w:rFonts w:ascii="Times New Roman" w:eastAsia="Times New Roman" w:hAnsi="Times New Roman" w:cs="Times New Roman"/>
        </w:rPr>
        <w:lastRenderedPageBreak/>
        <w:t>Introduktion</w:t>
      </w:r>
      <w:bookmarkEnd w:id="32"/>
    </w:p>
    <w:p w14:paraId="7CCDEE4E" w14:textId="26F125AD" w:rsidR="00256DA5" w:rsidRDefault="15FF41E5" w:rsidP="15FF41E5">
      <w:pPr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Dokumentet beskriver de webservices på Datafordeleren, der udstiller CPR data for private anvendere.</w:t>
      </w:r>
    </w:p>
    <w:p w14:paraId="40274446" w14:textId="73EE6E19" w:rsidR="003513F7" w:rsidRDefault="15FF41E5" w:rsidP="15FF41E5">
      <w:pPr>
        <w:pStyle w:val="Default"/>
        <w:spacing w:before="120"/>
        <w:rPr>
          <w:rFonts w:ascii="Times New Roman" w:eastAsia="Times New Roman" w:hAnsi="Times New Roman" w:cs="Times New Roman"/>
        </w:rPr>
      </w:pPr>
      <w:r w:rsidRPr="15FF41E5">
        <w:rPr>
          <w:rFonts w:ascii="Times New Roman" w:eastAsia="Times New Roman" w:hAnsi="Times New Roman" w:cs="Times New Roman"/>
        </w:rPr>
        <w:t>Oversigt over tjenester/metoder:</w:t>
      </w:r>
    </w:p>
    <w:p w14:paraId="1D02B0DE" w14:textId="77777777" w:rsidR="003513F7" w:rsidRPr="003513F7" w:rsidRDefault="003513F7" w:rsidP="15FF41E5">
      <w:pPr>
        <w:pStyle w:val="Default"/>
        <w:spacing w:before="120"/>
        <w:rPr>
          <w:rFonts w:ascii="Times New Roman" w:eastAsia="Times New Roman" w:hAnsi="Times New Roman" w:cs="Times New Roman"/>
        </w:rPr>
      </w:pPr>
    </w:p>
    <w:tbl>
      <w:tblPr>
        <w:tblW w:w="8717" w:type="dxa"/>
        <w:tblInd w:w="-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6326"/>
        <w:gridCol w:w="947"/>
      </w:tblGrid>
      <w:tr w:rsidR="005639D1" w14:paraId="63A0109B" w14:textId="77777777" w:rsidTr="15FF41E5">
        <w:trPr>
          <w:trHeight w:val="300"/>
        </w:trPr>
        <w:tc>
          <w:tcPr>
            <w:tcW w:w="27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5B3D7" w:themeFill="accent1" w:themeFillTint="99"/>
          </w:tcPr>
          <w:p w14:paraId="12BA8FA2" w14:textId="11C82B90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REST service</w:t>
            </w:r>
          </w:p>
        </w:tc>
        <w:tc>
          <w:tcPr>
            <w:tcW w:w="4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5B3D7" w:themeFill="accent1" w:themeFillTint="99"/>
          </w:tcPr>
          <w:p w14:paraId="2A610210" w14:textId="0F910DFC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Metode</w:t>
            </w: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5B3D7" w:themeFill="accent1" w:themeFillTint="99"/>
          </w:tcPr>
          <w:p w14:paraId="7F649766" w14:textId="093C4B2F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SLA kategori</w:t>
            </w:r>
          </w:p>
        </w:tc>
      </w:tr>
      <w:tr w:rsidR="005639D1" w14:paraId="0FD0C7A5" w14:textId="77777777" w:rsidTr="15FF41E5">
        <w:trPr>
          <w:trHeight w:val="324"/>
        </w:trPr>
        <w:tc>
          <w:tcPr>
            <w:tcW w:w="27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2704DE" w14:textId="18285C2C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CprPrivatePNR</w:t>
            </w:r>
          </w:p>
        </w:tc>
        <w:tc>
          <w:tcPr>
            <w:tcW w:w="4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68121" w14:textId="4AD23006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PrivatePersonCurrentPNR </w:t>
            </w:r>
          </w:p>
        </w:tc>
        <w:tc>
          <w:tcPr>
            <w:tcW w:w="17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8CFCD" w14:textId="4BD80CDD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Simpel</w:t>
            </w:r>
          </w:p>
        </w:tc>
      </w:tr>
      <w:tr w:rsidR="005639D1" w14:paraId="15720664" w14:textId="77777777" w:rsidTr="15FF41E5">
        <w:trPr>
          <w:trHeight w:val="279"/>
        </w:trPr>
        <w:tc>
          <w:tcPr>
            <w:tcW w:w="27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D41AA6" w14:textId="50E10E3D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CprPrivateAdressName</w:t>
            </w:r>
          </w:p>
        </w:tc>
        <w:tc>
          <w:tcPr>
            <w:tcW w:w="4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3DA4D6" w14:textId="7C8927D9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PrivatePersonCurrentAdressName</w:t>
            </w:r>
          </w:p>
        </w:tc>
        <w:tc>
          <w:tcPr>
            <w:tcW w:w="17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4C1512" w14:textId="35A6EC49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Almindelig</w:t>
            </w:r>
          </w:p>
        </w:tc>
      </w:tr>
      <w:tr w:rsidR="005639D1" w14:paraId="44EE2EEF" w14:textId="77777777" w:rsidTr="15FF41E5">
        <w:trPr>
          <w:trHeight w:val="279"/>
        </w:trPr>
        <w:tc>
          <w:tcPr>
            <w:tcW w:w="27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689848" w14:textId="21786D84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CprPrivateDateOfBirthName</w:t>
            </w:r>
          </w:p>
        </w:tc>
        <w:tc>
          <w:tcPr>
            <w:tcW w:w="4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B89BE0" w14:textId="27A44F5A" w:rsidR="005639D1" w:rsidRPr="00234541" w:rsidRDefault="008E69F1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ins w:id="33" w:author="Kaja Hansen" w:date="2018-03-22T10:43:00Z">
              <w:r w:rsidRPr="008E69F1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PrivatePersonCurrentDateOfBirthName</w:t>
              </w:r>
            </w:ins>
            <w:del w:id="34" w:author="Kaja Hansen" w:date="2018-03-22T10:43:00Z">
              <w:r w:rsidR="15FF41E5" w:rsidRPr="15FF41E5" w:rsidDel="008E69F1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delText>PrivatePersonCurrentDaradressName</w:delText>
              </w:r>
            </w:del>
          </w:p>
        </w:tc>
        <w:tc>
          <w:tcPr>
            <w:tcW w:w="17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FE4B4" w14:textId="6979DBD4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Almindelig</w:t>
            </w:r>
          </w:p>
        </w:tc>
      </w:tr>
      <w:tr w:rsidR="005639D1" w14:paraId="7322772D" w14:textId="77777777" w:rsidTr="15FF41E5">
        <w:trPr>
          <w:trHeight w:val="288"/>
        </w:trPr>
        <w:tc>
          <w:tcPr>
            <w:tcW w:w="27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D7F75" w14:textId="2FBFEC99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CprPrivateDaradressName</w:t>
            </w:r>
          </w:p>
        </w:tc>
        <w:tc>
          <w:tcPr>
            <w:tcW w:w="4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B91F8" w14:textId="5EBEDBCA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PrivatePersonCurrentDarIdName</w:t>
            </w:r>
          </w:p>
        </w:tc>
        <w:tc>
          <w:tcPr>
            <w:tcW w:w="17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7B2072" w14:textId="5A395A79" w:rsidR="005639D1" w:rsidRPr="00234541" w:rsidRDefault="15FF41E5" w:rsidP="15FF41E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Almindelig</w:t>
            </w:r>
          </w:p>
        </w:tc>
      </w:tr>
    </w:tbl>
    <w:p w14:paraId="12F4FE59" w14:textId="77777777" w:rsidR="003513F7" w:rsidRDefault="003513F7" w:rsidP="15FF41E5">
      <w:pP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14:paraId="2177B956" w14:textId="7D68495B" w:rsidR="00F6436F" w:rsidRPr="006A40CF" w:rsidRDefault="15FF41E5" w:rsidP="15FF41E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SLA kategorier i produktion- maksimal svartid i sekunder: </w:t>
      </w:r>
    </w:p>
    <w:p w14:paraId="574B4053" w14:textId="7CFC7F8A" w:rsidR="00F6436F" w:rsidRPr="006A40CF" w:rsidRDefault="15FF41E5" w:rsidP="15FF41E5">
      <w:pPr>
        <w:pStyle w:val="Opstilling-punkttegn"/>
        <w:rPr>
          <w:color w:val="000000" w:themeColor="text1"/>
          <w:sz w:val="28"/>
          <w:szCs w:val="28"/>
        </w:rPr>
      </w:pPr>
      <w:r w:rsidRPr="15FF41E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Simpel: 0.09 </w:t>
      </w:r>
    </w:p>
    <w:p w14:paraId="72AEB39B" w14:textId="7DB5C0FF" w:rsidR="00F6436F" w:rsidRPr="006A40CF" w:rsidRDefault="15FF41E5" w:rsidP="15FF41E5">
      <w:pPr>
        <w:pStyle w:val="Opstilling-punkttegn"/>
        <w:rPr>
          <w:color w:val="000000" w:themeColor="text1"/>
          <w:sz w:val="28"/>
          <w:szCs w:val="28"/>
        </w:rPr>
      </w:pPr>
      <w:r w:rsidRPr="15FF41E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Almindelig: 1.0</w:t>
      </w:r>
    </w:p>
    <w:p w14:paraId="13358C47" w14:textId="41B90790" w:rsidR="00F6436F" w:rsidRDefault="15FF41E5" w:rsidP="15FF41E5">
      <w:pPr>
        <w:pStyle w:val="Opstilling-punkttegn"/>
        <w:rPr>
          <w:color w:val="000000" w:themeColor="text1"/>
          <w:sz w:val="28"/>
          <w:szCs w:val="28"/>
        </w:rPr>
      </w:pPr>
      <w:r w:rsidRPr="15FF41E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Kompleks: 2.5 </w:t>
      </w:r>
    </w:p>
    <w:p w14:paraId="7CCDEE4F" w14:textId="77777777" w:rsidR="00256DA5" w:rsidRPr="00E236BB" w:rsidRDefault="15FF41E5" w:rsidP="00E236BB">
      <w:pPr>
        <w:pStyle w:val="Overskrift2"/>
        <w:rPr>
          <w:rFonts w:ascii="Times New Roman" w:eastAsia="Times New Roman" w:hAnsi="Times New Roman" w:cs="Times New Roman"/>
        </w:rPr>
      </w:pPr>
      <w:bookmarkStart w:id="35" w:name="_Toc507500206"/>
      <w:r w:rsidRPr="00E236BB">
        <w:rPr>
          <w:rFonts w:ascii="Times New Roman" w:eastAsia="Times New Roman" w:hAnsi="Times New Roman" w:cs="Times New Roman"/>
        </w:rPr>
        <w:t>URL opbygning</w:t>
      </w:r>
      <w:bookmarkEnd w:id="35"/>
    </w:p>
    <w:p w14:paraId="1922DBD7" w14:textId="1987E50A" w:rsidR="00DA1717" w:rsidRDefault="15FF41E5" w:rsidP="15FF41E5">
      <w:pPr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 xml:space="preserve">URL for de enkelte REST services er opbygget af et endpoint efterfulgt af registernavn, servicenavn, versionen af servicen, servicetype (REST eller WFS etc.) samt metodenavn for REST services. Efter ? tilføjes parametre i kaldet, der kan indeholde generelle kaldeparametre for REST services og metode specifikke parametre. </w:t>
      </w:r>
    </w:p>
    <w:p w14:paraId="69589840" w14:textId="09F67B6F" w:rsidR="00DA1717" w:rsidRDefault="15FF41E5" w:rsidP="15FF41E5">
      <w:pPr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Endpointet indeholder værtsnavnet, med et præfiks for miljøet hvis det ikke er produktionsmiljøet der tilgås.  Hvis der er tale om fortrolige eller følsomme data, følger S5. Se miljøbeskrivelser på datafordeler.dk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33"/>
        <w:gridCol w:w="7095"/>
      </w:tblGrid>
      <w:tr w:rsidR="007D45F3" w:rsidRPr="00050D7C" w14:paraId="29A891B4" w14:textId="77777777" w:rsidTr="15FF41E5">
        <w:tc>
          <w:tcPr>
            <w:tcW w:w="2660" w:type="dxa"/>
          </w:tcPr>
          <w:p w14:paraId="1FCE53CD" w14:textId="77777777" w:rsidR="007D45F3" w:rsidRPr="00DA1717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struktur for REST services</w:t>
            </w:r>
          </w:p>
        </w:tc>
        <w:tc>
          <w:tcPr>
            <w:tcW w:w="6946" w:type="dxa"/>
          </w:tcPr>
          <w:p w14:paraId="4971B138" w14:textId="77777777" w:rsidR="007D45F3" w:rsidRPr="00DA1717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&lt;endpoint&gt;/register/service/version/servicetype/metode?</w:t>
            </w:r>
          </w:p>
        </w:tc>
      </w:tr>
      <w:tr w:rsidR="007D45F3" w:rsidRPr="008E69F1" w14:paraId="584E1060" w14:textId="77777777" w:rsidTr="15FF41E5">
        <w:tc>
          <w:tcPr>
            <w:tcW w:w="2660" w:type="dxa"/>
          </w:tcPr>
          <w:p w14:paraId="42EA707F" w14:textId="77777777" w:rsidR="007D45F3" w:rsidRPr="00DA1717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Eksempel</w:t>
            </w:r>
          </w:p>
        </w:tc>
        <w:tc>
          <w:tcPr>
            <w:tcW w:w="6946" w:type="dxa"/>
          </w:tcPr>
          <w:p w14:paraId="36EA8444" w14:textId="77777777" w:rsidR="007D45F3" w:rsidRPr="005350D7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&lt;endpoint&gt;= </w:t>
            </w:r>
            <w:r w:rsidR="00ED4515">
              <w:fldChar w:fldCharType="begin"/>
            </w:r>
            <w:r w:rsidR="00ED4515" w:rsidRPr="00E236BB">
              <w:rPr>
                <w:lang w:val="en-US"/>
                <w:rPrChange w:id="36" w:author="Cæcilie Elle" w:date="2018-02-27T11:59:00Z">
                  <w:rPr/>
                </w:rPrChange>
              </w:rPr>
              <w:instrText xml:space="preserve"> HYPERLINK "https://test03-s5-certservices.datafordeler.dk/" \h </w:instrText>
            </w:r>
            <w:r w:rsidR="00ED4515">
              <w:fldChar w:fldCharType="separate"/>
            </w:r>
            <w:r w:rsidRPr="15FF41E5">
              <w:rPr>
                <w:rStyle w:val="Hyperlink"/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https://test03-s5-certservices.datafordeler.dk/</w:t>
            </w:r>
            <w:r w:rsidR="00ED4515">
              <w:rPr>
                <w:rStyle w:val="Hyperlink"/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fldChar w:fldCharType="end"/>
            </w:r>
          </w:p>
          <w:p w14:paraId="5DE0ED28" w14:textId="77777777" w:rsidR="007D45F3" w:rsidRPr="005350D7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/register/service/version/servicetype/metode? = </w:t>
            </w:r>
          </w:p>
          <w:p w14:paraId="18F70A2D" w14:textId="3C62236F" w:rsidR="007D45F3" w:rsidRPr="005350D7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CPR/CprPrivateAdressName/1/rest/</w:t>
            </w: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PrivatePersonCurrentAdressName</w:t>
            </w: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</w:tr>
    </w:tbl>
    <w:p w14:paraId="7FA5114E" w14:textId="78AD77E8" w:rsidR="00BD467E" w:rsidRDefault="00BD467E" w:rsidP="15FF41E5">
      <w:pPr>
        <w:rPr>
          <w:rFonts w:ascii="Times New Roman" w:eastAsia="Times New Roman" w:hAnsi="Times New Roman" w:cs="Times New Roman"/>
          <w:lang w:val="en-US"/>
        </w:rPr>
      </w:pPr>
    </w:p>
    <w:p w14:paraId="30F1B7F8" w14:textId="052565ED" w:rsidR="0075574A" w:rsidRPr="000D1AE5" w:rsidRDefault="0075574A" w:rsidP="0075574A">
      <w:pPr>
        <w:rPr>
          <w:ins w:id="37" w:author="Jacob Schou" w:date="2018-02-15T11:33:00Z"/>
          <w:rFonts w:ascii="Times New Roman" w:hAnsi="Times New Roman" w:cs="Times New Roman"/>
          <w:iCs/>
          <w:color w:val="000000"/>
          <w:lang w:eastAsia="da-DK"/>
        </w:rPr>
      </w:pPr>
      <w:ins w:id="38" w:author="Jacob Schou" w:date="2018-02-15T11:28:00Z">
        <w:r w:rsidRPr="000D1AE5">
          <w:rPr>
            <w:rFonts w:ascii="Times New Roman" w:eastAsia="Times New Roman" w:hAnsi="Times New Roman" w:cs="Times New Roman"/>
          </w:rPr>
          <w:t>Tjenesterne er specificeret til at give JSON som output, og dette er default såfremt output parameter ikke anvendes</w:t>
        </w:r>
      </w:ins>
      <w:ins w:id="39" w:author="Jacob Schou" w:date="2018-02-15T11:30:00Z">
        <w:r w:rsidRPr="000D1AE5">
          <w:rPr>
            <w:rFonts w:ascii="Times New Roman" w:eastAsia="Times New Roman" w:hAnsi="Times New Roman" w:cs="Times New Roman"/>
          </w:rPr>
          <w:t>.</w:t>
        </w:r>
      </w:ins>
      <w:ins w:id="40" w:author="Jacob Schou" w:date="2018-02-15T11:33:00Z">
        <w:r w:rsidRPr="000D1AE5">
          <w:rPr>
            <w:rFonts w:ascii="Times New Roman" w:hAnsi="Times New Roman" w:cs="Times New Roman"/>
            <w:iCs/>
            <w:color w:val="000000"/>
          </w:rPr>
          <w:t xml:space="preserve"> </w:t>
        </w:r>
      </w:ins>
      <w:ins w:id="41" w:author="Jacob Schou" w:date="2018-02-15T11:34:00Z">
        <w:r w:rsidRPr="000D1AE5">
          <w:rPr>
            <w:rFonts w:ascii="Times New Roman" w:hAnsi="Times New Roman" w:cs="Times New Roman"/>
            <w:iCs/>
            <w:color w:val="000000"/>
          </w:rPr>
          <w:t xml:space="preserve">Såfremt der angives XML som output parameter, leveres XML baseret </w:t>
        </w:r>
        <w:r w:rsidR="000D7E2F" w:rsidRPr="000D1AE5">
          <w:rPr>
            <w:rFonts w:ascii="Times New Roman" w:hAnsi="Times New Roman" w:cs="Times New Roman"/>
            <w:iCs/>
            <w:color w:val="000000"/>
          </w:rPr>
          <w:t>på det specificerede JSON skema:</w:t>
        </w:r>
      </w:ins>
    </w:p>
    <w:p w14:paraId="442B70B2" w14:textId="5B4F806F" w:rsidR="0075574A" w:rsidRPr="000D1AE5" w:rsidRDefault="0075574A" w:rsidP="0075574A">
      <w:pPr>
        <w:pStyle w:val="Listeafsnit"/>
        <w:ind w:hanging="360"/>
        <w:rPr>
          <w:ins w:id="42" w:author="Jacob Schou" w:date="2018-02-15T11:33:00Z"/>
          <w:rFonts w:ascii="Times New Roman" w:hAnsi="Times New Roman" w:cs="Times New Roman"/>
          <w:iCs/>
          <w:color w:val="000000"/>
        </w:rPr>
      </w:pPr>
      <w:ins w:id="43" w:author="Jacob Schou" w:date="2018-02-15T11:33:00Z">
        <w:r w:rsidRPr="000D1AE5">
          <w:rPr>
            <w:rFonts w:ascii="Times New Roman" w:hAnsi="Times New Roman" w:cs="Times New Roman"/>
            <w:color w:val="000000"/>
          </w:rPr>
          <w:t>·</w:t>
        </w:r>
        <w:r w:rsidRPr="000D1AE5">
          <w:rPr>
            <w:rFonts w:ascii="Times New Roman" w:hAnsi="Times New Roman" w:cs="Times New Roman"/>
            <w:color w:val="000000"/>
            <w:sz w:val="14"/>
            <w:szCs w:val="14"/>
          </w:rPr>
          <w:t xml:space="preserve">        </w:t>
        </w:r>
        <w:r w:rsidRPr="000D1AE5">
          <w:rPr>
            <w:rFonts w:ascii="Times New Roman" w:hAnsi="Times New Roman" w:cs="Times New Roman"/>
            <w:iCs/>
            <w:color w:val="000000"/>
          </w:rPr>
          <w:t>Der udføres samme sæt SQL'er (data fremsøgning) uafhængigt af ønsket format og der hentes kun data der indgår i JSON skemaet.</w:t>
        </w:r>
      </w:ins>
    </w:p>
    <w:p w14:paraId="518F4111" w14:textId="77777777" w:rsidR="0075574A" w:rsidRPr="000D1AE5" w:rsidRDefault="0075574A" w:rsidP="0075574A">
      <w:pPr>
        <w:pStyle w:val="Listeafsnit"/>
        <w:ind w:hanging="360"/>
        <w:rPr>
          <w:ins w:id="44" w:author="Jacob Schou" w:date="2018-02-15T11:33:00Z"/>
          <w:rFonts w:ascii="Times New Roman" w:hAnsi="Times New Roman" w:cs="Times New Roman"/>
          <w:iCs/>
          <w:color w:val="000000"/>
        </w:rPr>
      </w:pPr>
      <w:ins w:id="45" w:author="Jacob Schou" w:date="2018-02-15T11:33:00Z">
        <w:r w:rsidRPr="000D1AE5">
          <w:rPr>
            <w:rFonts w:ascii="Times New Roman" w:hAnsi="Times New Roman" w:cs="Times New Roman"/>
            <w:color w:val="000000"/>
          </w:rPr>
          <w:t>·</w:t>
        </w:r>
        <w:r w:rsidRPr="000D1AE5">
          <w:rPr>
            <w:rFonts w:ascii="Times New Roman" w:hAnsi="Times New Roman" w:cs="Times New Roman"/>
            <w:color w:val="000000"/>
            <w:sz w:val="14"/>
            <w:szCs w:val="14"/>
          </w:rPr>
          <w:t xml:space="preserve">        </w:t>
        </w:r>
        <w:r w:rsidRPr="000D1AE5">
          <w:rPr>
            <w:rFonts w:ascii="Times New Roman" w:hAnsi="Times New Roman" w:cs="Times New Roman"/>
            <w:iCs/>
            <w:color w:val="000000"/>
          </w:rPr>
          <w:t>Herefter formateres de fremsøgte data til det ønskede format ud fra JSON skemaet.</w:t>
        </w:r>
      </w:ins>
    </w:p>
    <w:p w14:paraId="03DFD22D" w14:textId="6000624F" w:rsidR="0075574A" w:rsidRPr="000D1AE5" w:rsidRDefault="0075574A" w:rsidP="15FF41E5">
      <w:pPr>
        <w:rPr>
          <w:rFonts w:ascii="Times New Roman" w:hAnsi="Times New Roman" w:cs="Times New Roman"/>
          <w:iCs/>
          <w:color w:val="000000"/>
        </w:rPr>
      </w:pPr>
      <w:ins w:id="46" w:author="Jacob Schou" w:date="2018-02-15T11:33:00Z">
        <w:r w:rsidRPr="000D1AE5">
          <w:rPr>
            <w:rFonts w:ascii="Times New Roman" w:hAnsi="Times New Roman" w:cs="Times New Roman"/>
            <w:iCs/>
            <w:color w:val="000000"/>
          </w:rPr>
          <w:t xml:space="preserve">Om </w:t>
        </w:r>
      </w:ins>
      <w:ins w:id="47" w:author="Jacob Schou" w:date="2018-02-15T11:36:00Z">
        <w:r w:rsidRPr="000D1AE5">
          <w:rPr>
            <w:rFonts w:ascii="Times New Roman" w:hAnsi="Times New Roman" w:cs="Times New Roman"/>
            <w:iCs/>
            <w:color w:val="000000"/>
          </w:rPr>
          <w:t>output</w:t>
        </w:r>
      </w:ins>
      <w:ins w:id="48" w:author="Jacob Schou" w:date="2018-02-15T11:33:00Z">
        <w:r w:rsidRPr="000D1AE5">
          <w:rPr>
            <w:rFonts w:ascii="Times New Roman" w:hAnsi="Times New Roman" w:cs="Times New Roman"/>
            <w:iCs/>
            <w:color w:val="000000"/>
          </w:rPr>
          <w:t xml:space="preserve"> er i XML eller JSON er et spørgsmål om syntaks og påvirker IKKE data indholdet.</w:t>
        </w:r>
      </w:ins>
    </w:p>
    <w:p w14:paraId="2BD05354" w14:textId="77777777" w:rsidR="0075574A" w:rsidRDefault="0075574A" w:rsidP="15FF41E5">
      <w:pPr>
        <w:pStyle w:val="Overskrift2"/>
        <w:rPr>
          <w:rFonts w:ascii="Times New Roman" w:eastAsia="Times New Roman" w:hAnsi="Times New Roman" w:cs="Times New Roman"/>
        </w:rPr>
      </w:pPr>
      <w:bookmarkStart w:id="49" w:name="_Toc466467805"/>
    </w:p>
    <w:p w14:paraId="7CCDEE56" w14:textId="082FC61F" w:rsidR="00256DA5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50" w:name="_Toc507500207"/>
      <w:r w:rsidRPr="15FF41E5">
        <w:rPr>
          <w:rFonts w:ascii="Times New Roman" w:eastAsia="Times New Roman" w:hAnsi="Times New Roman" w:cs="Times New Roman"/>
        </w:rPr>
        <w:t>Generelt om søgeparametre</w:t>
      </w:r>
      <w:bookmarkEnd w:id="50"/>
    </w:p>
    <w:p w14:paraId="7CCDEE57" w14:textId="77777777" w:rsidR="00256DA5" w:rsidRDefault="15FF41E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 xml:space="preserve">Alle inputparametre er opdelt i objekter. </w:t>
      </w:r>
    </w:p>
    <w:p w14:paraId="7CCDEE58" w14:textId="68B93A60" w:rsidR="00256DA5" w:rsidRDefault="15FF41E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Ved fremsøgning af data opfattes parametrene som AND mellem objekter og OR mellem angivne værdier til specifikke objekter. Det er muligt at spørge med arrays på alle inputparametre, uanset datatype.</w:t>
      </w:r>
    </w:p>
    <w:p w14:paraId="7CCDEE59" w14:textId="77777777" w:rsidR="00256DA5" w:rsidRDefault="00256DA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DEE5A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Eksempelvis:</w:t>
      </w:r>
    </w:p>
    <w:p w14:paraId="7CCDEE5B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Person</w:t>
      </w:r>
    </w:p>
    <w:p w14:paraId="7CCDEE5C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o Reklamebeskyttelse = Nej</w:t>
      </w:r>
    </w:p>
    <w:p w14:paraId="7CCDEE5D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Adresse</w:t>
      </w:r>
    </w:p>
    <w:p w14:paraId="7CCDEE5E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o Husnummer = (’13B’, ’24’, ’27’)</w:t>
      </w:r>
    </w:p>
    <w:p w14:paraId="7CCDEE5F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Dette eksempel, skal omsættes til:</w:t>
      </w:r>
    </w:p>
    <w:p w14:paraId="7CCDEE60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SELECT * FROM CPR</w:t>
      </w:r>
    </w:p>
    <w:p w14:paraId="7CCDEE61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WHERE Reklamebeskyttelse = Nej AND Husnummer IN (’13B’, ’24’, ’27’)</w:t>
      </w:r>
    </w:p>
    <w:p w14:paraId="7CCDEE62" w14:textId="77777777" w:rsidR="00256DA5" w:rsidRDefault="15FF41E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DEE63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14:paraId="7CCDEE64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 xml:space="preserve">Husnummer IN (’13B’, ’24’, ’27’) er lig med </w:t>
      </w:r>
    </w:p>
    <w:p w14:paraId="7CCDEE65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Husnummer = ’13’ OR Husnummer = ’24’ OR Husnummer = ’27’</w:t>
      </w:r>
    </w:p>
    <w:p w14:paraId="7CCDEE66" w14:textId="77777777" w:rsidR="00256DA5" w:rsidRDefault="00256DA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DEE67" w14:textId="123FBF98" w:rsidR="00256DA5" w:rsidRDefault="15FF41E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Udover ovenstående anvendes operatorerne lig med (=), større end (&gt;) og mindre end (&lt;) på integer og dato parametre.</w:t>
      </w:r>
    </w:p>
    <w:p w14:paraId="7CCDEE68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Eksempelvis:</w:t>
      </w:r>
    </w:p>
    <w:p w14:paraId="7CCDEE69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Tilflytningsadresse &gt; 2016.02.23</w:t>
      </w:r>
    </w:p>
    <w:p w14:paraId="7CCDEE6A" w14:textId="77777777" w:rsidR="00256DA5" w:rsidRDefault="00256DA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DEE6B" w14:textId="43234705" w:rsidR="00256DA5" w:rsidRDefault="15FF41E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Tekst parametre (string), wildcards understøttes på enkelt karakterer (?) og på en ubegrænset mængde karakterer (*)</w:t>
      </w:r>
    </w:p>
    <w:p w14:paraId="7CCDEE6C" w14:textId="77777777" w:rsidR="00256DA5" w:rsidRDefault="00256DA5" w:rsidP="15FF41E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DEE6D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Eksempelvis:</w:t>
      </w:r>
    </w:p>
    <w:p w14:paraId="7CCDEE6E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Postdistrikt = Br?nshøj  (Brønshøj)</w:t>
      </w:r>
    </w:p>
    <w:p w14:paraId="7CCDEE6F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Postdistrikt = Brøn* (Brønshøj, Brønderslev, mf.)</w:t>
      </w:r>
    </w:p>
    <w:p w14:paraId="7CCDEE70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Postdistrikt = B*rød (Birkerød, mf.)</w:t>
      </w:r>
    </w:p>
    <w:p w14:paraId="7CCDEE71" w14:textId="77777777" w:rsidR="00256DA5" w:rsidRDefault="15FF41E5" w:rsidP="15FF41E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- Postdistrikt = *rød (Hillerød, Birkerød, Solrød, mf.)</w:t>
      </w:r>
    </w:p>
    <w:p w14:paraId="7CCDEE80" w14:textId="77777777" w:rsidR="00256DA5" w:rsidRDefault="00256DA5" w:rsidP="15FF41E5">
      <w:pPr>
        <w:spacing w:after="200" w:line="276" w:lineRule="auto"/>
        <w:rPr>
          <w:rFonts w:ascii="Times New Roman" w:eastAsia="Times New Roman" w:hAnsi="Times New Roman" w:cs="Times New Roman"/>
        </w:rPr>
      </w:pPr>
    </w:p>
    <w:p w14:paraId="7CCDEE81" w14:textId="77777777" w:rsidR="00256DA5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51" w:name="_Toc507500208"/>
      <w:r w:rsidRPr="15FF41E5">
        <w:rPr>
          <w:rFonts w:ascii="Times New Roman" w:eastAsia="Times New Roman" w:hAnsi="Times New Roman" w:cs="Times New Roman"/>
        </w:rPr>
        <w:t>Generelt om outputparametre</w:t>
      </w:r>
      <w:bookmarkEnd w:id="51"/>
    </w:p>
    <w:p w14:paraId="7CCDEE82" w14:textId="1C4514D2" w:rsidR="00256DA5" w:rsidRDefault="15FF41E5" w:rsidP="15FF41E5">
      <w:pPr>
        <w:spacing w:after="200" w:line="276" w:lineRule="auto"/>
        <w:rPr>
          <w:ins w:id="52" w:author="Cæcilie Elle" w:date="2018-02-27T12:41:00Z"/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Hvor muligt leveres altid VirkningFRA og VirkningTIL samt tilhørende usikkerhedsmarkeringer.</w:t>
      </w:r>
    </w:p>
    <w:p w14:paraId="213C6C18" w14:textId="77445235" w:rsidR="00E236BB" w:rsidRDefault="00E236BB">
      <w:pPr>
        <w:pStyle w:val="Overskrift2"/>
        <w:rPr>
          <w:ins w:id="53" w:author="Cæcilie Elle" w:date="2018-02-27T12:41:00Z"/>
          <w:rFonts w:ascii="Times New Roman" w:eastAsia="Times New Roman" w:hAnsi="Times New Roman" w:cs="Times New Roman"/>
        </w:rPr>
        <w:pPrChange w:id="54" w:author="Cæcilie Elle" w:date="2018-02-27T12:41:00Z">
          <w:pPr>
            <w:spacing w:after="200" w:line="276" w:lineRule="auto"/>
          </w:pPr>
        </w:pPrChange>
      </w:pPr>
      <w:bookmarkStart w:id="55" w:name="_Toc507500209"/>
      <w:ins w:id="56" w:author="Cæcilie Elle" w:date="2018-02-27T12:41:00Z">
        <w:r w:rsidRPr="00E236BB">
          <w:rPr>
            <w:rFonts w:ascii="Times New Roman" w:eastAsia="Times New Roman" w:hAnsi="Times New Roman" w:cs="Times New Roman"/>
            <w:rPrChange w:id="57" w:author="Cæcilie Elle" w:date="2018-02-27T12:41:00Z">
              <w:rPr/>
            </w:rPrChange>
          </w:rPr>
          <w:t>Generelt om fejlkoder</w:t>
        </w:r>
        <w:bookmarkEnd w:id="55"/>
      </w:ins>
    </w:p>
    <w:p w14:paraId="1312B491" w14:textId="3EC6154C" w:rsidR="00E236BB" w:rsidRPr="007A13A5" w:rsidDel="00ED4515" w:rsidRDefault="00E236BB">
      <w:pPr>
        <w:rPr>
          <w:del w:id="58" w:author="Cæcilie Elle" w:date="2018-02-27T12:57:00Z"/>
          <w:rFonts w:ascii="Times New Roman" w:hAnsi="Times New Roman" w:cs="Times New Roman"/>
          <w:sz w:val="24"/>
          <w:rPrChange w:id="59" w:author="Cæcilie Elle" w:date="2018-02-27T15:08:00Z">
            <w:rPr>
              <w:del w:id="60" w:author="Cæcilie Elle" w:date="2018-02-27T12:57:00Z"/>
            </w:rPr>
          </w:rPrChange>
        </w:rPr>
        <w:pPrChange w:id="61" w:author="Cæcilie Elle" w:date="2018-02-27T12:41:00Z">
          <w:pPr>
            <w:spacing w:after="200" w:line="276" w:lineRule="auto"/>
          </w:pPr>
        </w:pPrChange>
      </w:pPr>
      <w:ins w:id="62" w:author="Cæcilie Elle" w:date="2018-02-27T12:44:00Z">
        <w:r w:rsidRPr="007A13A5">
          <w:rPr>
            <w:rFonts w:ascii="Times New Roman" w:hAnsi="Times New Roman" w:cs="Times New Roman"/>
            <w:sz w:val="24"/>
            <w:rPrChange w:id="63" w:author="Cæcilie Elle" w:date="2018-02-27T15:08:00Z">
              <w:rPr/>
            </w:rPrChange>
          </w:rPr>
          <w:t>Beskrivelsen af fejlkoder fremgår af</w:t>
        </w:r>
      </w:ins>
      <w:ins w:id="64" w:author="Cæcilie Elle" w:date="2018-02-27T12:56:00Z">
        <w:r w:rsidR="00ED4515" w:rsidRPr="007A13A5">
          <w:rPr>
            <w:rFonts w:ascii="Times New Roman" w:hAnsi="Times New Roman" w:cs="Times New Roman"/>
            <w:sz w:val="24"/>
            <w:rPrChange w:id="65" w:author="Cæcilie Elle" w:date="2018-02-27T15:08:00Z">
              <w:rPr/>
            </w:rPrChange>
          </w:rPr>
          <w:t xml:space="preserve"> dokumentet</w:t>
        </w:r>
      </w:ins>
      <w:ins w:id="66" w:author="Cæcilie Elle" w:date="2018-02-27T12:44:00Z">
        <w:r w:rsidRPr="007A13A5">
          <w:rPr>
            <w:rFonts w:ascii="Times New Roman" w:hAnsi="Times New Roman" w:cs="Times New Roman"/>
            <w:sz w:val="24"/>
            <w:rPrChange w:id="67" w:author="Cæcilie Elle" w:date="2018-02-27T15:08:00Z">
              <w:rPr/>
            </w:rPrChange>
          </w:rPr>
          <w:t xml:space="preserve"> </w:t>
        </w:r>
      </w:ins>
      <w:ins w:id="68" w:author="Cæcilie Elle" w:date="2018-02-27T12:45:00Z">
        <w:r w:rsidRPr="007A13A5">
          <w:rPr>
            <w:rFonts w:ascii="Times New Roman" w:hAnsi="Times New Roman" w:cs="Times New Roman"/>
            <w:sz w:val="24"/>
            <w:rPrChange w:id="69" w:author="Cæcilie Elle" w:date="2018-02-27T15:08:00Z">
              <w:rPr/>
            </w:rPrChange>
          </w:rPr>
          <w:t>”Error</w:t>
        </w:r>
      </w:ins>
      <w:ins w:id="70" w:author="Cæcilie Elle" w:date="2018-02-27T12:46:00Z">
        <w:r w:rsidRPr="007A13A5">
          <w:rPr>
            <w:rFonts w:ascii="Times New Roman" w:hAnsi="Times New Roman" w:cs="Times New Roman"/>
            <w:sz w:val="24"/>
            <w:rPrChange w:id="71" w:author="Cæcilie Elle" w:date="2018-02-27T15:08:00Z">
              <w:rPr/>
            </w:rPrChange>
          </w:rPr>
          <w:t xml:space="preserve"> </w:t>
        </w:r>
      </w:ins>
      <w:ins w:id="72" w:author="Cæcilie Elle" w:date="2018-02-27T12:45:00Z">
        <w:r w:rsidRPr="007A13A5">
          <w:rPr>
            <w:rFonts w:ascii="Times New Roman" w:hAnsi="Times New Roman" w:cs="Times New Roman"/>
            <w:sz w:val="24"/>
            <w:rPrChange w:id="73" w:author="Cæcilie Elle" w:date="2018-02-27T15:08:00Z">
              <w:rPr/>
            </w:rPrChange>
          </w:rPr>
          <w:t xml:space="preserve">codes and messages” (link til dokument – dokumentet udstilles også på hjemmesiden). </w:t>
        </w:r>
      </w:ins>
      <w:ins w:id="74" w:author="Cæcilie Elle" w:date="2018-02-27T12:53:00Z">
        <w:r w:rsidR="00ED4515" w:rsidRPr="007A13A5">
          <w:rPr>
            <w:rFonts w:ascii="Times New Roman" w:hAnsi="Times New Roman" w:cs="Times New Roman"/>
            <w:sz w:val="24"/>
            <w:rPrChange w:id="75" w:author="Cæcilie Elle" w:date="2018-02-27T15:08:00Z">
              <w:rPr/>
            </w:rPrChange>
          </w:rPr>
          <w:t>Dokumentet indeholder en liste over systemets fejl</w:t>
        </w:r>
      </w:ins>
      <w:ins w:id="76" w:author="Cæcilie Elle" w:date="2018-02-27T12:56:00Z">
        <w:r w:rsidR="00ED4515" w:rsidRPr="007A13A5">
          <w:rPr>
            <w:rFonts w:ascii="Times New Roman" w:hAnsi="Times New Roman" w:cs="Times New Roman"/>
            <w:sz w:val="24"/>
            <w:rPrChange w:id="77" w:author="Cæcilie Elle" w:date="2018-02-27T15:08:00Z">
              <w:rPr/>
            </w:rPrChange>
          </w:rPr>
          <w:t xml:space="preserve">koder med </w:t>
        </w:r>
      </w:ins>
      <w:ins w:id="78" w:author="Cæcilie Elle" w:date="2018-02-27T12:53:00Z">
        <w:r w:rsidR="00ED4515" w:rsidRPr="007A13A5">
          <w:rPr>
            <w:rFonts w:ascii="Times New Roman" w:hAnsi="Times New Roman" w:cs="Times New Roman"/>
            <w:sz w:val="24"/>
            <w:rPrChange w:id="79" w:author="Cæcilie Elle" w:date="2018-02-27T15:08:00Z">
              <w:rPr/>
            </w:rPrChange>
          </w:rPr>
          <w:t xml:space="preserve">tilhørende </w:t>
        </w:r>
      </w:ins>
      <w:ins w:id="80" w:author="Cæcilie Elle" w:date="2018-02-27T12:56:00Z">
        <w:r w:rsidR="00ED4515" w:rsidRPr="007A13A5">
          <w:rPr>
            <w:rFonts w:ascii="Times New Roman" w:hAnsi="Times New Roman" w:cs="Times New Roman"/>
            <w:sz w:val="24"/>
            <w:rPrChange w:id="81" w:author="Cæcilie Elle" w:date="2018-02-27T15:08:00Z">
              <w:rPr/>
            </w:rPrChange>
          </w:rPr>
          <w:t xml:space="preserve">beskeder og </w:t>
        </w:r>
      </w:ins>
      <w:ins w:id="82" w:author="Cæcilie Elle" w:date="2018-02-27T12:55:00Z">
        <w:r w:rsidR="00ED4515" w:rsidRPr="007A13A5">
          <w:rPr>
            <w:rFonts w:ascii="Times New Roman" w:hAnsi="Times New Roman" w:cs="Times New Roman"/>
            <w:sz w:val="24"/>
            <w:rPrChange w:id="83" w:author="Cæcilie Elle" w:date="2018-02-27T15:08:00Z">
              <w:rPr/>
            </w:rPrChange>
          </w:rPr>
          <w:t>beskrivelser</w:t>
        </w:r>
      </w:ins>
      <w:ins w:id="84" w:author="Cæcilie Elle" w:date="2018-02-27T12:56:00Z">
        <w:r w:rsidR="00ED4515" w:rsidRPr="007A13A5">
          <w:rPr>
            <w:rFonts w:ascii="Times New Roman" w:hAnsi="Times New Roman" w:cs="Times New Roman"/>
            <w:sz w:val="24"/>
            <w:rPrChange w:id="85" w:author="Cæcilie Elle" w:date="2018-02-27T15:08:00Z">
              <w:rPr/>
            </w:rPrChange>
          </w:rPr>
          <w:t xml:space="preserve"> af fejlen</w:t>
        </w:r>
      </w:ins>
      <w:ins w:id="86" w:author="Cæcilie Elle" w:date="2018-02-27T12:55:00Z">
        <w:r w:rsidR="00ED4515" w:rsidRPr="007A13A5">
          <w:rPr>
            <w:rFonts w:ascii="Times New Roman" w:hAnsi="Times New Roman" w:cs="Times New Roman"/>
            <w:sz w:val="24"/>
            <w:rPrChange w:id="87" w:author="Cæcilie Elle" w:date="2018-02-27T15:08:00Z">
              <w:rPr/>
            </w:rPrChange>
          </w:rPr>
          <w:t xml:space="preserve">. </w:t>
        </w:r>
      </w:ins>
    </w:p>
    <w:p w14:paraId="557BDCC3" w14:textId="177BBEEE" w:rsidR="006B145D" w:rsidRPr="00B814D1" w:rsidRDefault="15FF41E5" w:rsidP="15FF41E5">
      <w:pPr>
        <w:pStyle w:val="Overskrift1"/>
        <w:rPr>
          <w:rFonts w:ascii="Times New Roman" w:eastAsia="Times New Roman" w:hAnsi="Times New Roman" w:cs="Times New Roman"/>
        </w:rPr>
      </w:pPr>
      <w:bookmarkStart w:id="88" w:name="_Toc507500210"/>
      <w:r w:rsidRPr="15FF41E5">
        <w:rPr>
          <w:rFonts w:ascii="Times New Roman" w:eastAsia="Times New Roman" w:hAnsi="Times New Roman" w:cs="Times New Roman"/>
        </w:rPr>
        <w:t>CPR</w:t>
      </w:r>
      <w:bookmarkEnd w:id="88"/>
      <w:r w:rsidRPr="15FF41E5">
        <w:rPr>
          <w:rFonts w:ascii="Times New Roman" w:eastAsia="Times New Roman" w:hAnsi="Times New Roman" w:cs="Times New Roman"/>
        </w:rPr>
        <w:t xml:space="preserve"> </w:t>
      </w:r>
    </w:p>
    <w:p w14:paraId="0BD104FA" w14:textId="1115C404" w:rsidR="006B145D" w:rsidRPr="00CC04A6" w:rsidRDefault="15FF41E5" w:rsidP="15FF41E5">
      <w:pPr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I nedenstående afsnit beskrives de tjenester på Datafordeleren der udstiller CPR data</w:t>
      </w: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15FF41E5">
        <w:rPr>
          <w:rFonts w:ascii="Times New Roman" w:eastAsia="Times New Roman" w:hAnsi="Times New Roman" w:cs="Times New Roman"/>
          <w:sz w:val="24"/>
          <w:szCs w:val="24"/>
        </w:rPr>
        <w:t>til de private kunders anvendelse (aktuelle såvel som historiske).</w:t>
      </w:r>
    </w:p>
    <w:p w14:paraId="7CCDEE83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84" w14:textId="77777777" w:rsidR="00256DA5" w:rsidRPr="00A44826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89" w:name="_Toc507500211"/>
      <w:r w:rsidRPr="15FF41E5">
        <w:rPr>
          <w:rFonts w:ascii="Times New Roman" w:eastAsia="Times New Roman" w:hAnsi="Times New Roman" w:cs="Times New Roman"/>
        </w:rPr>
        <w:t>Rest service: CprPrivateAdressName</w:t>
      </w:r>
      <w:bookmarkEnd w:id="89"/>
      <w:r w:rsidRPr="15FF41E5">
        <w:rPr>
          <w:rFonts w:ascii="Times New Roman" w:eastAsia="Times New Roman" w:hAnsi="Times New Roman" w:cs="Times New Roman"/>
        </w:rPr>
        <w:t xml:space="preserve"> </w:t>
      </w:r>
      <w:bookmarkEnd w:id="49"/>
    </w:p>
    <w:p w14:paraId="7CCDEE85" w14:textId="77777777" w:rsidR="00256DA5" w:rsidRDefault="00256DA5" w:rsidP="15FF41E5">
      <w:pPr>
        <w:rPr>
          <w:rFonts w:ascii="Times New Roman" w:eastAsia="Times New Roman" w:hAnsi="Times New Roman" w:cs="Times New Roman"/>
          <w:b/>
          <w:bCs/>
        </w:rPr>
      </w:pPr>
    </w:p>
    <w:p w14:paraId="4FED9CFD" w14:textId="1CAD70FF" w:rsidR="00594186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Private kunders anvendelse af aktuelle CPR data med søgning på adresse og navn.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60"/>
        <w:gridCol w:w="6946"/>
      </w:tblGrid>
      <w:tr w:rsidR="00594186" w14:paraId="56CAA56A" w14:textId="77777777" w:rsidTr="15FF41E5">
        <w:tc>
          <w:tcPr>
            <w:tcW w:w="2660" w:type="dxa"/>
          </w:tcPr>
          <w:p w14:paraId="69AC66FB" w14:textId="77777777" w:rsidR="00594186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6946" w:type="dxa"/>
          </w:tcPr>
          <w:p w14:paraId="15F7998E" w14:textId="7ABC2BC3" w:rsidR="00594186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</w:tr>
      <w:tr w:rsidR="00594186" w14:paraId="71D3D5B3" w14:textId="77777777" w:rsidTr="15FF41E5">
        <w:tc>
          <w:tcPr>
            <w:tcW w:w="2660" w:type="dxa"/>
          </w:tcPr>
          <w:p w14:paraId="3738C2A1" w14:textId="77777777" w:rsidR="00594186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Sikkerhedszone</w:t>
            </w:r>
          </w:p>
        </w:tc>
        <w:tc>
          <w:tcPr>
            <w:tcW w:w="6946" w:type="dxa"/>
          </w:tcPr>
          <w:p w14:paraId="178F5C47" w14:textId="77777777" w:rsidR="00594186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5 - Indeholder fortrolige eller følsomme data.</w:t>
            </w:r>
          </w:p>
        </w:tc>
      </w:tr>
      <w:tr w:rsidR="00594186" w14:paraId="591205D4" w14:textId="77777777" w:rsidTr="15FF41E5">
        <w:tc>
          <w:tcPr>
            <w:tcW w:w="2660" w:type="dxa"/>
          </w:tcPr>
          <w:p w14:paraId="66BA1FEC" w14:textId="77777777" w:rsidR="00594186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Adgangsniveau</w:t>
            </w:r>
          </w:p>
        </w:tc>
        <w:tc>
          <w:tcPr>
            <w:tcW w:w="6946" w:type="dxa"/>
          </w:tcPr>
          <w:p w14:paraId="0D679028" w14:textId="06CFBB34" w:rsidR="00594186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Indgået aftale med CPR om anvendelse af data påkrævet.</w:t>
            </w:r>
          </w:p>
        </w:tc>
      </w:tr>
      <w:tr w:rsidR="00594186" w14:paraId="0CF2CFFC" w14:textId="77777777" w:rsidTr="15FF41E5">
        <w:tc>
          <w:tcPr>
            <w:tcW w:w="2660" w:type="dxa"/>
          </w:tcPr>
          <w:p w14:paraId="237671CE" w14:textId="77777777" w:rsidR="00594186" w:rsidRPr="43C1F7C3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Anvendt udstillingsmodel</w:t>
            </w:r>
          </w:p>
        </w:tc>
        <w:tc>
          <w:tcPr>
            <w:tcW w:w="6946" w:type="dxa"/>
          </w:tcPr>
          <w:p w14:paraId="00E531A6" w14:textId="77777777" w:rsidR="005350D7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 </w:t>
            </w:r>
          </w:p>
          <w:p w14:paraId="11F8B2DF" w14:textId="16F29B92" w:rsidR="00C20F68" w:rsidRPr="00E567A4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Udstillingsmodel forefindes: http://data.gov.dk/model/diagrammer/</w:t>
            </w:r>
          </w:p>
        </w:tc>
      </w:tr>
      <w:tr w:rsidR="00E45F82" w14:paraId="37DF4E20" w14:textId="77777777" w:rsidTr="15FF41E5">
        <w:tc>
          <w:tcPr>
            <w:tcW w:w="2660" w:type="dxa"/>
          </w:tcPr>
          <w:p w14:paraId="7D92C61E" w14:textId="33161554" w:rsidR="00E45F82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REST-regler</w:t>
            </w:r>
          </w:p>
        </w:tc>
        <w:tc>
          <w:tcPr>
            <w:tcW w:w="6946" w:type="dxa"/>
          </w:tcPr>
          <w:p w14:paraId="7C9330C5" w14:textId="7FE5C1DC" w:rsidR="00E45F82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Paging. Default paging-størrelse:20</w:t>
            </w:r>
          </w:p>
          <w:p w14:paraId="3959DFA8" w14:textId="2286C90F" w:rsidR="00C14726" w:rsidRDefault="15FF41E5" w:rsidP="15FF41E5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Count: Servicemetoder til private må max returnerer 1 forekomst. Her kan ”Count” ligeledes benyttes, dog kan der kun returneres 0,1 eller fejl, hvis count er større end 1.</w:t>
            </w:r>
          </w:p>
          <w:p w14:paraId="02C76E4E" w14:textId="3ED54164" w:rsidR="00C14726" w:rsidRDefault="15FF41E5" w:rsidP="15FF41E5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Servicemetoder til private må max returnerer 1 forekomst. Her kan ”Count” ligeledes benyttes, dog kan der kun returneres 0,1 eller fejl, hvis count er større end 1.</w:t>
            </w:r>
          </w:p>
        </w:tc>
      </w:tr>
    </w:tbl>
    <w:p w14:paraId="5A21A826" w14:textId="77777777" w:rsidR="00594186" w:rsidRPr="00E30CA4" w:rsidRDefault="00594186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68599A" w14:textId="77777777" w:rsidR="00594186" w:rsidRDefault="00594186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CDEE8B" w14:textId="77777777" w:rsidR="00256DA5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Oversigt over metoder:</w:t>
      </w:r>
    </w:p>
    <w:tbl>
      <w:tblPr>
        <w:tblW w:w="71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0"/>
      </w:tblGrid>
      <w:tr w:rsidR="00256DA5" w:rsidRPr="0096078E" w14:paraId="7CCDEE8D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8C" w14:textId="77777777" w:rsidR="00256DA5" w:rsidRPr="0096078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  <w:t>Metodenavn</w:t>
            </w:r>
          </w:p>
        </w:tc>
      </w:tr>
      <w:tr w:rsidR="00256DA5" w:rsidRPr="0096078E" w14:paraId="7CCDEE8F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8E" w14:textId="77777777" w:rsidR="00256DA5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PrivatePersonCurrentAdressName</w:t>
            </w:r>
          </w:p>
        </w:tc>
      </w:tr>
    </w:tbl>
    <w:p w14:paraId="7CCDEE90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91" w14:textId="77777777" w:rsidR="00256DA5" w:rsidRPr="0096078E" w:rsidRDefault="15FF41E5" w:rsidP="15FF41E5">
      <w:pPr>
        <w:pStyle w:val="Overskrift2"/>
        <w:rPr>
          <w:rFonts w:ascii="Times New Roman" w:eastAsia="Times New Roman" w:hAnsi="Times New Roman" w:cs="Times New Roman"/>
          <w:lang w:eastAsia="da-DK"/>
        </w:rPr>
      </w:pPr>
      <w:bookmarkStart w:id="90" w:name="_Toc466467806"/>
      <w:bookmarkStart w:id="91" w:name="_Toc507500212"/>
      <w:r w:rsidRPr="15FF41E5">
        <w:rPr>
          <w:rFonts w:ascii="Times New Roman" w:eastAsia="Times New Roman" w:hAnsi="Times New Roman" w:cs="Times New Roman"/>
        </w:rPr>
        <w:t>Metode</w:t>
      </w:r>
      <w:r w:rsidRPr="15FF41E5">
        <w:rPr>
          <w:rFonts w:ascii="Times New Roman" w:eastAsia="Times New Roman" w:hAnsi="Times New Roman" w:cs="Times New Roman"/>
          <w:b/>
          <w:bCs/>
        </w:rPr>
        <w:t>:</w:t>
      </w:r>
      <w:r w:rsidRPr="15FF41E5">
        <w:rPr>
          <w:rFonts w:ascii="Times New Roman" w:eastAsia="Times New Roman" w:hAnsi="Times New Roman" w:cs="Times New Roman"/>
        </w:rPr>
        <w:t xml:space="preserve"> </w:t>
      </w:r>
      <w:r w:rsidRPr="15FF41E5">
        <w:rPr>
          <w:rFonts w:ascii="Times New Roman" w:eastAsia="Times New Roman" w:hAnsi="Times New Roman" w:cs="Times New Roman"/>
          <w:lang w:eastAsia="da-DK"/>
        </w:rPr>
        <w:t>PrivatePersonCurrentAdressName</w:t>
      </w:r>
      <w:bookmarkEnd w:id="90"/>
      <w:bookmarkEnd w:id="91"/>
    </w:p>
    <w:p w14:paraId="7CCDEE93" w14:textId="6717A29F" w:rsidR="00256DA5" w:rsidRPr="00DA1717" w:rsidRDefault="15FF41E5" w:rsidP="15FF41E5">
      <w:pPr>
        <w:rPr>
          <w:rStyle w:val="Hyperlink"/>
          <w:rFonts w:ascii="Times New Roman" w:eastAsia="Times New Roman" w:hAnsi="Times New Roman" w:cs="Times New Roman"/>
          <w:sz w:val="24"/>
          <w:szCs w:val="24"/>
          <w:lang w:val="en-US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URL:</w:t>
      </w:r>
      <w:r w:rsidRPr="15FF41E5">
        <w:rPr>
          <w:rStyle w:val="Hyperlink"/>
          <w:rFonts w:ascii="Times New Roman" w:eastAsia="Times New Roman" w:hAnsi="Times New Roman" w:cs="Times New Roman"/>
          <w:sz w:val="24"/>
          <w:szCs w:val="24"/>
          <w:u w:val="none"/>
          <w:lang w:val="en-US"/>
        </w:rPr>
        <w:t xml:space="preserve"> 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&lt;endpoint&gt;/CPR/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CprPrivateAdressName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/1/REST/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PrivatePersonCurrentAdressName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?</w:t>
      </w:r>
    </w:p>
    <w:p w14:paraId="5CFAB2C9" w14:textId="5695E983" w:rsidR="00C42088" w:rsidRDefault="15FF41E5" w:rsidP="15FF41E5">
      <w:pPr>
        <w:keepNext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Inputparametre: </w:t>
      </w:r>
    </w:p>
    <w:p w14:paraId="7CCDEE96" w14:textId="4B7144C4" w:rsidR="00256DA5" w:rsidRPr="00C42088" w:rsidRDefault="15FF41E5" w:rsidP="15FF41E5">
      <w:pPr>
        <w:keepNext/>
        <w:rPr>
          <w:rFonts w:ascii="Times New Roman" w:eastAsia="Times New Roman" w:hAnsi="Times New Roman" w:cs="Times New Roman"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 xml:space="preserve">Obligatoriske parametre: Postnummer(cadr.postnummer.eq) </w:t>
      </w:r>
    </w:p>
    <w:tbl>
      <w:tblPr>
        <w:tblW w:w="9356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9"/>
        <w:gridCol w:w="1607"/>
        <w:gridCol w:w="4003"/>
        <w:gridCol w:w="1607"/>
      </w:tblGrid>
      <w:tr w:rsidR="00C42088" w:rsidRPr="00256DA5" w14:paraId="7CCDEE9B" w14:textId="77777777" w:rsidTr="15FF41E5">
        <w:trPr>
          <w:trHeight w:val="284"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97" w14:textId="5367EEB1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Navn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98" w14:textId="553CCDD2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Type</w:t>
            </w:r>
          </w:p>
        </w:tc>
        <w:tc>
          <w:tcPr>
            <w:tcW w:w="4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vAlign w:val="center"/>
            <w:hideMark/>
          </w:tcPr>
          <w:p w14:paraId="7CCDEE99" w14:textId="18B0E31C" w:rsidR="00C42088" w:rsidRPr="00DA1717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val="en-US"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Beskrivelse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9A" w14:textId="55055946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Default værdi</w:t>
            </w:r>
          </w:p>
        </w:tc>
      </w:tr>
      <w:tr w:rsidR="00C42088" w:rsidRPr="00256DA5" w14:paraId="7CCDEEA0" w14:textId="77777777" w:rsidTr="15FF41E5">
        <w:trPr>
          <w:trHeight w:val="52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9C" w14:textId="493EC3CC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cadr.bygningsnummer.eq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9D" w14:textId="07EA3C22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9E" w14:textId="4011A1B8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Person.CprAdresse.bygningsnummerLigMed - Bygningsnummer er et persondatafelt, og anvendes på Grønland 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9F" w14:textId="7F75E09D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42088" w:rsidRPr="00256DA5" w14:paraId="7CCDEEA5" w14:textId="77777777" w:rsidTr="15FF41E5">
        <w:trPr>
          <w:trHeight w:val="26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1" w14:textId="6836DFE4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cadr.etage.eq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2" w14:textId="1C382D95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A3" w14:textId="32397B5B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Person.CprAdresse.etageLigMed - Angivelse af etage i adressen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4" w14:textId="623E1DCF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42088" w:rsidRPr="00256DA5" w14:paraId="7CCDEEAA" w14:textId="77777777" w:rsidTr="15FF41E5">
        <w:trPr>
          <w:trHeight w:val="26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6" w14:textId="040A808B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cadr.husnummer.eq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7" w14:textId="21F20F04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A8" w14:textId="7A618619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Person.CprAdresse.husnummerLigMed - Angiver husnummer for en given bolig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9" w14:textId="0A625E87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42088" w:rsidRPr="00256DA5" w14:paraId="7CCDEEAF" w14:textId="77777777" w:rsidTr="15FF41E5">
        <w:trPr>
          <w:trHeight w:val="26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B" w14:textId="7AD114D1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cadr.postnummer.eq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C" w14:textId="41788203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AD" w14:textId="4677C389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Person.CprAdresse.postnummerLigMed - Postnummer, krævet felt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AE" w14:textId="7B954C29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42088" w:rsidRPr="00256DA5" w14:paraId="7CCDEEB4" w14:textId="77777777" w:rsidTr="15FF41E5">
        <w:trPr>
          <w:trHeight w:val="26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B0" w14:textId="2997C897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cadr.sidedoer.eq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B1" w14:textId="3EF720E6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B2" w14:textId="29B5DB71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Person.CprAdresse.sidedoerLigMed - Sidedør nummer for en bolig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B3" w14:textId="40B04742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42088" w:rsidRPr="00256DA5" w14:paraId="7CCDEEB9" w14:textId="77777777" w:rsidTr="15FF41E5">
        <w:trPr>
          <w:trHeight w:val="52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B5" w14:textId="45AA7436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cadr.vejadresseringsnavn.eq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B6" w14:textId="37390F2A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B7" w14:textId="2307860B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Person.CprAdresse.vejadresseringsnavnLigMed - Forkortelse af adresse som bruges ved forsendelser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B8" w14:textId="72AE07EB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 </w:t>
            </w:r>
          </w:p>
        </w:tc>
      </w:tr>
      <w:tr w:rsidR="00C42088" w:rsidRPr="00256DA5" w14:paraId="7CCDEEBE" w14:textId="77777777" w:rsidTr="15FF41E5">
        <w:trPr>
          <w:trHeight w:val="26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EBA" w14:textId="1972BDDB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navn.efternavn.eq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EBB" w14:textId="61EA3B38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7CCDEEBC" w14:textId="71EECA2D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Person.Navn.efternavnLigMed - En persons efternavne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EBD" w14:textId="70CF23B2" w:rsidR="00C42088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 </w:t>
            </w:r>
          </w:p>
        </w:tc>
      </w:tr>
      <w:tr w:rsidR="00C42088" w:rsidRPr="00256DA5" w14:paraId="7CCDEEC3" w14:textId="77777777" w:rsidTr="15FF41E5">
        <w:trPr>
          <w:trHeight w:val="780"/>
        </w:trPr>
        <w:tc>
          <w:tcPr>
            <w:tcW w:w="2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CDEEBF" w14:textId="55994D89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navn.fornavne.eq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CDEEC0" w14:textId="754073EE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CDEEC1" w14:textId="279CAC67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Person.Navn.fornavneLigMed - En persons fornavne og mellemnavne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DEEC2" w14:textId="408EC52F" w:rsidR="00C42088" w:rsidRPr="00256DA5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Konkat af fornavne og mellemnavn</w:t>
            </w:r>
          </w:p>
        </w:tc>
      </w:tr>
    </w:tbl>
    <w:p w14:paraId="7CCDEEC4" w14:textId="77777777" w:rsidR="00256DA5" w:rsidRDefault="00256DA5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EC5" w14:textId="77777777" w:rsidR="00256DA5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Outputparametre: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65"/>
        <w:gridCol w:w="5863"/>
      </w:tblGrid>
      <w:tr w:rsidR="00256DA5" w:rsidRPr="00800787" w14:paraId="7CCDEEC8" w14:textId="77777777" w:rsidTr="15FF41E5">
        <w:tc>
          <w:tcPr>
            <w:tcW w:w="4388" w:type="dxa"/>
            <w:shd w:val="clear" w:color="auto" w:fill="D6E3BC" w:themeFill="accent3" w:themeFillTint="66"/>
          </w:tcPr>
          <w:p w14:paraId="7CCDEEC6" w14:textId="402F66C7" w:rsidR="00256DA5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Metode</w:t>
            </w:r>
          </w:p>
        </w:tc>
        <w:tc>
          <w:tcPr>
            <w:tcW w:w="5466" w:type="dxa"/>
            <w:shd w:val="clear" w:color="auto" w:fill="D6E3BC" w:themeFill="accent3" w:themeFillTint="66"/>
          </w:tcPr>
          <w:p w14:paraId="7CCDEEC7" w14:textId="7586BDCD" w:rsidR="00256DA5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Skema</w:t>
            </w:r>
          </w:p>
        </w:tc>
      </w:tr>
      <w:tr w:rsidR="00256DA5" w14:paraId="7CCDEECB" w14:textId="77777777" w:rsidTr="15FF41E5">
        <w:trPr>
          <w:trHeight w:val="70"/>
        </w:trPr>
        <w:tc>
          <w:tcPr>
            <w:tcW w:w="4388" w:type="dxa"/>
          </w:tcPr>
          <w:p w14:paraId="7CCDEEC9" w14:textId="77777777" w:rsidR="00256DA5" w:rsidRPr="00256DA5" w:rsidRDefault="15FF41E5" w:rsidP="15FF41E5">
            <w:pPr>
              <w:keepNext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PrivatePersonCurrentAdressName</w:t>
            </w:r>
          </w:p>
        </w:tc>
        <w:tc>
          <w:tcPr>
            <w:tcW w:w="5466" w:type="dxa"/>
          </w:tcPr>
          <w:p w14:paraId="78BD0114" w14:textId="77777777" w:rsidR="00256DA5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PersonPrivate.json</w:t>
            </w:r>
          </w:p>
          <w:p w14:paraId="7CCDEECA" w14:textId="365ACBF5" w:rsidR="008B7F51" w:rsidRPr="00732629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https://1drv.ms/f/s!ArrtD3f1fvRqgR0DmEJWTuVmPzyW</w:t>
            </w:r>
          </w:p>
        </w:tc>
      </w:tr>
    </w:tbl>
    <w:p w14:paraId="7CCDEECC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CD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CE" w14:textId="77777777" w:rsidR="00256DA5" w:rsidRPr="003513F7" w:rsidRDefault="15FF41E5" w:rsidP="15FF41E5">
      <w:pPr>
        <w:pStyle w:val="Overskrift2"/>
        <w:rPr>
          <w:rFonts w:ascii="Times New Roman" w:eastAsia="Times New Roman" w:hAnsi="Times New Roman" w:cs="Times New Roman"/>
          <w:b/>
          <w:bCs/>
        </w:rPr>
      </w:pPr>
      <w:bookmarkStart w:id="92" w:name="_Toc507500213"/>
      <w:r w:rsidRPr="15FF41E5">
        <w:rPr>
          <w:rFonts w:ascii="Times New Roman" w:eastAsia="Times New Roman" w:hAnsi="Times New Roman" w:cs="Times New Roman"/>
        </w:rPr>
        <w:lastRenderedPageBreak/>
        <w:t>Rest service: CprPrivateDaradressName</w:t>
      </w:r>
      <w:bookmarkEnd w:id="92"/>
    </w:p>
    <w:p w14:paraId="17F85091" w14:textId="77777777" w:rsidR="007E5935" w:rsidRPr="006B145D" w:rsidRDefault="007E5935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1A9F7" w14:textId="38E0104A" w:rsidR="001445BA" w:rsidRPr="008249B1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Private kunders anvendelse af aktuelle CPR data med søgning på DarID og navn.</w:t>
      </w: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60"/>
        <w:gridCol w:w="6946"/>
      </w:tblGrid>
      <w:tr w:rsidR="001445BA" w14:paraId="310C64EA" w14:textId="77777777" w:rsidTr="15FF41E5">
        <w:tc>
          <w:tcPr>
            <w:tcW w:w="2660" w:type="dxa"/>
          </w:tcPr>
          <w:p w14:paraId="501224D3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6946" w:type="dxa"/>
          </w:tcPr>
          <w:p w14:paraId="631B800D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</w:tr>
      <w:tr w:rsidR="001445BA" w14:paraId="71CD0C4F" w14:textId="77777777" w:rsidTr="15FF41E5">
        <w:tc>
          <w:tcPr>
            <w:tcW w:w="2660" w:type="dxa"/>
          </w:tcPr>
          <w:p w14:paraId="438837F4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Sikkerhedszone</w:t>
            </w:r>
          </w:p>
        </w:tc>
        <w:tc>
          <w:tcPr>
            <w:tcW w:w="6946" w:type="dxa"/>
          </w:tcPr>
          <w:p w14:paraId="5BD76867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5 - Indeholder fortrolige eller følsomme data.</w:t>
            </w:r>
          </w:p>
        </w:tc>
      </w:tr>
      <w:tr w:rsidR="001445BA" w14:paraId="3C637482" w14:textId="77777777" w:rsidTr="15FF41E5">
        <w:tc>
          <w:tcPr>
            <w:tcW w:w="2660" w:type="dxa"/>
          </w:tcPr>
          <w:p w14:paraId="625E2B2F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Adgangsniveau</w:t>
            </w:r>
          </w:p>
        </w:tc>
        <w:tc>
          <w:tcPr>
            <w:tcW w:w="6946" w:type="dxa"/>
          </w:tcPr>
          <w:p w14:paraId="51AB86E9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Indgået aftale med CPR om anvendelse af data påkrævet.</w:t>
            </w:r>
          </w:p>
        </w:tc>
      </w:tr>
      <w:tr w:rsidR="001445BA" w14:paraId="510B60E5" w14:textId="77777777" w:rsidTr="15FF41E5">
        <w:tc>
          <w:tcPr>
            <w:tcW w:w="2660" w:type="dxa"/>
          </w:tcPr>
          <w:p w14:paraId="4E796D3A" w14:textId="77777777" w:rsidR="001445BA" w:rsidRPr="43C1F7C3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Anvendt udstillingsmodel</w:t>
            </w:r>
          </w:p>
        </w:tc>
        <w:tc>
          <w:tcPr>
            <w:tcW w:w="6946" w:type="dxa"/>
          </w:tcPr>
          <w:p w14:paraId="3C999324" w14:textId="77777777" w:rsidR="005350D7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  <w:p w14:paraId="3ACFCD7F" w14:textId="1177A940" w:rsidR="001445BA" w:rsidRPr="00E567A4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Udstillingsmodel forefindes: http://data.gov.dk/model/diagrammer/</w:t>
            </w:r>
          </w:p>
        </w:tc>
      </w:tr>
      <w:tr w:rsidR="001445BA" w14:paraId="03141281" w14:textId="77777777" w:rsidTr="15FF41E5">
        <w:tc>
          <w:tcPr>
            <w:tcW w:w="2660" w:type="dxa"/>
          </w:tcPr>
          <w:p w14:paraId="3C911047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REST-regler</w:t>
            </w:r>
          </w:p>
        </w:tc>
        <w:tc>
          <w:tcPr>
            <w:tcW w:w="6946" w:type="dxa"/>
          </w:tcPr>
          <w:p w14:paraId="242A3A87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Anvend paging. Default paging-størrelse:20</w:t>
            </w:r>
          </w:p>
        </w:tc>
      </w:tr>
    </w:tbl>
    <w:p w14:paraId="36A3E639" w14:textId="5697C1C6" w:rsidR="00C20F68" w:rsidRPr="00E30CA4" w:rsidRDefault="00C20F68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ED4" w14:textId="77777777" w:rsidR="00256DA5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Oversigt over metoder:</w:t>
      </w:r>
    </w:p>
    <w:tbl>
      <w:tblPr>
        <w:tblW w:w="71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0"/>
      </w:tblGrid>
      <w:tr w:rsidR="00256DA5" w:rsidRPr="0096078E" w14:paraId="7CCDEED6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D5" w14:textId="77777777" w:rsidR="00256DA5" w:rsidRPr="0096078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  <w:t>Metodenavn</w:t>
            </w:r>
          </w:p>
        </w:tc>
      </w:tr>
      <w:tr w:rsidR="00256DA5" w:rsidRPr="0096078E" w14:paraId="7CCDEED8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D7" w14:textId="77777777" w:rsidR="00256DA5" w:rsidRPr="0096078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PrivatePersonCurrentDaradressName</w:t>
            </w:r>
          </w:p>
        </w:tc>
      </w:tr>
    </w:tbl>
    <w:p w14:paraId="7CCDEED9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DA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DB" w14:textId="2D220888" w:rsidR="00256DA5" w:rsidRPr="00B814D1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93" w:name="_Toc507500214"/>
      <w:r w:rsidRPr="15FF41E5">
        <w:rPr>
          <w:rFonts w:ascii="Times New Roman" w:eastAsia="Times New Roman" w:hAnsi="Times New Roman" w:cs="Times New Roman"/>
        </w:rPr>
        <w:t>Metode</w:t>
      </w:r>
      <w:r w:rsidRPr="15FF41E5">
        <w:rPr>
          <w:rFonts w:ascii="Times New Roman" w:eastAsia="Times New Roman" w:hAnsi="Times New Roman" w:cs="Times New Roman"/>
          <w:b/>
          <w:bCs/>
        </w:rPr>
        <w:t>:</w:t>
      </w:r>
      <w:r w:rsidRPr="15FF41E5">
        <w:rPr>
          <w:rFonts w:ascii="Times New Roman" w:eastAsia="Times New Roman" w:hAnsi="Times New Roman" w:cs="Times New Roman"/>
        </w:rPr>
        <w:t xml:space="preserve"> PrivatePersonCurrentDaradressName</w:t>
      </w:r>
      <w:bookmarkEnd w:id="93"/>
    </w:p>
    <w:p w14:paraId="7CCDEEDD" w14:textId="34695FD8" w:rsidR="00256DA5" w:rsidRPr="00DA1717" w:rsidRDefault="15FF41E5" w:rsidP="15FF41E5">
      <w:pPr>
        <w:rPr>
          <w:rStyle w:val="Hyperlink"/>
          <w:rFonts w:ascii="Times New Roman" w:eastAsia="Times New Roman" w:hAnsi="Times New Roman" w:cs="Times New Roman"/>
          <w:sz w:val="24"/>
          <w:szCs w:val="24"/>
          <w:lang w:val="en-US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URL: 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&lt;endpoint&gt;/CPR/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CprPrivateDaradressName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/1/REST/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PrivatePersonCurrentDaradressName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?</w:t>
      </w:r>
    </w:p>
    <w:p w14:paraId="7CCDEEE0" w14:textId="193E8865" w:rsidR="00256DA5" w:rsidRPr="00DA1717" w:rsidRDefault="15FF41E5" w:rsidP="15FF41E5">
      <w:pPr>
        <w:keepNext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Inputparametre: </w:t>
      </w:r>
    </w:p>
    <w:tbl>
      <w:tblPr>
        <w:tblW w:w="95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3916"/>
        <w:gridCol w:w="1701"/>
      </w:tblGrid>
      <w:tr w:rsidR="00F358AC" w:rsidRPr="00790E24" w14:paraId="7CCDEEE5" w14:textId="77777777" w:rsidTr="15FF41E5">
        <w:trPr>
          <w:trHeight w:val="28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E1" w14:textId="0F034417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Navn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E2" w14:textId="0B57DF14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Type</w:t>
            </w:r>
          </w:p>
        </w:tc>
        <w:tc>
          <w:tcPr>
            <w:tcW w:w="3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vAlign w:val="center"/>
            <w:hideMark/>
          </w:tcPr>
          <w:p w14:paraId="7CCDEEE3" w14:textId="4515C8FF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Beskrivelse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EE4" w14:textId="6FCCCA75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Default værdi</w:t>
            </w:r>
          </w:p>
        </w:tc>
      </w:tr>
      <w:tr w:rsidR="00F358AC" w:rsidRPr="00790E24" w14:paraId="7CCDEEEA" w14:textId="77777777" w:rsidTr="15FF41E5">
        <w:trPr>
          <w:trHeight w:val="26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EE6" w14:textId="1E7FD2F5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navn.efternavn.eq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EE7" w14:textId="28CCBC9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7CCDEEE8" w14:textId="516B166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Person.Navn.efternavnLigMed - En persons efternavne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EE9" w14:textId="1446BCA5" w:rsidR="00F358AC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 </w:t>
            </w:r>
          </w:p>
        </w:tc>
      </w:tr>
      <w:tr w:rsidR="00F358AC" w:rsidRPr="00790E24" w14:paraId="7CCDEEEF" w14:textId="77777777" w:rsidTr="15FF41E5">
        <w:trPr>
          <w:trHeight w:val="78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CDEEEB" w14:textId="78BFAFE6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navn.fornavne.eq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CDEEEC" w14:textId="6CCBFFF7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CDEEED" w14:textId="692798D8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Person.Navn.fornavneLigMed - En persons fornavne og mellemnavne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DEEEE" w14:textId="2F1F88E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Konkat af fornavne og mellemnavn</w:t>
            </w:r>
          </w:p>
        </w:tc>
      </w:tr>
      <w:tr w:rsidR="00F358AC" w:rsidRPr="00790E24" w14:paraId="7CCDEEF4" w14:textId="77777777" w:rsidTr="15FF41E5">
        <w:trPr>
          <w:trHeight w:val="26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F0" w14:textId="67D32DF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cadr.daradresse.eq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F1" w14:textId="2B96BA0A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EEF2" w14:textId="506BE7A6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Person.CprAdresse.daradresseLigMed - Angivelse af adresseUUID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EF3" w14:textId="56A2B939" w:rsidR="00F358AC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 </w:t>
            </w:r>
          </w:p>
        </w:tc>
      </w:tr>
    </w:tbl>
    <w:p w14:paraId="7CCDEEF5" w14:textId="77777777" w:rsidR="00256DA5" w:rsidRDefault="00256DA5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EF6" w14:textId="77777777" w:rsidR="00256DA5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Outputparametre: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96"/>
        <w:gridCol w:w="5832"/>
      </w:tblGrid>
      <w:tr w:rsidR="00256DA5" w:rsidRPr="00800787" w14:paraId="7CCDEEF9" w14:textId="77777777" w:rsidTr="15FF41E5">
        <w:tc>
          <w:tcPr>
            <w:tcW w:w="4388" w:type="dxa"/>
            <w:shd w:val="clear" w:color="auto" w:fill="D6E3BC" w:themeFill="accent3" w:themeFillTint="66"/>
          </w:tcPr>
          <w:p w14:paraId="7CCDEEF7" w14:textId="3BA8AB74" w:rsidR="00256DA5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Metode</w:t>
            </w:r>
          </w:p>
        </w:tc>
        <w:tc>
          <w:tcPr>
            <w:tcW w:w="5466" w:type="dxa"/>
            <w:shd w:val="clear" w:color="auto" w:fill="D6E3BC" w:themeFill="accent3" w:themeFillTint="66"/>
          </w:tcPr>
          <w:p w14:paraId="7CCDEEF8" w14:textId="50C6629F" w:rsidR="00256DA5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Skema</w:t>
            </w:r>
          </w:p>
        </w:tc>
      </w:tr>
      <w:tr w:rsidR="00256DA5" w14:paraId="7CCDEEFC" w14:textId="77777777" w:rsidTr="15FF41E5">
        <w:trPr>
          <w:trHeight w:val="70"/>
        </w:trPr>
        <w:tc>
          <w:tcPr>
            <w:tcW w:w="4388" w:type="dxa"/>
          </w:tcPr>
          <w:p w14:paraId="7CCDEEFA" w14:textId="77777777" w:rsidR="00256DA5" w:rsidRPr="002C777E" w:rsidRDefault="15FF41E5" w:rsidP="15FF41E5">
            <w:pPr>
              <w:keepNext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PrivatePersonCurrentDaradressName</w:t>
            </w:r>
          </w:p>
        </w:tc>
        <w:tc>
          <w:tcPr>
            <w:tcW w:w="5466" w:type="dxa"/>
          </w:tcPr>
          <w:p w14:paraId="4F176ED6" w14:textId="77777777" w:rsidR="00256DA5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PersonPrivate.json</w:t>
            </w:r>
          </w:p>
          <w:p w14:paraId="7CCDEEFB" w14:textId="75FC2943" w:rsidR="00AB0FBD" w:rsidRPr="00732629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https://1drv.ms/f/s!ArrtD3f1fvRqgR0DmEJWTuVmPzyW</w:t>
            </w:r>
          </w:p>
        </w:tc>
      </w:tr>
    </w:tbl>
    <w:p w14:paraId="7CCDEEFD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EFE" w14:textId="77777777" w:rsidR="00256DA5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94" w:name="_Toc507500215"/>
      <w:r w:rsidRPr="15FF41E5">
        <w:rPr>
          <w:rFonts w:ascii="Times New Roman" w:eastAsia="Times New Roman" w:hAnsi="Times New Roman" w:cs="Times New Roman"/>
        </w:rPr>
        <w:lastRenderedPageBreak/>
        <w:t>Rest service: CprPrivateDateOfBirthName</w:t>
      </w:r>
      <w:bookmarkEnd w:id="94"/>
    </w:p>
    <w:p w14:paraId="2D139F02" w14:textId="77777777" w:rsidR="007E5935" w:rsidRDefault="007E593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4B5332" w14:textId="6B107BCB" w:rsidR="001445BA" w:rsidRPr="008249B1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>Private kunders anvendelse af aktuelle CPR data med søgning på fødselsdato og navn.</w:t>
      </w: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60"/>
        <w:gridCol w:w="6946"/>
      </w:tblGrid>
      <w:tr w:rsidR="001445BA" w14:paraId="41890AF9" w14:textId="77777777" w:rsidTr="15FF41E5">
        <w:tc>
          <w:tcPr>
            <w:tcW w:w="2660" w:type="dxa"/>
          </w:tcPr>
          <w:p w14:paraId="52C37E1A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6946" w:type="dxa"/>
          </w:tcPr>
          <w:p w14:paraId="30C99C97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</w:tr>
      <w:tr w:rsidR="001445BA" w14:paraId="3C80220E" w14:textId="77777777" w:rsidTr="15FF41E5">
        <w:tc>
          <w:tcPr>
            <w:tcW w:w="2660" w:type="dxa"/>
          </w:tcPr>
          <w:p w14:paraId="4176BC30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Sikkerhedszone</w:t>
            </w:r>
          </w:p>
        </w:tc>
        <w:tc>
          <w:tcPr>
            <w:tcW w:w="6946" w:type="dxa"/>
          </w:tcPr>
          <w:p w14:paraId="031E4D17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5 - Indeholder fortrolige eller følsomme data.</w:t>
            </w:r>
          </w:p>
        </w:tc>
      </w:tr>
      <w:tr w:rsidR="001445BA" w14:paraId="13972EC7" w14:textId="77777777" w:rsidTr="15FF41E5">
        <w:tc>
          <w:tcPr>
            <w:tcW w:w="2660" w:type="dxa"/>
          </w:tcPr>
          <w:p w14:paraId="1AA73D7F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Adgangsniveau</w:t>
            </w:r>
          </w:p>
        </w:tc>
        <w:tc>
          <w:tcPr>
            <w:tcW w:w="6946" w:type="dxa"/>
          </w:tcPr>
          <w:p w14:paraId="1CEEE36B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Indgået aftale med CPR om anvendelse af data påkrævet.</w:t>
            </w:r>
          </w:p>
        </w:tc>
      </w:tr>
      <w:tr w:rsidR="001445BA" w14:paraId="4FBAB7D9" w14:textId="77777777" w:rsidTr="15FF41E5">
        <w:tc>
          <w:tcPr>
            <w:tcW w:w="2660" w:type="dxa"/>
          </w:tcPr>
          <w:p w14:paraId="29EA56E5" w14:textId="77777777" w:rsidR="001445BA" w:rsidRPr="43C1F7C3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Anvendt udstillingsmodel</w:t>
            </w:r>
          </w:p>
        </w:tc>
        <w:tc>
          <w:tcPr>
            <w:tcW w:w="6946" w:type="dxa"/>
          </w:tcPr>
          <w:p w14:paraId="1E14576D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 – Udstillingsmodel forefindes:</w:t>
            </w:r>
          </w:p>
          <w:p w14:paraId="0D6AA7F9" w14:textId="77777777" w:rsidR="001445BA" w:rsidRPr="00E567A4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http://data.gov.dk/model/diagrammer/</w:t>
            </w:r>
          </w:p>
        </w:tc>
      </w:tr>
      <w:tr w:rsidR="001445BA" w14:paraId="28F3A666" w14:textId="77777777" w:rsidTr="15FF41E5">
        <w:tc>
          <w:tcPr>
            <w:tcW w:w="2660" w:type="dxa"/>
          </w:tcPr>
          <w:p w14:paraId="492BE91B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REST-regler</w:t>
            </w:r>
          </w:p>
        </w:tc>
        <w:tc>
          <w:tcPr>
            <w:tcW w:w="6946" w:type="dxa"/>
          </w:tcPr>
          <w:p w14:paraId="349A9284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Anvend paging. Default paging-størrelse:20</w:t>
            </w:r>
          </w:p>
        </w:tc>
      </w:tr>
    </w:tbl>
    <w:p w14:paraId="36FEE54F" w14:textId="77777777" w:rsidR="00C20F68" w:rsidRPr="00DA1717" w:rsidRDefault="00C20F68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05" w14:textId="77777777" w:rsidR="00256DA5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Oversigt over metoder:</w:t>
      </w:r>
    </w:p>
    <w:tbl>
      <w:tblPr>
        <w:tblW w:w="71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0"/>
      </w:tblGrid>
      <w:tr w:rsidR="00256DA5" w:rsidRPr="009A18CE" w14:paraId="7CCDEF07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06" w14:textId="77777777" w:rsidR="00256DA5" w:rsidRPr="009A18C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  <w:t>Metodenavn</w:t>
            </w:r>
          </w:p>
        </w:tc>
      </w:tr>
      <w:tr w:rsidR="00256DA5" w:rsidRPr="009A18CE" w14:paraId="7CCDEF09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F08" w14:textId="77777777" w:rsidR="00256DA5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PrivatePersonCurrentDateOfBirthName</w:t>
            </w:r>
          </w:p>
        </w:tc>
      </w:tr>
    </w:tbl>
    <w:p w14:paraId="7CCDEF0A" w14:textId="77777777" w:rsidR="00256DA5" w:rsidRDefault="00256DA5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0B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F0C" w14:textId="77777777" w:rsidR="00256DA5" w:rsidRPr="00B814D1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95" w:name="_Toc507500216"/>
      <w:r w:rsidRPr="15FF41E5">
        <w:rPr>
          <w:rFonts w:ascii="Times New Roman" w:eastAsia="Times New Roman" w:hAnsi="Times New Roman" w:cs="Times New Roman"/>
        </w:rPr>
        <w:t>Metode</w:t>
      </w:r>
      <w:r w:rsidRPr="15FF41E5">
        <w:rPr>
          <w:rFonts w:ascii="Times New Roman" w:eastAsia="Times New Roman" w:hAnsi="Times New Roman" w:cs="Times New Roman"/>
          <w:b/>
          <w:bCs/>
        </w:rPr>
        <w:t>:</w:t>
      </w:r>
      <w:r w:rsidRPr="15FF41E5">
        <w:rPr>
          <w:rFonts w:ascii="Times New Roman" w:eastAsia="Times New Roman" w:hAnsi="Times New Roman" w:cs="Times New Roman"/>
        </w:rPr>
        <w:t xml:space="preserve"> PrivatePersonCurrentDateOfBirthName</w:t>
      </w:r>
      <w:bookmarkEnd w:id="95"/>
    </w:p>
    <w:p w14:paraId="7CCDEF0E" w14:textId="05E2FB11" w:rsidR="00256DA5" w:rsidRPr="00DA1717" w:rsidRDefault="15FF41E5" w:rsidP="15FF41E5">
      <w:pPr>
        <w:rPr>
          <w:rStyle w:val="Hyperlink"/>
          <w:rFonts w:ascii="Times New Roman" w:eastAsia="Times New Roman" w:hAnsi="Times New Roman" w:cs="Times New Roman"/>
          <w:sz w:val="24"/>
          <w:szCs w:val="24"/>
          <w:lang w:val="en-US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URL: 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&lt;endpoint&gt;/CPR/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CprPrivateDateOfBirthName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/1/REST/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PrivatePersonCurrentDateOfBirthName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?</w:t>
      </w:r>
    </w:p>
    <w:p w14:paraId="7CCDEF11" w14:textId="5F75056C" w:rsidR="00256DA5" w:rsidRDefault="15FF41E5" w:rsidP="15FF41E5">
      <w:pPr>
        <w:keepNext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Inputparametre: </w:t>
      </w:r>
    </w:p>
    <w:tbl>
      <w:tblPr>
        <w:tblW w:w="9482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4"/>
        <w:gridCol w:w="1701"/>
        <w:gridCol w:w="3606"/>
        <w:gridCol w:w="1701"/>
      </w:tblGrid>
      <w:tr w:rsidR="00F358AC" w:rsidRPr="00790E24" w14:paraId="7CCDEF16" w14:textId="77777777" w:rsidTr="15FF41E5">
        <w:trPr>
          <w:trHeight w:val="284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12" w14:textId="275DECF5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Navn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13" w14:textId="59583BFC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Type</w:t>
            </w:r>
          </w:p>
        </w:tc>
        <w:tc>
          <w:tcPr>
            <w:tcW w:w="3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vAlign w:val="center"/>
            <w:hideMark/>
          </w:tcPr>
          <w:p w14:paraId="7CCDEF14" w14:textId="2902093E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Beskrivelse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15" w14:textId="4E294911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Default værdi</w:t>
            </w:r>
          </w:p>
        </w:tc>
      </w:tr>
      <w:tr w:rsidR="00F358AC" w:rsidRPr="00790E24" w14:paraId="7CCDEF1B" w14:textId="77777777" w:rsidTr="15FF41E5">
        <w:trPr>
          <w:trHeight w:val="260"/>
        </w:trPr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17" w14:textId="20E4FE3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navn.efternavn.eq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18" w14:textId="0BF8A905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7CCDEF19" w14:textId="5D78EB06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Person.Navn.efternavnLigMed - En persons efternavne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1A" w14:textId="02DD2697" w:rsidR="00F358AC" w:rsidRPr="00DA1717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 </w:t>
            </w:r>
          </w:p>
        </w:tc>
      </w:tr>
      <w:tr w:rsidR="00F358AC" w:rsidRPr="00790E24" w14:paraId="7CCDEF20" w14:textId="77777777" w:rsidTr="15FF41E5">
        <w:trPr>
          <w:trHeight w:val="780"/>
        </w:trPr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CDEF1C" w14:textId="791E276C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navn.fornavne.eq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CDEF1D" w14:textId="14DB5FC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CDEF1E" w14:textId="6A5FF537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Person.Navn.fornavneLigMed - En persons fornavne og mellemnavne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DEF1F" w14:textId="7E4F2481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Konkat af fornavne og mellemnavn</w:t>
            </w:r>
          </w:p>
        </w:tc>
      </w:tr>
      <w:tr w:rsidR="00F358AC" w:rsidRPr="00790E24" w14:paraId="7CCDEF25" w14:textId="77777777" w:rsidTr="15FF41E5">
        <w:trPr>
          <w:trHeight w:val="260"/>
        </w:trPr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21" w14:textId="3D386DC9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person.foedselsdato.eq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22" w14:textId="38D89ADA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7CCDEF23" w14:textId="68B96713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Person.Person.foedselsdatoLigMed -Angiver hvilken dato fødslen har fundet sted. Datoformat følger ISO 8601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CDEF24" w14:textId="2BB4217D" w:rsidR="00F358AC" w:rsidRPr="00790E24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 </w:t>
            </w:r>
          </w:p>
        </w:tc>
      </w:tr>
    </w:tbl>
    <w:p w14:paraId="7CCDEF26" w14:textId="77777777" w:rsidR="00790E24" w:rsidRDefault="00790E24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27" w14:textId="77777777" w:rsidR="00790E24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Outputparametre: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938"/>
        <w:gridCol w:w="5690"/>
      </w:tblGrid>
      <w:tr w:rsidR="00790E24" w:rsidRPr="00800787" w14:paraId="7CCDEF2A" w14:textId="77777777" w:rsidTr="15FF41E5">
        <w:tc>
          <w:tcPr>
            <w:tcW w:w="4388" w:type="dxa"/>
            <w:shd w:val="clear" w:color="auto" w:fill="D6E3BC" w:themeFill="accent3" w:themeFillTint="66"/>
          </w:tcPr>
          <w:p w14:paraId="7CCDEF28" w14:textId="38758D3B" w:rsidR="00790E24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Metode</w:t>
            </w:r>
          </w:p>
        </w:tc>
        <w:tc>
          <w:tcPr>
            <w:tcW w:w="5466" w:type="dxa"/>
            <w:shd w:val="clear" w:color="auto" w:fill="D6E3BC" w:themeFill="accent3" w:themeFillTint="66"/>
          </w:tcPr>
          <w:p w14:paraId="7CCDEF29" w14:textId="10B7DB97" w:rsidR="00790E24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Skema</w:t>
            </w:r>
          </w:p>
        </w:tc>
      </w:tr>
      <w:tr w:rsidR="00790E24" w14:paraId="7CCDEF2D" w14:textId="77777777" w:rsidTr="15FF41E5">
        <w:trPr>
          <w:trHeight w:val="70"/>
        </w:trPr>
        <w:tc>
          <w:tcPr>
            <w:tcW w:w="4388" w:type="dxa"/>
          </w:tcPr>
          <w:p w14:paraId="7CCDEF2B" w14:textId="77777777" w:rsidR="00790E24" w:rsidRPr="002C777E" w:rsidRDefault="15FF41E5" w:rsidP="15FF41E5">
            <w:pPr>
              <w:keepNext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PrivatePersonCurrentDataOfBirthName</w:t>
            </w:r>
          </w:p>
        </w:tc>
        <w:tc>
          <w:tcPr>
            <w:tcW w:w="5466" w:type="dxa"/>
          </w:tcPr>
          <w:p w14:paraId="151EFC04" w14:textId="77777777" w:rsidR="00790E24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PersonPrivate.json</w:t>
            </w:r>
          </w:p>
          <w:p w14:paraId="7CCDEF2C" w14:textId="54DF21ED" w:rsidR="00DA1966" w:rsidRPr="00732629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https://1drv.ms/f/s!ArrtD3f1fvRqgR0DmEJWTuVmPzyW</w:t>
            </w:r>
          </w:p>
        </w:tc>
      </w:tr>
    </w:tbl>
    <w:p w14:paraId="7CCDEF2E" w14:textId="77777777" w:rsidR="00256DA5" w:rsidRPr="00A406DF" w:rsidRDefault="00256DA5" w:rsidP="15FF41E5">
      <w:pPr>
        <w:rPr>
          <w:rFonts w:ascii="Times New Roman" w:eastAsia="Times New Roman" w:hAnsi="Times New Roman" w:cs="Times New Roman"/>
        </w:rPr>
      </w:pPr>
    </w:p>
    <w:p w14:paraId="7CCDEF2F" w14:textId="77777777" w:rsidR="00256DA5" w:rsidRPr="00DA1717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96" w:name="_Toc507500217"/>
      <w:r w:rsidRPr="15FF41E5">
        <w:rPr>
          <w:rFonts w:ascii="Times New Roman" w:eastAsia="Times New Roman" w:hAnsi="Times New Roman" w:cs="Times New Roman"/>
        </w:rPr>
        <w:t>Rest service: CprPrivatePNR</w:t>
      </w:r>
      <w:bookmarkEnd w:id="96"/>
    </w:p>
    <w:p w14:paraId="7CCDEF30" w14:textId="77777777" w:rsidR="00256DA5" w:rsidRPr="00DA1717" w:rsidRDefault="00256DA5" w:rsidP="15FF41E5">
      <w:pPr>
        <w:rPr>
          <w:rFonts w:ascii="Times New Roman" w:eastAsia="Times New Roman" w:hAnsi="Times New Roman" w:cs="Times New Roman"/>
          <w:b/>
          <w:bCs/>
        </w:rPr>
      </w:pPr>
    </w:p>
    <w:p w14:paraId="379FEC2E" w14:textId="2ADC7269" w:rsidR="001445BA" w:rsidRPr="008249B1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sz w:val="24"/>
          <w:szCs w:val="24"/>
        </w:rPr>
        <w:t xml:space="preserve">Private kunders anvendelse af aktuelle CPR data med søgning på et personnummer.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60"/>
        <w:gridCol w:w="6946"/>
      </w:tblGrid>
      <w:tr w:rsidR="001445BA" w14:paraId="0F72BBBB" w14:textId="77777777" w:rsidTr="15FF41E5">
        <w:tc>
          <w:tcPr>
            <w:tcW w:w="2660" w:type="dxa"/>
          </w:tcPr>
          <w:p w14:paraId="0D346952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6946" w:type="dxa"/>
          </w:tcPr>
          <w:p w14:paraId="2EB922A4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</w:tr>
      <w:tr w:rsidR="001445BA" w14:paraId="2DE6D90F" w14:textId="77777777" w:rsidTr="15FF41E5">
        <w:tc>
          <w:tcPr>
            <w:tcW w:w="2660" w:type="dxa"/>
          </w:tcPr>
          <w:p w14:paraId="3F98B9B8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Sikkerhedszone</w:t>
            </w:r>
          </w:p>
        </w:tc>
        <w:tc>
          <w:tcPr>
            <w:tcW w:w="6946" w:type="dxa"/>
          </w:tcPr>
          <w:p w14:paraId="611997F1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5 - Indeholder fortrolige eller følsomme data.</w:t>
            </w:r>
          </w:p>
        </w:tc>
      </w:tr>
      <w:tr w:rsidR="001445BA" w14:paraId="4E015999" w14:textId="77777777" w:rsidTr="15FF41E5">
        <w:tc>
          <w:tcPr>
            <w:tcW w:w="2660" w:type="dxa"/>
          </w:tcPr>
          <w:p w14:paraId="0C21EC7E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Adgangsniveau</w:t>
            </w:r>
          </w:p>
        </w:tc>
        <w:tc>
          <w:tcPr>
            <w:tcW w:w="6946" w:type="dxa"/>
          </w:tcPr>
          <w:p w14:paraId="0C7A61A9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Indgået aftale med CPR om anvendelse af data påkrævet.</w:t>
            </w:r>
          </w:p>
        </w:tc>
      </w:tr>
      <w:tr w:rsidR="001445BA" w14:paraId="273F69C4" w14:textId="77777777" w:rsidTr="15FF41E5">
        <w:tc>
          <w:tcPr>
            <w:tcW w:w="2660" w:type="dxa"/>
          </w:tcPr>
          <w:p w14:paraId="24D72E2E" w14:textId="77777777" w:rsidR="001445BA" w:rsidRPr="43C1F7C3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Anvendt udstillingsmodel</w:t>
            </w:r>
          </w:p>
        </w:tc>
        <w:tc>
          <w:tcPr>
            <w:tcW w:w="6946" w:type="dxa"/>
          </w:tcPr>
          <w:p w14:paraId="6E136E41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 – Udstillingsmodel forefindes:</w:t>
            </w:r>
          </w:p>
          <w:p w14:paraId="7A79A1C1" w14:textId="77777777" w:rsidR="001445BA" w:rsidRPr="00E567A4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http://data.gov.dk/model/diagrammer/</w:t>
            </w:r>
          </w:p>
        </w:tc>
      </w:tr>
      <w:tr w:rsidR="001445BA" w14:paraId="4084DD4A" w14:textId="77777777" w:rsidTr="15FF41E5">
        <w:tc>
          <w:tcPr>
            <w:tcW w:w="2660" w:type="dxa"/>
          </w:tcPr>
          <w:p w14:paraId="46C95966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REST-regler</w:t>
            </w:r>
          </w:p>
        </w:tc>
        <w:tc>
          <w:tcPr>
            <w:tcW w:w="6946" w:type="dxa"/>
          </w:tcPr>
          <w:p w14:paraId="357765B0" w14:textId="77777777" w:rsidR="001445BA" w:rsidRDefault="15FF41E5" w:rsidP="15FF4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Anvend paging. Default paging-størrelse:20</w:t>
            </w:r>
          </w:p>
        </w:tc>
      </w:tr>
    </w:tbl>
    <w:p w14:paraId="6BBE41F4" w14:textId="77777777" w:rsidR="00C20F68" w:rsidRPr="00E30CA4" w:rsidRDefault="00C20F68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36" w14:textId="77777777" w:rsidR="00256DA5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Oversigt over metoder:</w:t>
      </w:r>
    </w:p>
    <w:tbl>
      <w:tblPr>
        <w:tblW w:w="71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0"/>
      </w:tblGrid>
      <w:tr w:rsidR="00256DA5" w:rsidRPr="0096078E" w14:paraId="7CCDEF38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37" w14:textId="77777777" w:rsidR="00256DA5" w:rsidRPr="0096078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  <w:t>Metodenavn</w:t>
            </w:r>
          </w:p>
        </w:tc>
      </w:tr>
      <w:tr w:rsidR="00256DA5" w:rsidRPr="0096078E" w14:paraId="7CCDEF3A" w14:textId="77777777" w:rsidTr="15FF41E5">
        <w:trPr>
          <w:trHeight w:val="255"/>
        </w:trPr>
        <w:tc>
          <w:tcPr>
            <w:tcW w:w="7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EF39" w14:textId="77777777" w:rsidR="00256DA5" w:rsidRPr="0096078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PrivatePersonCurrentPNR</w:t>
            </w:r>
          </w:p>
        </w:tc>
      </w:tr>
    </w:tbl>
    <w:p w14:paraId="7CCDEF3B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F3C" w14:textId="77777777" w:rsidR="00256DA5" w:rsidRDefault="00256DA5" w:rsidP="15FF41E5">
      <w:pPr>
        <w:rPr>
          <w:rFonts w:ascii="Times New Roman" w:eastAsia="Times New Roman" w:hAnsi="Times New Roman" w:cs="Times New Roman"/>
        </w:rPr>
      </w:pPr>
    </w:p>
    <w:p w14:paraId="7CCDEF3D" w14:textId="77777777" w:rsidR="00256DA5" w:rsidRPr="00B814D1" w:rsidRDefault="15FF41E5" w:rsidP="15FF41E5">
      <w:pPr>
        <w:pStyle w:val="Overskrift2"/>
        <w:rPr>
          <w:rFonts w:ascii="Times New Roman" w:eastAsia="Times New Roman" w:hAnsi="Times New Roman" w:cs="Times New Roman"/>
        </w:rPr>
      </w:pPr>
      <w:bookmarkStart w:id="97" w:name="_Toc507500218"/>
      <w:r w:rsidRPr="15FF41E5">
        <w:rPr>
          <w:rFonts w:ascii="Times New Roman" w:eastAsia="Times New Roman" w:hAnsi="Times New Roman" w:cs="Times New Roman"/>
        </w:rPr>
        <w:t>Metode</w:t>
      </w:r>
      <w:r w:rsidRPr="15FF41E5">
        <w:rPr>
          <w:rFonts w:ascii="Times New Roman" w:eastAsia="Times New Roman" w:hAnsi="Times New Roman" w:cs="Times New Roman"/>
          <w:b/>
          <w:bCs/>
        </w:rPr>
        <w:t>:</w:t>
      </w:r>
      <w:r w:rsidRPr="15FF41E5">
        <w:rPr>
          <w:rFonts w:ascii="Times New Roman" w:eastAsia="Times New Roman" w:hAnsi="Times New Roman" w:cs="Times New Roman"/>
        </w:rPr>
        <w:t xml:space="preserve"> PrivatePersonCurrentPNR</w:t>
      </w:r>
      <w:bookmarkEnd w:id="97"/>
    </w:p>
    <w:p w14:paraId="7CCDEF3F" w14:textId="2CB08F97" w:rsidR="00256DA5" w:rsidRPr="00DA1717" w:rsidRDefault="15FF41E5" w:rsidP="15FF41E5">
      <w:pPr>
        <w:rPr>
          <w:rStyle w:val="Hyperlink"/>
          <w:rFonts w:ascii="Times New Roman" w:eastAsia="Times New Roman" w:hAnsi="Times New Roman" w:cs="Times New Roman"/>
          <w:sz w:val="24"/>
          <w:szCs w:val="24"/>
          <w:lang w:val="en-US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URL: 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&lt;endpoint&gt;/CPR/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CprPrivatePNR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/1/REST/</w:t>
      </w:r>
      <w:r w:rsidRPr="15FF41E5">
        <w:rPr>
          <w:rFonts w:ascii="Times New Roman" w:eastAsia="Times New Roman" w:hAnsi="Times New Roman" w:cs="Times New Roman"/>
          <w:sz w:val="24"/>
          <w:szCs w:val="24"/>
          <w:lang w:val="en-US"/>
        </w:rPr>
        <w:t>PrivatePersonCurrentPNR</w:t>
      </w:r>
      <w:r w:rsidRPr="15FF41E5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/>
        </w:rPr>
        <w:t>?</w:t>
      </w:r>
    </w:p>
    <w:p w14:paraId="7CCDEF42" w14:textId="4893494A" w:rsidR="00256DA5" w:rsidRDefault="15FF41E5" w:rsidP="15FF41E5">
      <w:pPr>
        <w:keepNext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Inputparametre: </w:t>
      </w:r>
    </w:p>
    <w:tbl>
      <w:tblPr>
        <w:tblW w:w="9356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8"/>
        <w:gridCol w:w="1548"/>
        <w:gridCol w:w="4003"/>
        <w:gridCol w:w="1607"/>
      </w:tblGrid>
      <w:tr w:rsidR="00D334B8" w:rsidRPr="0061605E" w14:paraId="7CCDEF47" w14:textId="77777777" w:rsidTr="15FF41E5">
        <w:trPr>
          <w:trHeight w:val="284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43" w14:textId="556F7D83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Navn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44" w14:textId="312EFE6E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Type</w:t>
            </w:r>
          </w:p>
        </w:tc>
        <w:tc>
          <w:tcPr>
            <w:tcW w:w="4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vAlign w:val="center"/>
            <w:hideMark/>
          </w:tcPr>
          <w:p w14:paraId="7CCDEF45" w14:textId="72E394C1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Beskrivelse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E4BC"/>
            <w:noWrap/>
            <w:vAlign w:val="center"/>
            <w:hideMark/>
          </w:tcPr>
          <w:p w14:paraId="7CCDEF46" w14:textId="1FCEA54E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Default værdi</w:t>
            </w:r>
          </w:p>
        </w:tc>
      </w:tr>
      <w:tr w:rsidR="00D334B8" w:rsidRPr="0061605E" w14:paraId="7CCDEF4C" w14:textId="77777777" w:rsidTr="15FF41E5">
        <w:trPr>
          <w:trHeight w:val="280"/>
        </w:trPr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48" w14:textId="55A8581C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pnr.personnummer.eq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49" w14:textId="3648FB8B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7CCDEF4A" w14:textId="28E6E761" w:rsidR="00D334B8" w:rsidRPr="0061605E" w:rsidRDefault="15FF41E5" w:rsidP="15FF4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Person.Personnummer.personnummerLigMed - Entydig identifikation af en personer i CPR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DEF4B" w14:textId="3D472C96" w:rsidR="00D334B8" w:rsidRPr="0061605E" w:rsidRDefault="15FF41E5" w:rsidP="15FF41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15FF41E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CCDEF4D" w14:textId="77777777" w:rsidR="00256DA5" w:rsidRDefault="00256DA5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4E" w14:textId="77777777" w:rsidR="00436976" w:rsidRDefault="00436976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4F" w14:textId="77777777" w:rsidR="0061605E" w:rsidRPr="00DA1717" w:rsidRDefault="15FF41E5" w:rsidP="15FF4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F41E5">
        <w:rPr>
          <w:rFonts w:ascii="Times New Roman" w:eastAsia="Times New Roman" w:hAnsi="Times New Roman" w:cs="Times New Roman"/>
          <w:b/>
          <w:bCs/>
          <w:sz w:val="24"/>
          <w:szCs w:val="24"/>
        </w:rPr>
        <w:t>Outputparametre:</w:t>
      </w:r>
    </w:p>
    <w:tbl>
      <w:tblPr>
        <w:tblStyle w:val="Tabel-Gitter"/>
        <w:tblW w:w="9854" w:type="dxa"/>
        <w:tblInd w:w="108" w:type="dxa"/>
        <w:tblLook w:val="04A0" w:firstRow="1" w:lastRow="0" w:firstColumn="1" w:lastColumn="0" w:noHBand="0" w:noVBand="1"/>
      </w:tblPr>
      <w:tblGrid>
        <w:gridCol w:w="3991"/>
        <w:gridCol w:w="5863"/>
      </w:tblGrid>
      <w:tr w:rsidR="0061605E" w:rsidRPr="00800787" w14:paraId="7CCDEF52" w14:textId="77777777" w:rsidTr="15FF41E5">
        <w:tc>
          <w:tcPr>
            <w:tcW w:w="4388" w:type="dxa"/>
            <w:shd w:val="clear" w:color="auto" w:fill="D6E3BC" w:themeFill="accent3" w:themeFillTint="66"/>
          </w:tcPr>
          <w:p w14:paraId="7CCDEF50" w14:textId="6E8640BE" w:rsidR="0061605E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Metode</w:t>
            </w:r>
          </w:p>
        </w:tc>
        <w:tc>
          <w:tcPr>
            <w:tcW w:w="5466" w:type="dxa"/>
            <w:shd w:val="clear" w:color="auto" w:fill="D6E3BC" w:themeFill="accent3" w:themeFillTint="66"/>
          </w:tcPr>
          <w:p w14:paraId="7CCDEF51" w14:textId="2F6EB974" w:rsidR="0061605E" w:rsidRPr="00DA1717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b/>
                <w:bCs/>
                <w:color w:val="808080" w:themeColor="text1" w:themeTint="7F"/>
                <w:sz w:val="24"/>
                <w:szCs w:val="24"/>
              </w:rPr>
              <w:t>Skema</w:t>
            </w:r>
          </w:p>
        </w:tc>
      </w:tr>
      <w:tr w:rsidR="0061605E" w14:paraId="7CCDEF55" w14:textId="77777777" w:rsidTr="15FF41E5">
        <w:trPr>
          <w:trHeight w:val="70"/>
        </w:trPr>
        <w:tc>
          <w:tcPr>
            <w:tcW w:w="4388" w:type="dxa"/>
          </w:tcPr>
          <w:p w14:paraId="7CCDEF53" w14:textId="77777777" w:rsidR="0061605E" w:rsidRPr="002C777E" w:rsidRDefault="15FF41E5" w:rsidP="15FF41E5">
            <w:pPr>
              <w:keepNext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15FF41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PrivatePersonCurrentPNR</w:t>
            </w:r>
          </w:p>
        </w:tc>
        <w:tc>
          <w:tcPr>
            <w:tcW w:w="5466" w:type="dxa"/>
          </w:tcPr>
          <w:p w14:paraId="64EDBFC7" w14:textId="77777777" w:rsidR="0061605E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PersonPrivate.json</w:t>
            </w:r>
          </w:p>
          <w:p w14:paraId="7CCDEF54" w14:textId="1C58CA05" w:rsidR="00DA1966" w:rsidRPr="00732629" w:rsidRDefault="15FF41E5" w:rsidP="15FF41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15FF41E5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https://1drv.ms/f/s!ArrtD3f1fvRqgR0DmEJWTuVmPzyW</w:t>
            </w:r>
          </w:p>
        </w:tc>
      </w:tr>
    </w:tbl>
    <w:p w14:paraId="7CCDEF56" w14:textId="77777777" w:rsidR="0061605E" w:rsidRPr="00A406DF" w:rsidRDefault="0061605E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DEF57" w14:textId="77777777" w:rsidR="00256DA5" w:rsidRDefault="00256DA5" w:rsidP="15FF41E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56DA5" w:rsidSect="006B145D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B80E17" w14:textId="77777777" w:rsidR="002D088B" w:rsidRDefault="002D088B">
      <w:pPr>
        <w:spacing w:after="0" w:line="240" w:lineRule="auto"/>
      </w:pPr>
      <w:r>
        <w:separator/>
      </w:r>
    </w:p>
  </w:endnote>
  <w:endnote w:type="continuationSeparator" w:id="0">
    <w:p w14:paraId="6893E4A9" w14:textId="77777777" w:rsidR="002D088B" w:rsidRDefault="002D0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ource Sans Pro">
    <w:altName w:val="Cambria Math"/>
    <w:panose1 w:val="020B0503030403020204"/>
    <w:charset w:val="00"/>
    <w:family w:val="swiss"/>
    <w:pitch w:val="variable"/>
    <w:sig w:usb0="00000001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20E53D" w14:textId="77777777" w:rsidR="009164AE" w:rsidRDefault="009164AE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DEF5E" w14:textId="25E4F32E" w:rsidR="00790E24" w:rsidRDefault="00790E24">
    <w:pPr>
      <w:pStyle w:val="Sidefod"/>
    </w:pPr>
    <w:r>
      <w:t xml:space="preserve">Side </w:t>
    </w:r>
    <w:sdt>
      <w:sdtPr>
        <w:id w:val="9214600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8E69F1">
          <w:rPr>
            <w:noProof/>
          </w:rPr>
          <w:t>2</w:t>
        </w:r>
        <w:r>
          <w:fldChar w:fldCharType="end"/>
        </w:r>
      </w:sdtContent>
    </w:sdt>
  </w:p>
  <w:p w14:paraId="7CCDEF5F" w14:textId="77777777" w:rsidR="00790E24" w:rsidRDefault="00790E24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A860B" w14:textId="77777777" w:rsidR="009164AE" w:rsidRDefault="009164AE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C43B51" w14:textId="77777777" w:rsidR="002D088B" w:rsidRDefault="002D088B">
      <w:pPr>
        <w:spacing w:after="0" w:line="240" w:lineRule="auto"/>
      </w:pPr>
      <w:r>
        <w:separator/>
      </w:r>
    </w:p>
  </w:footnote>
  <w:footnote w:type="continuationSeparator" w:id="0">
    <w:p w14:paraId="1D118810" w14:textId="77777777" w:rsidR="002D088B" w:rsidRDefault="002D0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7CFBA" w14:textId="31228764" w:rsidR="009164AE" w:rsidRDefault="009164AE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DEF5C" w14:textId="14B0E6F1" w:rsidR="00790E24" w:rsidRDefault="00790E24">
    <w:pPr>
      <w:pStyle w:val="Sidehoved"/>
    </w:pPr>
    <w:r>
      <w:tab/>
    </w:r>
    <w:r>
      <w:tab/>
    </w:r>
    <w:r>
      <w:rPr>
        <w:rFonts w:ascii="Source Sans Pro" w:hAnsi="Source Sans Pro"/>
        <w:noProof/>
        <w:color w:val="1F497D"/>
        <w:szCs w:val="20"/>
        <w:lang w:eastAsia="da-DK"/>
      </w:rPr>
      <w:drawing>
        <wp:inline distT="0" distB="0" distL="0" distR="0" wp14:anchorId="7CCDEF60" wp14:editId="7CCDEF61">
          <wp:extent cx="2250347" cy="809625"/>
          <wp:effectExtent l="0" t="0" r="0" b="0"/>
          <wp:docPr id="3" name="Billede 3" descr="cid:image001.png@01D0DB3B.D6A511C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lede 3" descr="cid:image001.png@01D0DB3B.D6A511C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1370" cy="8099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CDEF5D" w14:textId="77777777" w:rsidR="00790E24" w:rsidRDefault="00790E24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476AA" w14:textId="25F7DE93" w:rsidR="009164AE" w:rsidRDefault="009164AE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6CA365C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FB3EB3"/>
    <w:multiLevelType w:val="hybridMultilevel"/>
    <w:tmpl w:val="3668C5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C6E16"/>
    <w:multiLevelType w:val="multilevel"/>
    <w:tmpl w:val="93083EC8"/>
    <w:lvl w:ilvl="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871E36"/>
    <w:multiLevelType w:val="multilevel"/>
    <w:tmpl w:val="9E9899FE"/>
    <w:lvl w:ilvl="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CD37F3"/>
    <w:multiLevelType w:val="hybridMultilevel"/>
    <w:tmpl w:val="B32AC85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C4361"/>
    <w:multiLevelType w:val="multilevel"/>
    <w:tmpl w:val="D5F2415E"/>
    <w:lvl w:ilvl="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6BA66B2"/>
    <w:multiLevelType w:val="multilevel"/>
    <w:tmpl w:val="D1B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271C5"/>
    <w:multiLevelType w:val="hybridMultilevel"/>
    <w:tmpl w:val="D3C49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60144"/>
    <w:multiLevelType w:val="multilevel"/>
    <w:tmpl w:val="5DF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3541C6"/>
    <w:multiLevelType w:val="hybridMultilevel"/>
    <w:tmpl w:val="221A98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E61E4"/>
    <w:multiLevelType w:val="multilevel"/>
    <w:tmpl w:val="7364643A"/>
    <w:lvl w:ilvl="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E1A136B"/>
    <w:multiLevelType w:val="hybridMultilevel"/>
    <w:tmpl w:val="C9A2F348"/>
    <w:lvl w:ilvl="0" w:tplc="2A2AD1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84851"/>
    <w:multiLevelType w:val="multilevel"/>
    <w:tmpl w:val="F530DF64"/>
    <w:lvl w:ilvl="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2944283"/>
    <w:multiLevelType w:val="hybridMultilevel"/>
    <w:tmpl w:val="96C81564"/>
    <w:lvl w:ilvl="0" w:tplc="C7EC6224">
      <w:start w:val="1"/>
      <w:numFmt w:val="bullet"/>
      <w:lvlText w:val="-"/>
      <w:lvlJc w:val="left"/>
      <w:pPr>
        <w:ind w:left="720" w:hanging="360"/>
      </w:pPr>
      <w:rPr>
        <w:rFonts w:ascii="Calibri" w:eastAsia="Arial Unicode MS" w:hAnsi="Calibri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B60B6"/>
    <w:multiLevelType w:val="hybridMultilevel"/>
    <w:tmpl w:val="D256CDAC"/>
    <w:lvl w:ilvl="0" w:tplc="040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68485E45"/>
    <w:multiLevelType w:val="hybridMultilevel"/>
    <w:tmpl w:val="9EB8669E"/>
    <w:lvl w:ilvl="0" w:tplc="9B42BE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B187C"/>
    <w:multiLevelType w:val="hybridMultilevel"/>
    <w:tmpl w:val="250820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1B6B20"/>
    <w:multiLevelType w:val="hybridMultilevel"/>
    <w:tmpl w:val="CFE2CA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1"/>
  </w:num>
  <w:num w:numId="4">
    <w:abstractNumId w:val="2"/>
  </w:num>
  <w:num w:numId="5">
    <w:abstractNumId w:val="5"/>
  </w:num>
  <w:num w:numId="6">
    <w:abstractNumId w:val="12"/>
  </w:num>
  <w:num w:numId="7">
    <w:abstractNumId w:val="6"/>
  </w:num>
  <w:num w:numId="8">
    <w:abstractNumId w:val="3"/>
  </w:num>
  <w:num w:numId="9">
    <w:abstractNumId w:val="10"/>
  </w:num>
  <w:num w:numId="10">
    <w:abstractNumId w:val="14"/>
  </w:num>
  <w:num w:numId="11">
    <w:abstractNumId w:val="7"/>
  </w:num>
  <w:num w:numId="12">
    <w:abstractNumId w:val="4"/>
  </w:num>
  <w:num w:numId="13">
    <w:abstractNumId w:val="9"/>
  </w:num>
  <w:num w:numId="14">
    <w:abstractNumId w:val="13"/>
  </w:num>
  <w:num w:numId="15">
    <w:abstractNumId w:val="15"/>
  </w:num>
  <w:num w:numId="16">
    <w:abstractNumId w:val="0"/>
  </w:num>
  <w:num w:numId="17">
    <w:abstractNumId w:val="11"/>
  </w:num>
  <w:num w:numId="1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æcilie Elle">
    <w15:presenceInfo w15:providerId="AD" w15:userId="S-1-5-21-2100284113-1573851820-878952375-138351"/>
  </w15:person>
  <w15:person w15:author="Kaja Hansen">
    <w15:presenceInfo w15:providerId="AD" w15:userId="S-1-5-21-2100284113-1573851820-878952375-138581"/>
  </w15:person>
  <w15:person w15:author="Jacob Schou">
    <w15:presenceInfo w15:providerId="AD" w15:userId="S-1-5-21-2100284113-1573851820-878952375-886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DA5"/>
    <w:rsid w:val="00050D7C"/>
    <w:rsid w:val="00073CA4"/>
    <w:rsid w:val="0008319E"/>
    <w:rsid w:val="000D1AE5"/>
    <w:rsid w:val="000D4C3E"/>
    <w:rsid w:val="000D7E2F"/>
    <w:rsid w:val="00140844"/>
    <w:rsid w:val="001445BA"/>
    <w:rsid w:val="001747EC"/>
    <w:rsid w:val="0019305A"/>
    <w:rsid w:val="0019327C"/>
    <w:rsid w:val="00234541"/>
    <w:rsid w:val="0024688B"/>
    <w:rsid w:val="00252DBF"/>
    <w:rsid w:val="00256DA5"/>
    <w:rsid w:val="002D088B"/>
    <w:rsid w:val="003427D3"/>
    <w:rsid w:val="003513F7"/>
    <w:rsid w:val="00366094"/>
    <w:rsid w:val="00406FC5"/>
    <w:rsid w:val="00417043"/>
    <w:rsid w:val="00436976"/>
    <w:rsid w:val="00464F94"/>
    <w:rsid w:val="00485625"/>
    <w:rsid w:val="004C084D"/>
    <w:rsid w:val="004F0948"/>
    <w:rsid w:val="005350D7"/>
    <w:rsid w:val="0053597A"/>
    <w:rsid w:val="00541A19"/>
    <w:rsid w:val="005639D1"/>
    <w:rsid w:val="00583A4E"/>
    <w:rsid w:val="00594186"/>
    <w:rsid w:val="006156EB"/>
    <w:rsid w:val="0061605E"/>
    <w:rsid w:val="00656542"/>
    <w:rsid w:val="006A40CF"/>
    <w:rsid w:val="006A6A15"/>
    <w:rsid w:val="006B145D"/>
    <w:rsid w:val="00754FDF"/>
    <w:rsid w:val="0075574A"/>
    <w:rsid w:val="00756CCC"/>
    <w:rsid w:val="0078060E"/>
    <w:rsid w:val="00781F4A"/>
    <w:rsid w:val="00790E24"/>
    <w:rsid w:val="007A13A5"/>
    <w:rsid w:val="007D45F3"/>
    <w:rsid w:val="007D72DE"/>
    <w:rsid w:val="007E5935"/>
    <w:rsid w:val="008A7541"/>
    <w:rsid w:val="008B7F51"/>
    <w:rsid w:val="008E69F1"/>
    <w:rsid w:val="009164AE"/>
    <w:rsid w:val="00963905"/>
    <w:rsid w:val="009A534E"/>
    <w:rsid w:val="009C2E86"/>
    <w:rsid w:val="009E40E6"/>
    <w:rsid w:val="009F5E63"/>
    <w:rsid w:val="00A44826"/>
    <w:rsid w:val="00A843E2"/>
    <w:rsid w:val="00AB0FBD"/>
    <w:rsid w:val="00AC0194"/>
    <w:rsid w:val="00AE39EB"/>
    <w:rsid w:val="00B1404A"/>
    <w:rsid w:val="00B64C1E"/>
    <w:rsid w:val="00BB5088"/>
    <w:rsid w:val="00BB52B3"/>
    <w:rsid w:val="00BC15CC"/>
    <w:rsid w:val="00BD467E"/>
    <w:rsid w:val="00BD6E0E"/>
    <w:rsid w:val="00C14726"/>
    <w:rsid w:val="00C1650C"/>
    <w:rsid w:val="00C20F68"/>
    <w:rsid w:val="00C42088"/>
    <w:rsid w:val="00C74124"/>
    <w:rsid w:val="00CB1B72"/>
    <w:rsid w:val="00CD3F2D"/>
    <w:rsid w:val="00D334B8"/>
    <w:rsid w:val="00D573A9"/>
    <w:rsid w:val="00D8280F"/>
    <w:rsid w:val="00DA1717"/>
    <w:rsid w:val="00DA1966"/>
    <w:rsid w:val="00E10B73"/>
    <w:rsid w:val="00E236BB"/>
    <w:rsid w:val="00E40F76"/>
    <w:rsid w:val="00E45F82"/>
    <w:rsid w:val="00E67BA4"/>
    <w:rsid w:val="00E82DBF"/>
    <w:rsid w:val="00ED4515"/>
    <w:rsid w:val="00EE0FA7"/>
    <w:rsid w:val="00EE1DFD"/>
    <w:rsid w:val="00F03048"/>
    <w:rsid w:val="00F358AC"/>
    <w:rsid w:val="00F5183D"/>
    <w:rsid w:val="00F6436F"/>
    <w:rsid w:val="00F730BA"/>
    <w:rsid w:val="00F84088"/>
    <w:rsid w:val="00FE0774"/>
    <w:rsid w:val="00FF5E0B"/>
    <w:rsid w:val="0903217C"/>
    <w:rsid w:val="15FF41E5"/>
    <w:rsid w:val="292E9EC7"/>
    <w:rsid w:val="52708947"/>
    <w:rsid w:val="76C37634"/>
    <w:rsid w:val="76D7BB93"/>
    <w:rsid w:val="7E15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CDEE27"/>
  <w14:defaultImageDpi w14:val="300"/>
  <w15:docId w15:val="{F76BCA0B-FEBC-4C01-A782-B3D47BC6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826"/>
    <w:pPr>
      <w:spacing w:after="160" w:line="259" w:lineRule="auto"/>
    </w:pPr>
    <w:rPr>
      <w:rFonts w:ascii="Calibri" w:eastAsiaTheme="minorHAnsi" w:hAnsi="Calibri"/>
      <w:sz w:val="22"/>
      <w:szCs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56D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56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56D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56DA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56DA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56DA5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Sidehoved">
    <w:name w:val="header"/>
    <w:basedOn w:val="Normal"/>
    <w:link w:val="SidehovedTegn"/>
    <w:uiPriority w:val="99"/>
    <w:unhideWhenUsed/>
    <w:rsid w:val="00256D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56DA5"/>
    <w:rPr>
      <w:rFonts w:eastAsiaTheme="minorHAnsi"/>
      <w:sz w:val="22"/>
      <w:szCs w:val="22"/>
      <w:lang w:eastAsia="en-US"/>
    </w:rPr>
  </w:style>
  <w:style w:type="paragraph" w:styleId="Sidefod">
    <w:name w:val="footer"/>
    <w:basedOn w:val="Normal"/>
    <w:link w:val="SidefodTegn"/>
    <w:uiPriority w:val="99"/>
    <w:unhideWhenUsed/>
    <w:rsid w:val="00256D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56DA5"/>
    <w:rPr>
      <w:rFonts w:eastAsiaTheme="minorHAnsi"/>
      <w:sz w:val="22"/>
      <w:szCs w:val="22"/>
      <w:lang w:eastAsia="en-US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56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56DA5"/>
    <w:rPr>
      <w:rFonts w:ascii="Tahoma" w:eastAsiaTheme="minorHAnsi" w:hAnsi="Tahoma" w:cs="Tahoma"/>
      <w:sz w:val="16"/>
      <w:szCs w:val="16"/>
      <w:lang w:eastAsia="en-US"/>
    </w:rPr>
  </w:style>
  <w:style w:type="paragraph" w:styleId="Listeafsnit">
    <w:name w:val="List Paragraph"/>
    <w:basedOn w:val="Normal"/>
    <w:uiPriority w:val="34"/>
    <w:qFormat/>
    <w:rsid w:val="00256DA5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256DA5"/>
    <w:rPr>
      <w:color w:val="0000FF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256DA5"/>
    <w:rPr>
      <w:color w:val="800080" w:themeColor="followedHyperlink"/>
      <w:u w:val="single"/>
    </w:rPr>
  </w:style>
  <w:style w:type="paragraph" w:customStyle="1" w:styleId="Default">
    <w:name w:val="Default"/>
    <w:uiPriority w:val="99"/>
    <w:rsid w:val="00256DA5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eastAsia="en-US"/>
    </w:rPr>
  </w:style>
  <w:style w:type="paragraph" w:styleId="Overskrift">
    <w:name w:val="TOC Heading"/>
    <w:basedOn w:val="Overskrift1"/>
    <w:next w:val="Normal"/>
    <w:uiPriority w:val="39"/>
    <w:unhideWhenUsed/>
    <w:qFormat/>
    <w:rsid w:val="00256DA5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256DA5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256DA5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256DA5"/>
    <w:pPr>
      <w:spacing w:before="100" w:beforeAutospacing="1" w:after="36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table" w:styleId="Tabel-Gitter">
    <w:name w:val="Table Grid"/>
    <w:basedOn w:val="Tabel-Normal"/>
    <w:uiPriority w:val="39"/>
    <w:rsid w:val="00256DA5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256DA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256DA5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256DA5"/>
    <w:rPr>
      <w:rFonts w:eastAsiaTheme="minorHAnsi"/>
      <w:sz w:val="20"/>
      <w:szCs w:val="20"/>
      <w:lang w:eastAsia="en-US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256DA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256DA5"/>
    <w:rPr>
      <w:rFonts w:eastAsiaTheme="minorHAnsi"/>
      <w:b/>
      <w:bCs/>
      <w:sz w:val="20"/>
      <w:szCs w:val="20"/>
      <w:lang w:eastAsia="en-US"/>
    </w:rPr>
  </w:style>
  <w:style w:type="paragraph" w:styleId="FormateretHTML">
    <w:name w:val="HTML Preformatted"/>
    <w:basedOn w:val="Normal"/>
    <w:link w:val="FormateretHTMLTegn"/>
    <w:uiPriority w:val="99"/>
    <w:unhideWhenUsed/>
    <w:rsid w:val="00256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256DA5"/>
    <w:rPr>
      <w:rFonts w:ascii="Courier New" w:eastAsia="Times New Roman" w:hAnsi="Courier New" w:cs="Courier New"/>
      <w:sz w:val="20"/>
      <w:szCs w:val="20"/>
    </w:rPr>
  </w:style>
  <w:style w:type="table" w:styleId="Tabel-Enkelt1">
    <w:name w:val="Table Simple 1"/>
    <w:basedOn w:val="Tabel-Normal"/>
    <w:rsid w:val="00256DA5"/>
    <w:pPr>
      <w:spacing w:before="200" w:after="200" w:line="276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Brdtekst">
    <w:name w:val="Body Text"/>
    <w:basedOn w:val="Normal"/>
    <w:link w:val="BrdtekstTegn"/>
    <w:uiPriority w:val="99"/>
    <w:semiHidden/>
    <w:unhideWhenUsed/>
    <w:rsid w:val="00256DA5"/>
    <w:pPr>
      <w:spacing w:after="180" w:line="240" w:lineRule="auto"/>
    </w:pPr>
    <w:rPr>
      <w:rFonts w:ascii="Verdana" w:hAnsi="Verdana" w:cs="Times New Roman"/>
      <w:sz w:val="20"/>
      <w:szCs w:val="20"/>
      <w:lang w:eastAsia="da-DK"/>
    </w:r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256DA5"/>
    <w:rPr>
      <w:rFonts w:ascii="Verdana" w:eastAsiaTheme="minorHAnsi" w:hAnsi="Verdana" w:cs="Times New Roman"/>
      <w:sz w:val="20"/>
      <w:szCs w:val="20"/>
    </w:rPr>
  </w:style>
  <w:style w:type="paragraph" w:styleId="Korrektur">
    <w:name w:val="Revision"/>
    <w:hidden/>
    <w:uiPriority w:val="99"/>
    <w:semiHidden/>
    <w:rsid w:val="00256DA5"/>
    <w:rPr>
      <w:rFonts w:eastAsiaTheme="minorHAnsi"/>
      <w:sz w:val="22"/>
      <w:szCs w:val="22"/>
      <w:lang w:eastAsia="en-US"/>
    </w:rPr>
  </w:style>
  <w:style w:type="paragraph" w:styleId="Opstilling-punkttegn">
    <w:name w:val="List Bullet"/>
    <w:basedOn w:val="Normal"/>
    <w:uiPriority w:val="99"/>
    <w:unhideWhenUsed/>
    <w:rsid w:val="00256DA5"/>
    <w:pPr>
      <w:numPr>
        <w:numId w:val="16"/>
      </w:numPr>
      <w:contextualSpacing/>
    </w:pPr>
  </w:style>
  <w:style w:type="paragraph" w:styleId="Ingenafstand">
    <w:name w:val="No Spacing"/>
    <w:uiPriority w:val="1"/>
    <w:qFormat/>
    <w:rsid w:val="00256DA5"/>
    <w:rPr>
      <w:rFonts w:eastAsiaTheme="minorHAnsi"/>
      <w:sz w:val="22"/>
      <w:szCs w:val="22"/>
      <w:lang w:eastAsia="en-US"/>
    </w:rPr>
  </w:style>
  <w:style w:type="paragraph" w:customStyle="1" w:styleId="msonormal0">
    <w:name w:val="msonormal"/>
    <w:basedOn w:val="Normal"/>
    <w:rsid w:val="00256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font5">
    <w:name w:val="font5"/>
    <w:basedOn w:val="Normal"/>
    <w:rsid w:val="00256DA5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eastAsia="da-DK"/>
    </w:rPr>
  </w:style>
  <w:style w:type="paragraph" w:customStyle="1" w:styleId="font6">
    <w:name w:val="font6"/>
    <w:basedOn w:val="Normal"/>
    <w:rsid w:val="00256DA5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eastAsia="da-DK"/>
    </w:rPr>
  </w:style>
  <w:style w:type="paragraph" w:customStyle="1" w:styleId="xl67">
    <w:name w:val="xl67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808080"/>
      <w:sz w:val="24"/>
      <w:szCs w:val="24"/>
      <w:lang w:eastAsia="da-DK"/>
    </w:rPr>
  </w:style>
  <w:style w:type="paragraph" w:customStyle="1" w:styleId="xl68">
    <w:name w:val="xl68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69">
    <w:name w:val="xl69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0">
    <w:name w:val="xl70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1">
    <w:name w:val="xl71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2">
    <w:name w:val="xl72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3">
    <w:name w:val="xl73"/>
    <w:basedOn w:val="Normal"/>
    <w:rsid w:val="00256DA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4">
    <w:name w:val="xl74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5">
    <w:name w:val="xl75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808080"/>
      <w:sz w:val="24"/>
      <w:szCs w:val="24"/>
      <w:lang w:eastAsia="da-DK"/>
    </w:rPr>
  </w:style>
  <w:style w:type="paragraph" w:customStyle="1" w:styleId="xl76">
    <w:name w:val="xl76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808080"/>
      <w:sz w:val="24"/>
      <w:szCs w:val="24"/>
      <w:lang w:eastAsia="da-DK"/>
    </w:rPr>
  </w:style>
  <w:style w:type="paragraph" w:customStyle="1" w:styleId="xl77">
    <w:name w:val="xl77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xl78">
    <w:name w:val="xl78"/>
    <w:basedOn w:val="Normal"/>
    <w:rsid w:val="00256D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808080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F7A2.EB3A66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24749-1394-47E1-A729-E452E4440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1614</Words>
  <Characters>9287</Characters>
  <Application>Microsoft Office Word</Application>
  <DocSecurity>0</DocSecurity>
  <Lines>343</Lines>
  <Paragraphs>247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Hansen</dc:creator>
  <cp:keywords/>
  <dc:description/>
  <cp:lastModifiedBy>Kaja Hansen</cp:lastModifiedBy>
  <cp:revision>6</cp:revision>
  <dcterms:created xsi:type="dcterms:W3CDTF">2018-02-27T14:07:00Z</dcterms:created>
  <dcterms:modified xsi:type="dcterms:W3CDTF">2018-03-22T09:44:00Z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DocumentDate">
    <vt:lpwstr>42982</vt:lpwstr>
  </property>
  <property fmtid="{D5CDD505-2E9C-101B-9397-08002B2CF9AE}" pid="3" name="SD_IntegrationInfoAdded">
    <vt:bool>true</vt:bool>
  </property>
  <property fmtid="{D5CDD505-2E9C-101B-9397-08002B2CF9AE}" pid="4" name="ContentRemapped">
    <vt:lpwstr>true</vt:lpwstr>
  </property>
</Properties>
</file>